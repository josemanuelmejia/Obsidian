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B57B" w14:textId="06C730D0" w:rsidR="00BB077E" w:rsidRPr="00BB077E" w:rsidRDefault="00C029B2">
      <w:pPr>
        <w:pStyle w:val="NoSpacing"/>
        <w:jc w:val="center"/>
        <w:rPr>
          <w:rFonts w:ascii="Times New Roman" w:hAnsi="Times New Roman" w:cs="Times New Roman"/>
          <w:lang w:val="es-MX"/>
          <w:rPrChange w:id="0" w:author="51964" w:date="2025-01-12T19:08:00Z" w16du:dateUtc="2025-01-13T00:08:00Z">
            <w:rPr>
              <w:lang w:val="es-MX"/>
            </w:rPr>
          </w:rPrChange>
        </w:rPr>
        <w:pPrChange w:id="1" w:author="51964" w:date="2025-01-12T19:14:00Z" w16du:dateUtc="2025-01-13T00:14:00Z">
          <w:pPr>
            <w:spacing w:after="0" w:line="360" w:lineRule="auto"/>
          </w:pPr>
        </w:pPrChange>
      </w:pPr>
      <w:r w:rsidRPr="00BB077E">
        <w:rPr>
          <w:rFonts w:ascii="Times New Roman" w:hAnsi="Times New Roman" w:cs="Times New Roman"/>
          <w:lang w:val="es-MX"/>
          <w:rPrChange w:id="2" w:author="51964" w:date="2025-01-12T19:08:00Z" w16du:dateUtc="2025-01-13T00:08:00Z">
            <w:rPr>
              <w:lang w:val="es-MX"/>
            </w:rPr>
          </w:rPrChange>
        </w:rPr>
        <w:t xml:space="preserve">Proyecto de </w:t>
      </w:r>
      <w:del w:id="3" w:author="51964" w:date="2025-01-12T19:13:00Z" w16du:dateUtc="2025-01-13T00:13:00Z">
        <w:r w:rsidRPr="00BB077E" w:rsidDel="00BB077E">
          <w:rPr>
            <w:rFonts w:ascii="Times New Roman" w:hAnsi="Times New Roman" w:cs="Times New Roman"/>
            <w:lang w:val="es-MX"/>
            <w:rPrChange w:id="4" w:author="51964" w:date="2025-01-12T19:08:00Z" w16du:dateUtc="2025-01-13T00:08:00Z">
              <w:rPr>
                <w:lang w:val="es-MX"/>
              </w:rPr>
            </w:rPrChange>
          </w:rPr>
          <w:delText>investigación</w:delText>
        </w:r>
      </w:del>
      <w:ins w:id="5" w:author="51964" w:date="2025-01-12T19:13:00Z" w16du:dateUtc="2025-01-13T00:13:00Z">
        <w:r w:rsidR="00BB077E">
          <w:rPr>
            <w:rFonts w:ascii="Times New Roman" w:hAnsi="Times New Roman" w:cs="Times New Roman"/>
            <w:lang w:val="es-MX"/>
          </w:rPr>
          <w:t>I</w:t>
        </w:r>
        <w:r w:rsidR="00BB077E" w:rsidRPr="00BB077E">
          <w:rPr>
            <w:rFonts w:ascii="Times New Roman" w:hAnsi="Times New Roman" w:cs="Times New Roman"/>
            <w:lang w:val="es-MX"/>
            <w:rPrChange w:id="6" w:author="51964" w:date="2025-01-12T19:08:00Z" w16du:dateUtc="2025-01-13T00:08:00Z">
              <w:rPr>
                <w:lang w:val="es-MX"/>
              </w:rPr>
            </w:rPrChange>
          </w:rPr>
          <w:t>nvestigación</w:t>
        </w:r>
        <w:r w:rsidR="00BB077E">
          <w:rPr>
            <w:rFonts w:ascii="Times New Roman" w:hAnsi="Times New Roman" w:cs="Times New Roman"/>
            <w:lang w:val="es-MX"/>
          </w:rPr>
          <w:t xml:space="preserve"> en Ciencias Sociales</w:t>
        </w:r>
      </w:ins>
      <w:ins w:id="7" w:author="51964" w:date="2025-01-12T19:14:00Z" w16du:dateUtc="2025-01-13T00:14:00Z">
        <w:r w:rsidR="00BB077E">
          <w:rPr>
            <w:rFonts w:ascii="Times New Roman" w:hAnsi="Times New Roman" w:cs="Times New Roman"/>
            <w:lang w:val="es-MX"/>
          </w:rPr>
          <w:t xml:space="preserve"> - </w:t>
        </w:r>
        <w:r w:rsidR="00BB077E" w:rsidRPr="00BB077E">
          <w:rPr>
            <w:rFonts w:ascii="Times New Roman" w:hAnsi="Times New Roman" w:cs="Times New Roman"/>
            <w:lang w:val="es-MX"/>
          </w:rPr>
          <w:t>Concurso E041-2025-04</w:t>
        </w:r>
      </w:ins>
      <w:ins w:id="8" w:author="51964" w:date="2025-01-12T19:18:00Z" w16du:dateUtc="2025-01-13T00:18:00Z">
        <w:r w:rsidR="009C2CC6">
          <w:rPr>
            <w:rFonts w:ascii="Times New Roman" w:hAnsi="Times New Roman" w:cs="Times New Roman"/>
            <w:lang w:val="es-MX"/>
          </w:rPr>
          <w:t xml:space="preserve"> </w:t>
        </w:r>
        <w:proofErr w:type="gramStart"/>
        <w:r w:rsidR="009C2CC6">
          <w:rPr>
            <w:rFonts w:ascii="Times New Roman" w:hAnsi="Times New Roman" w:cs="Times New Roman"/>
            <w:lang w:val="es-MX"/>
          </w:rPr>
          <w:t xml:space="preserve">- </w:t>
        </w:r>
      </w:ins>
      <w:ins w:id="9" w:author="51964" w:date="2025-01-12T19:14:00Z" w16du:dateUtc="2025-01-13T00:14:00Z">
        <w:r w:rsidR="00BB077E">
          <w:rPr>
            <w:rFonts w:ascii="Times New Roman" w:hAnsi="Times New Roman" w:cs="Times New Roman"/>
            <w:lang w:val="es-MX"/>
          </w:rPr>
          <w:t xml:space="preserve"> PROCIENCIA</w:t>
        </w:r>
        <w:proofErr w:type="gramEnd"/>
        <w:r w:rsidR="00BB077E">
          <w:rPr>
            <w:rFonts w:ascii="Times New Roman" w:hAnsi="Times New Roman" w:cs="Times New Roman"/>
            <w:lang w:val="es-MX"/>
          </w:rPr>
          <w:t>/CONCYTEC</w:t>
        </w:r>
      </w:ins>
    </w:p>
    <w:p w14:paraId="524C981B" w14:textId="1FB5FF04" w:rsidR="00570CF7" w:rsidRDefault="00AD31CC" w:rsidP="009C2CC6">
      <w:pPr>
        <w:pStyle w:val="Heading1"/>
        <w:rPr>
          <w:ins w:id="10" w:author="51964" w:date="2025-01-12T19:17:00Z" w16du:dateUtc="2025-01-13T00:17:00Z"/>
        </w:rPr>
      </w:pPr>
      <w:ins w:id="11" w:author="51964" w:date="2025-01-12T19:04:00Z" w16du:dateUtc="2025-01-13T00:04:00Z">
        <w:r w:rsidRPr="00BB077E">
          <w:t xml:space="preserve">Oportunidad, </w:t>
        </w:r>
      </w:ins>
      <w:del w:id="12" w:author="51964" w:date="2025-01-12T19:01:00Z" w16du:dateUtc="2025-01-13T00:01:00Z">
        <w:r w:rsidR="00570CF7" w:rsidRPr="00BB077E" w:rsidDel="00AD31CC">
          <w:delText>Democratización y s</w:delText>
        </w:r>
      </w:del>
      <w:ins w:id="13" w:author="51964" w:date="2025-01-12T19:04:00Z" w16du:dateUtc="2025-01-13T00:04:00Z">
        <w:r w:rsidRPr="00BB077E">
          <w:t>l</w:t>
        </w:r>
      </w:ins>
      <w:del w:id="14" w:author="51964" w:date="2025-01-12T19:02:00Z" w16du:dateUtc="2025-01-13T00:02:00Z">
        <w:r w:rsidR="00570CF7" w:rsidRPr="00BB077E" w:rsidDel="00AD31CC">
          <w:delText>istemas asociativos: posibilidades y l</w:delText>
        </w:r>
      </w:del>
      <w:r w:rsidR="00570CF7" w:rsidRPr="00BB077E">
        <w:t>ímites</w:t>
      </w:r>
      <w:ins w:id="15" w:author="51964" w:date="2025-01-12T19:02:00Z" w16du:dateUtc="2025-01-13T00:02:00Z">
        <w:r w:rsidRPr="00BB077E">
          <w:t xml:space="preserve"> y </w:t>
        </w:r>
      </w:ins>
      <w:ins w:id="16" w:author="51964" w:date="2025-01-12T19:04:00Z" w16du:dateUtc="2025-01-13T00:04:00Z">
        <w:r w:rsidRPr="00BB077E">
          <w:t>desafíos</w:t>
        </w:r>
      </w:ins>
      <w:r w:rsidR="00570CF7" w:rsidRPr="00BB077E">
        <w:t xml:space="preserve"> de</w:t>
      </w:r>
      <w:ins w:id="17" w:author="51964" w:date="2025-01-12T19:02:00Z" w16du:dateUtc="2025-01-13T00:02:00Z">
        <w:r w:rsidRPr="00BB077E">
          <w:t xml:space="preserve"> l</w:t>
        </w:r>
      </w:ins>
      <w:ins w:id="18" w:author="51964" w:date="2025-01-12T19:03:00Z" w16du:dateUtc="2025-01-13T00:03:00Z">
        <w:r w:rsidRPr="00BB077E">
          <w:t xml:space="preserve">a megaminería </w:t>
        </w:r>
      </w:ins>
      <w:del w:id="19" w:author="51964" w:date="2025-01-12T19:04:00Z" w16du:dateUtc="2025-01-13T00:04:00Z">
        <w:r w:rsidR="00570CF7" w:rsidRPr="00BB077E" w:rsidDel="00AD31CC">
          <w:delText xml:space="preserve"> </w:delText>
        </w:r>
      </w:del>
      <w:del w:id="20" w:author="51964" w:date="2025-01-12T19:02:00Z" w16du:dateUtc="2025-01-13T00:02:00Z">
        <w:r w:rsidR="00570CF7" w:rsidRPr="00BB077E" w:rsidDel="00AD31CC">
          <w:delText xml:space="preserve">la </w:delText>
        </w:r>
      </w:del>
      <w:del w:id="21" w:author="51964" w:date="2025-01-12T19:04:00Z" w16du:dateUtc="2025-01-13T00:04:00Z">
        <w:r w:rsidR="00570CF7" w:rsidRPr="00BB077E" w:rsidDel="00AD31CC">
          <w:delText xml:space="preserve">gobernanza ambiental </w:delText>
        </w:r>
      </w:del>
      <w:r w:rsidR="00570CF7" w:rsidRPr="00BB077E">
        <w:t xml:space="preserve">en </w:t>
      </w:r>
      <w:del w:id="22" w:author="51964" w:date="2025-01-12T19:02:00Z" w16du:dateUtc="2025-01-13T00:02:00Z">
        <w:r w:rsidR="00570CF7" w:rsidRPr="00BB077E" w:rsidDel="00AD31CC">
          <w:delText>contextos extractivo</w:delText>
        </w:r>
      </w:del>
      <w:ins w:id="23" w:author="51964" w:date="2025-01-12T19:02:00Z" w16du:dateUtc="2025-01-13T00:02:00Z">
        <w:r w:rsidRPr="00BB077E">
          <w:t>economías</w:t>
        </w:r>
      </w:ins>
      <w:ins w:id="24" w:author="51964" w:date="2025-01-12T19:03:00Z" w16du:dateUtc="2025-01-13T00:03:00Z">
        <w:r w:rsidRPr="00BB077E">
          <w:t xml:space="preserve"> de escala</w:t>
        </w:r>
      </w:ins>
      <w:ins w:id="25" w:author="51964" w:date="2025-01-12T19:04:00Z" w16du:dateUtc="2025-01-13T00:04:00Z">
        <w:r w:rsidRPr="00BB077E">
          <w:t xml:space="preserve"> subnacional</w:t>
        </w:r>
      </w:ins>
      <w:del w:id="26" w:author="51964" w:date="2025-01-12T19:02:00Z" w16du:dateUtc="2025-01-13T00:02:00Z">
        <w:r w:rsidR="00570CF7" w:rsidRPr="00BB077E" w:rsidDel="00AD31CC">
          <w:delText>s</w:delText>
        </w:r>
      </w:del>
      <w:r w:rsidR="00570CF7" w:rsidRPr="00BB077E">
        <w:t xml:space="preserve">. </w:t>
      </w:r>
      <w:ins w:id="27" w:author="51964" w:date="2025-01-12T19:05:00Z" w16du:dateUtc="2025-01-13T00:05:00Z">
        <w:r w:rsidR="00BB077E" w:rsidRPr="00BB077E">
          <w:t xml:space="preserve">La construcción de la </w:t>
        </w:r>
        <w:r w:rsidRPr="00BB077E">
          <w:t xml:space="preserve">gobernanza ambiental </w:t>
        </w:r>
      </w:ins>
      <w:del w:id="28" w:author="51964" w:date="2025-01-12T19:05:00Z" w16du:dateUtc="2025-01-13T00:05:00Z">
        <w:r w:rsidR="00570CF7" w:rsidRPr="00BB077E" w:rsidDel="00BB077E">
          <w:delText xml:space="preserve">Experiencias </w:delText>
        </w:r>
      </w:del>
      <w:r w:rsidR="00570CF7" w:rsidRPr="00BB077E">
        <w:t xml:space="preserve">en </w:t>
      </w:r>
      <w:r w:rsidR="000965CD" w:rsidRPr="00BB077E">
        <w:t>Apurímac y Cusco</w:t>
      </w:r>
      <w:del w:id="29" w:author="51964" w:date="2025-01-12T19:06:00Z" w16du:dateUtc="2025-01-13T00:06:00Z">
        <w:r w:rsidR="00570CF7" w:rsidRPr="00117E96" w:rsidDel="00BB077E">
          <w:delText>.</w:delText>
        </w:r>
      </w:del>
    </w:p>
    <w:p w14:paraId="2B333BDC" w14:textId="77777777" w:rsidR="009C2CC6" w:rsidRPr="009C2CC6" w:rsidDel="009C2CC6" w:rsidRDefault="009C2CC6">
      <w:pPr>
        <w:pStyle w:val="NoSpacing"/>
        <w:rPr>
          <w:del w:id="30" w:author="51964" w:date="2025-01-12T19:17:00Z" w16du:dateUtc="2025-01-13T00:17:00Z"/>
          <w:lang w:val="es-MX"/>
          <w:rPrChange w:id="31" w:author="51964" w:date="2025-01-12T19:17:00Z" w16du:dateUtc="2025-01-13T00:17:00Z">
            <w:rPr>
              <w:del w:id="32" w:author="51964" w:date="2025-01-12T19:17:00Z" w16du:dateUtc="2025-01-13T00:17:00Z"/>
            </w:rPr>
          </w:rPrChange>
        </w:rPr>
        <w:pPrChange w:id="33" w:author="51964" w:date="2025-01-12T19:18:00Z" w16du:dateUtc="2025-01-13T00:18:00Z">
          <w:pPr>
            <w:spacing w:after="0" w:line="360" w:lineRule="auto"/>
          </w:pPr>
        </w:pPrChange>
      </w:pPr>
    </w:p>
    <w:p w14:paraId="4A338358" w14:textId="77777777" w:rsidR="00C029B2" w:rsidRPr="00D94E7B" w:rsidRDefault="00C029B2">
      <w:pPr>
        <w:pStyle w:val="NoSpacing"/>
        <w:rPr>
          <w:rFonts w:ascii="Calibri Light" w:hAnsi="Calibri Light" w:cs="Calibri Light"/>
          <w:sz w:val="24"/>
          <w:szCs w:val="24"/>
          <w:lang w:val="es-MX"/>
        </w:rPr>
        <w:pPrChange w:id="34" w:author="51964" w:date="2025-01-12T19:18:00Z" w16du:dateUtc="2025-01-13T00:18:00Z">
          <w:pPr>
            <w:spacing w:after="0" w:line="360" w:lineRule="auto"/>
          </w:pPr>
        </w:pPrChange>
      </w:pPr>
    </w:p>
    <w:p w14:paraId="56E0E53A" w14:textId="64B91C13" w:rsidR="00C029B2" w:rsidRPr="003F07AE" w:rsidDel="009C2CC6" w:rsidRDefault="00C029B2" w:rsidP="003F07AE">
      <w:pPr>
        <w:pStyle w:val="Heading2"/>
        <w:rPr>
          <w:del w:id="35" w:author="51964" w:date="2025-01-12T19:16:00Z" w16du:dateUtc="2025-01-13T00:16:00Z"/>
        </w:rPr>
        <w:pPrChange w:id="36" w:author="51964" w:date="2025-01-14T09:47:00Z" w16du:dateUtc="2025-01-14T14:47:00Z">
          <w:pPr>
            <w:spacing w:after="0" w:line="360" w:lineRule="auto"/>
          </w:pPr>
        </w:pPrChange>
      </w:pPr>
      <w:del w:id="37" w:author="51964" w:date="2025-01-12T19:01:00Z" w16du:dateUtc="2025-01-13T00:01:00Z">
        <w:r w:rsidRPr="003F07AE" w:rsidDel="00AD31CC">
          <w:delText xml:space="preserve">1. </w:delText>
        </w:r>
      </w:del>
      <w:r w:rsidRPr="003F07AE">
        <w:t>Planteamiento, justificación y relevancia del problema</w:t>
      </w:r>
    </w:p>
    <w:p w14:paraId="6942FA10" w14:textId="77777777" w:rsidR="00C029B2" w:rsidRPr="003F07AE" w:rsidRDefault="00C029B2" w:rsidP="003F07AE">
      <w:pPr>
        <w:pStyle w:val="Heading2"/>
        <w:pPrChange w:id="38" w:author="51964" w:date="2025-01-14T09:47:00Z" w16du:dateUtc="2025-01-14T14:47:00Z">
          <w:pPr>
            <w:spacing w:after="0" w:line="360" w:lineRule="auto"/>
          </w:pPr>
        </w:pPrChange>
      </w:pPr>
    </w:p>
    <w:p w14:paraId="68EEDD95" w14:textId="5697FF17" w:rsidR="00B45200" w:rsidRDefault="008F3845" w:rsidP="001404D4">
      <w:pPr>
        <w:spacing w:after="0" w:line="360" w:lineRule="auto"/>
        <w:jc w:val="both"/>
        <w:rPr>
          <w:ins w:id="39" w:author="51964" w:date="2025-01-14T08:41:00Z" w16du:dateUtc="2025-01-14T13:41:00Z"/>
          <w:rFonts w:ascii="Times New Roman" w:hAnsi="Times New Roman" w:cs="Times New Roman"/>
          <w:sz w:val="24"/>
          <w:szCs w:val="24"/>
          <w:lang w:val="es-MX"/>
        </w:rPr>
      </w:pPr>
      <w:r w:rsidRPr="009C2CC6">
        <w:rPr>
          <w:rFonts w:ascii="Times New Roman" w:hAnsi="Times New Roman" w:cs="Times New Roman"/>
          <w:sz w:val="24"/>
          <w:szCs w:val="24"/>
          <w:lang w:val="es-MX"/>
          <w:rPrChange w:id="40" w:author="51964" w:date="2025-01-12T19:20:00Z" w16du:dateUtc="2025-01-13T00:20:00Z">
            <w:rPr>
              <w:rFonts w:ascii="Calibri Light" w:hAnsi="Calibri Light" w:cs="Calibri Light"/>
              <w:sz w:val="24"/>
              <w:szCs w:val="24"/>
              <w:lang w:val="es-MX"/>
            </w:rPr>
          </w:rPrChange>
        </w:rPr>
        <w:t xml:space="preserve">El </w:t>
      </w:r>
      <w:del w:id="41" w:author="51964" w:date="2025-01-14T06:40:00Z" w16du:dateUtc="2025-01-14T11:40:00Z">
        <w:r w:rsidRPr="009C2CC6" w:rsidDel="00570F21">
          <w:rPr>
            <w:rFonts w:ascii="Times New Roman" w:hAnsi="Times New Roman" w:cs="Times New Roman"/>
            <w:sz w:val="24"/>
            <w:szCs w:val="24"/>
            <w:lang w:val="es-MX"/>
            <w:rPrChange w:id="42" w:author="51964" w:date="2025-01-12T19:20:00Z" w16du:dateUtc="2025-01-13T00:20:00Z">
              <w:rPr>
                <w:rFonts w:ascii="Calibri Light" w:hAnsi="Calibri Light" w:cs="Calibri Light"/>
                <w:sz w:val="24"/>
                <w:szCs w:val="24"/>
                <w:lang w:val="es-MX"/>
              </w:rPr>
            </w:rPrChange>
          </w:rPr>
          <w:delText xml:space="preserve">presente </w:delText>
        </w:r>
      </w:del>
      <w:r w:rsidRPr="009C2CC6">
        <w:rPr>
          <w:rFonts w:ascii="Times New Roman" w:hAnsi="Times New Roman" w:cs="Times New Roman"/>
          <w:sz w:val="24"/>
          <w:szCs w:val="24"/>
          <w:lang w:val="es-MX"/>
          <w:rPrChange w:id="43" w:author="51964" w:date="2025-01-12T19:20:00Z" w16du:dateUtc="2025-01-13T00:20:00Z">
            <w:rPr>
              <w:rFonts w:ascii="Calibri Light" w:hAnsi="Calibri Light" w:cs="Calibri Light"/>
              <w:sz w:val="24"/>
              <w:szCs w:val="24"/>
              <w:lang w:val="es-MX"/>
            </w:rPr>
          </w:rPrChange>
        </w:rPr>
        <w:t>proyecto de investigació</w:t>
      </w:r>
      <w:ins w:id="44" w:author="51964" w:date="2025-01-14T06:43:00Z" w16du:dateUtc="2025-01-14T11:43:00Z">
        <w:r w:rsidR="00570F21">
          <w:rPr>
            <w:rFonts w:ascii="Times New Roman" w:hAnsi="Times New Roman" w:cs="Times New Roman"/>
            <w:sz w:val="24"/>
            <w:szCs w:val="24"/>
            <w:lang w:val="es-MX"/>
          </w:rPr>
          <w:t>n presentado</w:t>
        </w:r>
      </w:ins>
      <w:del w:id="45" w:author="51964" w:date="2025-01-14T06:43:00Z" w16du:dateUtc="2025-01-14T11:43:00Z">
        <w:r w:rsidRPr="009C2CC6" w:rsidDel="00570F21">
          <w:rPr>
            <w:rFonts w:ascii="Times New Roman" w:hAnsi="Times New Roman" w:cs="Times New Roman"/>
            <w:sz w:val="24"/>
            <w:szCs w:val="24"/>
            <w:lang w:val="es-MX"/>
            <w:rPrChange w:id="46" w:author="51964" w:date="2025-01-12T19:20:00Z" w16du:dateUtc="2025-01-13T00:20:00Z">
              <w:rPr>
                <w:rFonts w:ascii="Calibri Light" w:hAnsi="Calibri Light" w:cs="Calibri Light"/>
                <w:sz w:val="24"/>
                <w:szCs w:val="24"/>
                <w:lang w:val="es-MX"/>
              </w:rPr>
            </w:rPrChange>
          </w:rPr>
          <w:delText>n</w:delText>
        </w:r>
      </w:del>
      <w:ins w:id="47" w:author="51964" w:date="2025-01-14T06:41:00Z" w16du:dateUtc="2025-01-14T11:41:00Z">
        <w:r w:rsidR="00570F21">
          <w:rPr>
            <w:rFonts w:ascii="Times New Roman" w:hAnsi="Times New Roman" w:cs="Times New Roman"/>
            <w:sz w:val="24"/>
            <w:szCs w:val="24"/>
            <w:lang w:val="es-MX"/>
          </w:rPr>
          <w:t xml:space="preserve"> se orienta a explicar </w:t>
        </w:r>
      </w:ins>
      <w:ins w:id="48" w:author="51964" w:date="2025-01-14T06:43:00Z" w16du:dateUtc="2025-01-14T11:43:00Z">
        <w:r w:rsidR="00570F21">
          <w:rPr>
            <w:rFonts w:ascii="Times New Roman" w:hAnsi="Times New Roman" w:cs="Times New Roman"/>
            <w:sz w:val="24"/>
            <w:szCs w:val="24"/>
            <w:lang w:val="es-MX"/>
          </w:rPr>
          <w:t>las semejanzas y diferencias de los</w:t>
        </w:r>
      </w:ins>
      <w:ins w:id="49" w:author="51964" w:date="2025-01-14T06:41:00Z" w16du:dateUtc="2025-01-14T11:41:00Z">
        <w:r w:rsidR="00570F21">
          <w:rPr>
            <w:rFonts w:ascii="Times New Roman" w:hAnsi="Times New Roman" w:cs="Times New Roman"/>
            <w:sz w:val="24"/>
            <w:szCs w:val="24"/>
            <w:lang w:val="es-MX"/>
          </w:rPr>
          <w:t xml:space="preserve"> </w:t>
        </w:r>
      </w:ins>
      <w:ins w:id="50" w:author="51964" w:date="2025-01-14T06:42:00Z" w16du:dateUtc="2025-01-14T11:42:00Z">
        <w:r w:rsidR="00570F21">
          <w:rPr>
            <w:rFonts w:ascii="Times New Roman" w:hAnsi="Times New Roman" w:cs="Times New Roman"/>
            <w:sz w:val="24"/>
            <w:szCs w:val="24"/>
            <w:lang w:val="es-MX"/>
          </w:rPr>
          <w:t xml:space="preserve">procesos de gobernanza ambiental </w:t>
        </w:r>
      </w:ins>
      <w:del w:id="51" w:author="51964" w:date="2025-01-14T06:41:00Z" w16du:dateUtc="2025-01-14T11:41:00Z">
        <w:r w:rsidRPr="009C2CC6" w:rsidDel="00570F21">
          <w:rPr>
            <w:rFonts w:ascii="Times New Roman" w:hAnsi="Times New Roman" w:cs="Times New Roman"/>
            <w:sz w:val="24"/>
            <w:szCs w:val="24"/>
            <w:lang w:val="es-MX"/>
            <w:rPrChange w:id="52" w:author="51964" w:date="2025-01-12T19:20:00Z" w16du:dateUtc="2025-01-13T00:20:00Z">
              <w:rPr>
                <w:rFonts w:ascii="Calibri Light" w:hAnsi="Calibri Light" w:cs="Calibri Light"/>
                <w:sz w:val="24"/>
                <w:szCs w:val="24"/>
                <w:lang w:val="es-MX"/>
              </w:rPr>
            </w:rPrChange>
          </w:rPr>
          <w:delText xml:space="preserve"> se propone estudiar las</w:delText>
        </w:r>
      </w:del>
      <w:del w:id="53" w:author="51964" w:date="2025-01-14T06:44:00Z" w16du:dateUtc="2025-01-14T11:44:00Z">
        <w:r w:rsidRPr="009C2CC6" w:rsidDel="00570F21">
          <w:rPr>
            <w:rFonts w:ascii="Times New Roman" w:hAnsi="Times New Roman" w:cs="Times New Roman"/>
            <w:sz w:val="24"/>
            <w:szCs w:val="24"/>
            <w:lang w:val="es-MX"/>
            <w:rPrChange w:id="54" w:author="51964" w:date="2025-01-12T19:20:00Z" w16du:dateUtc="2025-01-13T00:20:00Z">
              <w:rPr>
                <w:rFonts w:ascii="Calibri Light" w:hAnsi="Calibri Light" w:cs="Calibri Light"/>
                <w:sz w:val="24"/>
                <w:szCs w:val="24"/>
                <w:lang w:val="es-MX"/>
              </w:rPr>
            </w:rPrChange>
          </w:rPr>
          <w:delText xml:space="preserve"> experiencias de gobernanza ambiental </w:delText>
        </w:r>
      </w:del>
      <w:r w:rsidRPr="009C2CC6">
        <w:rPr>
          <w:rFonts w:ascii="Times New Roman" w:hAnsi="Times New Roman" w:cs="Times New Roman"/>
          <w:sz w:val="24"/>
          <w:szCs w:val="24"/>
          <w:lang w:val="es-MX"/>
          <w:rPrChange w:id="55" w:author="51964" w:date="2025-01-12T19:20:00Z" w16du:dateUtc="2025-01-13T00:20:00Z">
            <w:rPr>
              <w:rFonts w:ascii="Calibri Light" w:hAnsi="Calibri Light" w:cs="Calibri Light"/>
              <w:sz w:val="24"/>
              <w:szCs w:val="24"/>
              <w:lang w:val="es-MX"/>
            </w:rPr>
          </w:rPrChange>
        </w:rPr>
        <w:t>en</w:t>
      </w:r>
      <w:ins w:id="56" w:author="51964" w:date="2025-01-14T06:10:00Z" w16du:dateUtc="2025-01-14T11:10:00Z">
        <w:r w:rsidR="00BB744E">
          <w:rPr>
            <w:rFonts w:ascii="Times New Roman" w:hAnsi="Times New Roman" w:cs="Times New Roman"/>
            <w:sz w:val="24"/>
            <w:szCs w:val="24"/>
            <w:lang w:val="es-MX"/>
          </w:rPr>
          <w:t xml:space="preserve"> Cusco y Apurímac</w:t>
        </w:r>
      </w:ins>
      <w:ins w:id="57" w:author="51964" w:date="2025-01-14T06:49:00Z" w16du:dateUtc="2025-01-14T11:49:00Z">
        <w:r w:rsidR="00E36449">
          <w:rPr>
            <w:rFonts w:ascii="Times New Roman" w:hAnsi="Times New Roman" w:cs="Times New Roman"/>
            <w:sz w:val="24"/>
            <w:szCs w:val="24"/>
            <w:lang w:val="es-MX"/>
          </w:rPr>
          <w:t>,</w:t>
        </w:r>
      </w:ins>
      <w:ins w:id="58" w:author="51964" w:date="2025-01-14T06:44:00Z" w16du:dateUtc="2025-01-14T11:44:00Z">
        <w:r w:rsidR="00570F21">
          <w:rPr>
            <w:rFonts w:ascii="Times New Roman" w:hAnsi="Times New Roman" w:cs="Times New Roman"/>
            <w:sz w:val="24"/>
            <w:szCs w:val="24"/>
            <w:lang w:val="es-MX"/>
          </w:rPr>
          <w:t xml:space="preserve"> desarrollados</w:t>
        </w:r>
      </w:ins>
      <w:ins w:id="59" w:author="51964" w:date="2025-01-14T06:19:00Z" w16du:dateUtc="2025-01-14T11:19:00Z">
        <w:r w:rsidR="007F2FB7">
          <w:rPr>
            <w:rFonts w:ascii="Times New Roman" w:hAnsi="Times New Roman" w:cs="Times New Roman"/>
            <w:sz w:val="24"/>
            <w:szCs w:val="24"/>
            <w:lang w:val="es-MX"/>
          </w:rPr>
          <w:t xml:space="preserve"> </w:t>
        </w:r>
      </w:ins>
      <w:ins w:id="60" w:author="51964" w:date="2025-01-14T06:44:00Z" w16du:dateUtc="2025-01-14T11:44:00Z">
        <w:r w:rsidR="00570F21">
          <w:rPr>
            <w:rFonts w:ascii="Times New Roman" w:hAnsi="Times New Roman" w:cs="Times New Roman"/>
            <w:sz w:val="24"/>
            <w:szCs w:val="24"/>
            <w:lang w:val="es-MX"/>
          </w:rPr>
          <w:t xml:space="preserve">durante el periodo 2000-2025 </w:t>
        </w:r>
      </w:ins>
      <w:ins w:id="61" w:author="51964" w:date="2025-01-14T06:45:00Z" w16du:dateUtc="2025-01-14T11:45:00Z">
        <w:r w:rsidR="00570F21">
          <w:rPr>
            <w:rFonts w:ascii="Times New Roman" w:hAnsi="Times New Roman" w:cs="Times New Roman"/>
            <w:sz w:val="24"/>
            <w:szCs w:val="24"/>
            <w:lang w:val="es-MX"/>
          </w:rPr>
          <w:t xml:space="preserve">con la destrucción </w:t>
        </w:r>
      </w:ins>
      <w:ins w:id="62" w:author="51964" w:date="2025-01-14T06:46:00Z" w16du:dateUtc="2025-01-14T11:46:00Z">
        <w:r w:rsidR="00570F21">
          <w:rPr>
            <w:rFonts w:ascii="Times New Roman" w:hAnsi="Times New Roman" w:cs="Times New Roman"/>
            <w:sz w:val="24"/>
            <w:szCs w:val="24"/>
            <w:lang w:val="es-MX"/>
          </w:rPr>
          <w:t xml:space="preserve">expansiva de territorios </w:t>
        </w:r>
      </w:ins>
      <w:ins w:id="63" w:author="51964" w:date="2025-01-14T06:50:00Z" w16du:dateUtc="2025-01-14T11:50:00Z">
        <w:r w:rsidR="00E36449">
          <w:rPr>
            <w:rFonts w:ascii="Times New Roman" w:hAnsi="Times New Roman" w:cs="Times New Roman"/>
            <w:sz w:val="24"/>
            <w:szCs w:val="24"/>
            <w:lang w:val="es-MX"/>
          </w:rPr>
          <w:t>de</w:t>
        </w:r>
      </w:ins>
      <w:del w:id="64" w:author="51964" w:date="2025-01-14T06:46:00Z" w16du:dateUtc="2025-01-14T11:46:00Z">
        <w:r w:rsidRPr="009C2CC6" w:rsidDel="00570F21">
          <w:rPr>
            <w:rFonts w:ascii="Times New Roman" w:hAnsi="Times New Roman" w:cs="Times New Roman"/>
            <w:sz w:val="24"/>
            <w:szCs w:val="24"/>
            <w:lang w:val="es-MX"/>
            <w:rPrChange w:id="65" w:author="51964" w:date="2025-01-12T19:20:00Z" w16du:dateUtc="2025-01-13T00:20:00Z">
              <w:rPr>
                <w:rFonts w:ascii="Calibri Light" w:hAnsi="Calibri Light" w:cs="Calibri Light"/>
                <w:sz w:val="24"/>
                <w:szCs w:val="24"/>
                <w:lang w:val="es-MX"/>
              </w:rPr>
            </w:rPrChange>
          </w:rPr>
          <w:delText xml:space="preserve"> territorios</w:delText>
        </w:r>
      </w:del>
      <w:ins w:id="66" w:author="51964" w:date="2025-01-14T06:46:00Z" w16du:dateUtc="2025-01-14T11:46:00Z">
        <w:r w:rsidR="00570F21">
          <w:rPr>
            <w:rFonts w:ascii="Times New Roman" w:hAnsi="Times New Roman" w:cs="Times New Roman"/>
            <w:sz w:val="24"/>
            <w:szCs w:val="24"/>
            <w:lang w:val="es-MX"/>
          </w:rPr>
          <w:t xml:space="preserve"> dimensiones</w:t>
        </w:r>
      </w:ins>
      <w:ins w:id="67" w:author="51964" w:date="2025-01-14T06:19:00Z" w16du:dateUtc="2025-01-14T11:19:00Z">
        <w:r w:rsidR="007F2FB7">
          <w:rPr>
            <w:rFonts w:ascii="Times New Roman" w:hAnsi="Times New Roman" w:cs="Times New Roman"/>
            <w:sz w:val="24"/>
            <w:szCs w:val="24"/>
            <w:lang w:val="es-MX"/>
          </w:rPr>
          <w:t xml:space="preserve"> </w:t>
        </w:r>
      </w:ins>
      <w:ins w:id="68" w:author="51964" w:date="2025-01-14T06:50:00Z" w16du:dateUtc="2025-01-14T11:50:00Z">
        <w:r w:rsidR="00E36449">
          <w:rPr>
            <w:rFonts w:ascii="Times New Roman" w:hAnsi="Times New Roman" w:cs="Times New Roman"/>
            <w:sz w:val="24"/>
            <w:szCs w:val="24"/>
            <w:lang w:val="es-MX"/>
          </w:rPr>
          <w:t>equiparables a</w:t>
        </w:r>
      </w:ins>
      <w:ins w:id="69" w:author="51964" w:date="2025-01-14T06:19:00Z" w16du:dateUtc="2025-01-14T11:19:00Z">
        <w:r w:rsidR="007F2FB7">
          <w:rPr>
            <w:rFonts w:ascii="Times New Roman" w:hAnsi="Times New Roman" w:cs="Times New Roman"/>
            <w:sz w:val="24"/>
            <w:szCs w:val="24"/>
            <w:lang w:val="es-MX"/>
          </w:rPr>
          <w:t xml:space="preserve"> ciudades enteras</w:t>
        </w:r>
      </w:ins>
      <w:ins w:id="70" w:author="51964" w:date="2025-01-14T06:51:00Z" w16du:dateUtc="2025-01-14T11:51:00Z">
        <w:r w:rsidR="00E36449">
          <w:rPr>
            <w:rFonts w:ascii="Times New Roman" w:hAnsi="Times New Roman" w:cs="Times New Roman"/>
            <w:sz w:val="24"/>
            <w:szCs w:val="24"/>
            <w:lang w:val="es-MX"/>
          </w:rPr>
          <w:t>.</w:t>
        </w:r>
      </w:ins>
      <w:ins w:id="71" w:author="51964" w:date="2025-01-14T06:20:00Z" w16du:dateUtc="2025-01-14T11:20:00Z">
        <w:r w:rsidR="007F2FB7">
          <w:rPr>
            <w:rFonts w:ascii="Times New Roman" w:hAnsi="Times New Roman" w:cs="Times New Roman"/>
            <w:sz w:val="24"/>
            <w:szCs w:val="24"/>
            <w:lang w:val="es-MX"/>
          </w:rPr>
          <w:t xml:space="preserve"> </w:t>
        </w:r>
      </w:ins>
      <w:ins w:id="72" w:author="51964" w:date="2025-01-14T08:33:00Z" w16du:dateUtc="2025-01-14T13:33:00Z">
        <w:r w:rsidR="001A6F51">
          <w:rPr>
            <w:rFonts w:ascii="Times New Roman" w:hAnsi="Times New Roman" w:cs="Times New Roman"/>
            <w:sz w:val="24"/>
            <w:szCs w:val="24"/>
            <w:lang w:val="es-MX"/>
          </w:rPr>
          <w:t>Como si fueran z</w:t>
        </w:r>
      </w:ins>
      <w:ins w:id="73" w:author="51964" w:date="2025-01-14T08:32:00Z" w16du:dateUtc="2025-01-14T13:32:00Z">
        <w:r w:rsidR="001A6F51">
          <w:rPr>
            <w:rFonts w:ascii="Times New Roman" w:hAnsi="Times New Roman" w:cs="Times New Roman"/>
            <w:sz w:val="24"/>
            <w:szCs w:val="24"/>
            <w:lang w:val="es-MX"/>
          </w:rPr>
          <w:t xml:space="preserve">onas de sacrificio biológico, sufrimiento ambiental y militarismo  </w:t>
        </w:r>
        <w:r w:rsidR="001A6F51">
          <w:rPr>
            <w:rFonts w:ascii="Times New Roman" w:hAnsi="Times New Roman" w:cs="Times New Roman"/>
            <w:sz w:val="24"/>
            <w:szCs w:val="24"/>
            <w:lang w:val="es-MX"/>
          </w:rPr>
          <w:fldChar w:fldCharType="begin"/>
        </w:r>
        <w:r w:rsidR="001A6F51">
          <w:rPr>
            <w:rFonts w:ascii="Times New Roman" w:hAnsi="Times New Roman" w:cs="Times New Roman"/>
            <w:sz w:val="24"/>
            <w:szCs w:val="24"/>
            <w:lang w:val="es-MX"/>
          </w:rPr>
          <w:instrText xml:space="preserve"> ADDIN ZOTERO_ITEM CSL_CITATION {"citationID":"lxge9WWD","properties":{"formattedCitation":"(O\\uc0\\u8217{}Connor 1991; Auyero y Swistun 2008; Luxemburg 2015)","plainCitation":"(O’Connor 1991; Auyero y Swistun 2008; Luxemburg 2015)","noteIndex":0},"citationItems":[{"id":33,"uris":["http://zotero.org/users/4081719/items/TMEIL688"],"itemData":{"id":33,"type":"article-journal","abstract":"Autoría: James O'Connor.\nLocalización: Ecología política. Nº 1, 1991.\nArtículo de Revista en Dialnet.","container-title":"Ecología política","ISSN":"1130-6378","issue":"1","language":"spa","page":"113-130","source":"dialnet.unirioja.es","title":"Las condiciones de producción. Por un marxismo ecológico, una introducción teórica","URL":"https://dialnet.unirioja.es/servlet/articulo?codigo=6812683","author":[{"family":"O'Connor","given":"James"}],"accessed":{"date-parts":[["2019",6,8]]},"issued":{"date-parts":[["1991"]]},"citation-key":"oconnorCondicionesProduccionPor1991"}},{"id":1918,"uris":["http://zotero.org/users/4081719/items/E2XPM9SM"],"itemData":{"id":1918,"type":"book","call-number":"GE160.A7 A99 2008","collection-number":"45","collection-title":"Tramas sociales","edition":"1a ed","event-place":"Buenos Aires","ISBN":"978-950-12-4545-5","note":"OCLC: ocn262617244","number-of-pages":"234","publisher":"Paidós","publisher-place":"Buenos Aires","source":"Library of Congress ISBN","title":"Inflamable: estudio del sufrimiento ambiental","title-short":"Inflamable","author":[{"family":"Auyero","given":"Javier"},{"family":"Swistun","given":"Débora Alejandra"}],"issued":{"date-parts":[["2008"]]},"citation-key":"auyeroInflamableEstudioSufrimiento2008"}},{"id":9933,"uris":["http://zotero.org/users/4081719/items/UWDSE3Z6"],"itemData":{"id":9933,"type":"book","event-place":"London","ISBN":"978-1-78168-854-0","language":"eng","note":"OCLC: 908192124","publisher":"Verso","publisher-place":"London","source":"Open WorldCat","title":"The complete works of Rosa Luxemburg. Volume II, Economic writings 2","author":[{"family":"Luxemburg","given":"Rosa"}],"editor":[{"family":"Hudis","given":"Peter"},{"family":"Blanc","given":"Paul","dropping-particle":"le"}],"translator":[{"family":"Gray","given":"Nicholas"},{"family":"Shriver","given":"George"}],"issued":{"date-parts":[["2015"]]},"citation-key":"luxemburgCompleteWorksRosa2015"}}],"schema":"https://github.com/citation-style-language/schema/raw/master/csl-citation.json"} </w:instrText>
        </w:r>
        <w:r w:rsidR="001A6F51">
          <w:rPr>
            <w:rFonts w:ascii="Times New Roman" w:hAnsi="Times New Roman" w:cs="Times New Roman"/>
            <w:sz w:val="24"/>
            <w:szCs w:val="24"/>
            <w:lang w:val="es-MX"/>
          </w:rPr>
          <w:fldChar w:fldCharType="separate"/>
        </w:r>
        <w:r w:rsidR="001A6F51" w:rsidRPr="00543016">
          <w:rPr>
            <w:rFonts w:ascii="Times New Roman" w:hAnsi="Times New Roman" w:cs="Times New Roman"/>
            <w:kern w:val="0"/>
            <w:sz w:val="24"/>
          </w:rPr>
          <w:t xml:space="preserve">(O’Connor 1991; </w:t>
        </w:r>
        <w:proofErr w:type="spellStart"/>
        <w:r w:rsidR="001A6F51" w:rsidRPr="00543016">
          <w:rPr>
            <w:rFonts w:ascii="Times New Roman" w:hAnsi="Times New Roman" w:cs="Times New Roman"/>
            <w:kern w:val="0"/>
            <w:sz w:val="24"/>
          </w:rPr>
          <w:t>Auyero</w:t>
        </w:r>
        <w:proofErr w:type="spellEnd"/>
        <w:r w:rsidR="001A6F51" w:rsidRPr="00543016">
          <w:rPr>
            <w:rFonts w:ascii="Times New Roman" w:hAnsi="Times New Roman" w:cs="Times New Roman"/>
            <w:kern w:val="0"/>
            <w:sz w:val="24"/>
          </w:rPr>
          <w:t xml:space="preserve"> y </w:t>
        </w:r>
        <w:proofErr w:type="spellStart"/>
        <w:r w:rsidR="001A6F51" w:rsidRPr="00543016">
          <w:rPr>
            <w:rFonts w:ascii="Times New Roman" w:hAnsi="Times New Roman" w:cs="Times New Roman"/>
            <w:kern w:val="0"/>
            <w:sz w:val="24"/>
          </w:rPr>
          <w:t>Swistun</w:t>
        </w:r>
        <w:proofErr w:type="spellEnd"/>
        <w:r w:rsidR="001A6F51" w:rsidRPr="00543016">
          <w:rPr>
            <w:rFonts w:ascii="Times New Roman" w:hAnsi="Times New Roman" w:cs="Times New Roman"/>
            <w:kern w:val="0"/>
            <w:sz w:val="24"/>
          </w:rPr>
          <w:t xml:space="preserve"> 2008; </w:t>
        </w:r>
        <w:proofErr w:type="spellStart"/>
        <w:r w:rsidR="001A6F51" w:rsidRPr="00543016">
          <w:rPr>
            <w:rFonts w:ascii="Times New Roman" w:hAnsi="Times New Roman" w:cs="Times New Roman"/>
            <w:kern w:val="0"/>
            <w:sz w:val="24"/>
          </w:rPr>
          <w:t>Luxemburg</w:t>
        </w:r>
        <w:proofErr w:type="spellEnd"/>
        <w:r w:rsidR="001A6F51" w:rsidRPr="00543016">
          <w:rPr>
            <w:rFonts w:ascii="Times New Roman" w:hAnsi="Times New Roman" w:cs="Times New Roman"/>
            <w:kern w:val="0"/>
            <w:sz w:val="24"/>
          </w:rPr>
          <w:t xml:space="preserve"> 2015)</w:t>
        </w:r>
        <w:r w:rsidR="001A6F51">
          <w:rPr>
            <w:rFonts w:ascii="Times New Roman" w:hAnsi="Times New Roman" w:cs="Times New Roman"/>
            <w:sz w:val="24"/>
            <w:szCs w:val="24"/>
            <w:lang w:val="es-MX"/>
          </w:rPr>
          <w:fldChar w:fldCharType="end"/>
        </w:r>
      </w:ins>
      <w:ins w:id="74" w:author="51964" w:date="2025-01-14T08:33:00Z" w16du:dateUtc="2025-01-14T13:33:00Z">
        <w:r w:rsidR="001A6F51">
          <w:rPr>
            <w:rFonts w:ascii="Times New Roman" w:hAnsi="Times New Roman" w:cs="Times New Roman"/>
            <w:sz w:val="24"/>
            <w:szCs w:val="24"/>
            <w:lang w:val="es-MX"/>
          </w:rPr>
          <w:t>;</w:t>
        </w:r>
      </w:ins>
      <w:ins w:id="75" w:author="51964" w:date="2025-01-14T08:32:00Z" w16du:dateUtc="2025-01-14T13:32:00Z">
        <w:r w:rsidR="001A6F51">
          <w:rPr>
            <w:rFonts w:ascii="Times New Roman" w:hAnsi="Times New Roman" w:cs="Times New Roman"/>
            <w:sz w:val="24"/>
            <w:szCs w:val="24"/>
            <w:lang w:val="es-MX"/>
          </w:rPr>
          <w:t xml:space="preserve"> entregadas a la reproducción del capital financiero de los carteles de capitalistas estatales de más avanzada concentración</w:t>
        </w:r>
      </w:ins>
      <w:ins w:id="76" w:author="51964" w:date="2025-01-14T08:33:00Z" w16du:dateUtc="2025-01-14T13:33:00Z">
        <w:r w:rsidR="001A6F51">
          <w:rPr>
            <w:rFonts w:ascii="Times New Roman" w:hAnsi="Times New Roman" w:cs="Times New Roman"/>
            <w:sz w:val="24"/>
            <w:szCs w:val="24"/>
            <w:lang w:val="es-MX"/>
          </w:rPr>
          <w:t xml:space="preserve"> y centralización,</w:t>
        </w:r>
      </w:ins>
      <w:ins w:id="77" w:author="51964" w:date="2025-01-14T08:34:00Z" w16du:dateUtc="2025-01-14T13:34:00Z">
        <w:r w:rsidR="001A6F51">
          <w:rPr>
            <w:rFonts w:ascii="Times New Roman" w:hAnsi="Times New Roman" w:cs="Times New Roman"/>
            <w:sz w:val="24"/>
            <w:szCs w:val="24"/>
            <w:lang w:val="es-MX"/>
          </w:rPr>
          <w:t xml:space="preserve"> </w:t>
        </w:r>
      </w:ins>
      <w:ins w:id="78" w:author="51964" w:date="2025-01-14T08:35:00Z" w16du:dateUtc="2025-01-14T13:35:00Z">
        <w:r w:rsidR="001A6F51">
          <w:rPr>
            <w:rFonts w:ascii="Times New Roman" w:hAnsi="Times New Roman" w:cs="Times New Roman"/>
            <w:sz w:val="24"/>
            <w:szCs w:val="24"/>
            <w:lang w:val="es-MX"/>
          </w:rPr>
          <w:t>para</w:t>
        </w:r>
      </w:ins>
      <w:ins w:id="79" w:author="51964" w:date="2025-01-14T08:34:00Z" w16du:dateUtc="2025-01-14T13:34:00Z">
        <w:r w:rsidR="001A6F51">
          <w:rPr>
            <w:rFonts w:ascii="Times New Roman" w:hAnsi="Times New Roman" w:cs="Times New Roman"/>
            <w:sz w:val="24"/>
            <w:szCs w:val="24"/>
            <w:lang w:val="es-MX"/>
          </w:rPr>
          <w:t xml:space="preserve"> la producción </w:t>
        </w:r>
      </w:ins>
      <w:ins w:id="80" w:author="51964" w:date="2025-01-14T08:35:00Z" w16du:dateUtc="2025-01-14T13:35:00Z">
        <w:r w:rsidR="001A6F51">
          <w:rPr>
            <w:rFonts w:ascii="Times New Roman" w:hAnsi="Times New Roman" w:cs="Times New Roman"/>
            <w:sz w:val="24"/>
            <w:szCs w:val="24"/>
            <w:lang w:val="es-MX"/>
          </w:rPr>
          <w:t xml:space="preserve">realizada en las </w:t>
        </w:r>
      </w:ins>
      <w:ins w:id="81" w:author="51964" w:date="2025-01-14T08:32:00Z" w16du:dateUtc="2025-01-14T13:32:00Z">
        <w:r w:rsidR="001A6F51">
          <w:rPr>
            <w:rFonts w:ascii="Times New Roman" w:hAnsi="Times New Roman" w:cs="Times New Roman"/>
            <w:sz w:val="24"/>
            <w:szCs w:val="24"/>
            <w:lang w:val="es-MX"/>
          </w:rPr>
          <w:t>megaminas</w:t>
        </w:r>
      </w:ins>
      <w:ins w:id="82" w:author="51964" w:date="2025-01-14T08:35:00Z" w16du:dateUtc="2025-01-14T13:35:00Z">
        <w:r w:rsidR="001A6F51">
          <w:rPr>
            <w:rFonts w:ascii="Times New Roman" w:hAnsi="Times New Roman" w:cs="Times New Roman"/>
            <w:sz w:val="24"/>
            <w:szCs w:val="24"/>
            <w:lang w:val="es-MX"/>
          </w:rPr>
          <w:t xml:space="preserve"> </w:t>
        </w:r>
      </w:ins>
      <w:ins w:id="83" w:author="51964" w:date="2025-01-14T08:36:00Z" w16du:dateUtc="2025-01-14T13:36:00Z">
        <w:r w:rsidR="001A6F51">
          <w:rPr>
            <w:rFonts w:ascii="Times New Roman" w:hAnsi="Times New Roman" w:cs="Times New Roman"/>
            <w:sz w:val="24"/>
            <w:szCs w:val="24"/>
            <w:lang w:val="es-MX"/>
          </w:rPr>
          <w:t xml:space="preserve">de oro, plata, cobre y </w:t>
        </w:r>
        <w:proofErr w:type="spellStart"/>
        <w:r w:rsidR="001A6F51">
          <w:rPr>
            <w:rFonts w:ascii="Times New Roman" w:hAnsi="Times New Roman" w:cs="Times New Roman"/>
            <w:sz w:val="24"/>
            <w:szCs w:val="24"/>
            <w:lang w:val="es-MX"/>
          </w:rPr>
          <w:t>zync</w:t>
        </w:r>
        <w:proofErr w:type="spellEnd"/>
        <w:r w:rsidR="001A6F51">
          <w:rPr>
            <w:rFonts w:ascii="Times New Roman" w:hAnsi="Times New Roman" w:cs="Times New Roman"/>
            <w:sz w:val="24"/>
            <w:szCs w:val="24"/>
            <w:lang w:val="es-MX"/>
          </w:rPr>
          <w:t xml:space="preserve"> operando </w:t>
        </w:r>
      </w:ins>
      <w:ins w:id="84" w:author="51964" w:date="2025-01-14T08:35:00Z" w16du:dateUtc="2025-01-14T13:35:00Z">
        <w:r w:rsidR="001A6F51">
          <w:rPr>
            <w:rFonts w:ascii="Times New Roman" w:hAnsi="Times New Roman" w:cs="Times New Roman"/>
            <w:sz w:val="24"/>
            <w:szCs w:val="24"/>
            <w:lang w:val="es-MX"/>
          </w:rPr>
          <w:t xml:space="preserve">a cielo abierto </w:t>
        </w:r>
      </w:ins>
      <w:ins w:id="85" w:author="51964" w:date="2025-01-14T08:34:00Z" w16du:dateUtc="2025-01-14T13:34:00Z">
        <w:r w:rsidR="001A6F51">
          <w:rPr>
            <w:rFonts w:ascii="Times New Roman" w:hAnsi="Times New Roman" w:cs="Times New Roman"/>
            <w:sz w:val="24"/>
            <w:szCs w:val="24"/>
            <w:lang w:val="es-MX"/>
          </w:rPr>
          <w:t>en Los Andes</w:t>
        </w:r>
      </w:ins>
      <w:ins w:id="86" w:author="51964" w:date="2025-01-14T08:32:00Z" w16du:dateUtc="2025-01-14T13:32:00Z">
        <w:r w:rsidR="001A6F51">
          <w:rPr>
            <w:rFonts w:ascii="Times New Roman" w:hAnsi="Times New Roman" w:cs="Times New Roman"/>
            <w:sz w:val="24"/>
            <w:szCs w:val="24"/>
            <w:lang w:val="es-MX"/>
          </w:rPr>
          <w:t>, fundamentalmente, circul</w:t>
        </w:r>
      </w:ins>
      <w:ins w:id="87" w:author="51964" w:date="2025-01-14T08:37:00Z" w16du:dateUtc="2025-01-14T13:37:00Z">
        <w:r w:rsidR="001A6F51">
          <w:rPr>
            <w:rFonts w:ascii="Times New Roman" w:hAnsi="Times New Roman" w:cs="Times New Roman"/>
            <w:sz w:val="24"/>
            <w:szCs w:val="24"/>
            <w:lang w:val="es-MX"/>
          </w:rPr>
          <w:t>ante</w:t>
        </w:r>
      </w:ins>
      <w:ins w:id="88" w:author="51964" w:date="2025-01-14T08:32:00Z" w16du:dateUtc="2025-01-14T13:32:00Z">
        <w:r w:rsidR="001A6F51">
          <w:rPr>
            <w:rFonts w:ascii="Times New Roman" w:hAnsi="Times New Roman" w:cs="Times New Roman"/>
            <w:sz w:val="24"/>
            <w:szCs w:val="24"/>
            <w:lang w:val="es-MX"/>
          </w:rPr>
          <w:t xml:space="preserve"> </w:t>
        </w:r>
      </w:ins>
      <w:ins w:id="89" w:author="51964" w:date="2025-01-14T08:37:00Z" w16du:dateUtc="2025-01-14T13:37:00Z">
        <w:r w:rsidR="001A6F51">
          <w:rPr>
            <w:rFonts w:ascii="Times New Roman" w:hAnsi="Times New Roman" w:cs="Times New Roman"/>
            <w:sz w:val="24"/>
            <w:szCs w:val="24"/>
            <w:lang w:val="es-MX"/>
          </w:rPr>
          <w:t>d</w:t>
        </w:r>
      </w:ins>
      <w:ins w:id="90" w:author="51964" w:date="2025-01-14T08:32:00Z" w16du:dateUtc="2025-01-14T13:32:00Z">
        <w:r w:rsidR="001A6F51">
          <w:rPr>
            <w:rFonts w:ascii="Times New Roman" w:hAnsi="Times New Roman" w:cs="Times New Roman"/>
            <w:sz w:val="24"/>
            <w:szCs w:val="24"/>
            <w:lang w:val="es-MX"/>
          </w:rPr>
          <w:t>el capital de los carteles imperialistas de la burguesía bancaria internacional.</w:t>
        </w:r>
      </w:ins>
      <w:ins w:id="91" w:author="51964" w:date="2025-01-14T08:38:00Z" w16du:dateUtc="2025-01-14T13:38:00Z">
        <w:r w:rsidR="001A6F51">
          <w:rPr>
            <w:rFonts w:ascii="Times New Roman" w:hAnsi="Times New Roman" w:cs="Times New Roman"/>
            <w:sz w:val="24"/>
            <w:szCs w:val="24"/>
            <w:lang w:val="es-MX"/>
          </w:rPr>
          <w:t xml:space="preserve"> </w:t>
        </w:r>
      </w:ins>
      <w:ins w:id="92" w:author="51964" w:date="2025-01-14T06:51:00Z" w16du:dateUtc="2025-01-14T11:51:00Z">
        <w:r w:rsidR="00E36449">
          <w:rPr>
            <w:rFonts w:ascii="Times New Roman" w:hAnsi="Times New Roman" w:cs="Times New Roman"/>
            <w:sz w:val="24"/>
            <w:szCs w:val="24"/>
            <w:lang w:val="es-MX"/>
          </w:rPr>
          <w:t>E</w:t>
        </w:r>
      </w:ins>
      <w:ins w:id="93" w:author="51964" w:date="2025-01-14T06:20:00Z" w16du:dateUtc="2025-01-14T11:20:00Z">
        <w:r w:rsidR="007F2FB7">
          <w:rPr>
            <w:rFonts w:ascii="Times New Roman" w:hAnsi="Times New Roman" w:cs="Times New Roman"/>
            <w:sz w:val="24"/>
            <w:szCs w:val="24"/>
            <w:lang w:val="es-MX"/>
          </w:rPr>
          <w:t xml:space="preserve">ntregados </w:t>
        </w:r>
      </w:ins>
      <w:ins w:id="94" w:author="51964" w:date="2025-01-14T06:21:00Z" w16du:dateUtc="2025-01-14T11:21:00Z">
        <w:r w:rsidR="007F2FB7">
          <w:rPr>
            <w:rFonts w:ascii="Times New Roman" w:hAnsi="Times New Roman" w:cs="Times New Roman"/>
            <w:sz w:val="24"/>
            <w:szCs w:val="24"/>
            <w:lang w:val="es-MX"/>
          </w:rPr>
          <w:t>mediante</w:t>
        </w:r>
      </w:ins>
      <w:ins w:id="95" w:author="51964" w:date="2025-01-14T06:17:00Z" w16du:dateUtc="2025-01-14T11:17:00Z">
        <w:r w:rsidR="007F2FB7">
          <w:rPr>
            <w:rFonts w:ascii="Times New Roman" w:hAnsi="Times New Roman" w:cs="Times New Roman"/>
            <w:sz w:val="24"/>
            <w:szCs w:val="24"/>
            <w:lang w:val="es-MX"/>
          </w:rPr>
          <w:t xml:space="preserve"> </w:t>
        </w:r>
      </w:ins>
      <w:ins w:id="96" w:author="51964" w:date="2025-01-14T06:11:00Z" w16du:dateUtc="2025-01-14T11:11:00Z">
        <w:r w:rsidR="00BB744E">
          <w:rPr>
            <w:rFonts w:ascii="Times New Roman" w:hAnsi="Times New Roman" w:cs="Times New Roman"/>
            <w:sz w:val="24"/>
            <w:szCs w:val="24"/>
            <w:lang w:val="es-MX"/>
          </w:rPr>
          <w:t>contratos multimillonario</w:t>
        </w:r>
      </w:ins>
      <w:ins w:id="97" w:author="51964" w:date="2025-01-14T06:54:00Z" w16du:dateUtc="2025-01-14T11:54:00Z">
        <w:r w:rsidR="00E36449">
          <w:rPr>
            <w:rFonts w:ascii="Times New Roman" w:hAnsi="Times New Roman" w:cs="Times New Roman"/>
            <w:sz w:val="24"/>
            <w:szCs w:val="24"/>
            <w:lang w:val="es-MX"/>
          </w:rPr>
          <w:t xml:space="preserve">s </w:t>
        </w:r>
        <w:r w:rsidR="00E36449">
          <w:rPr>
            <w:rFonts w:ascii="Times New Roman" w:hAnsi="Times New Roman" w:cs="Times New Roman"/>
            <w:sz w:val="24"/>
            <w:szCs w:val="24"/>
            <w:lang w:val="es-MX"/>
          </w:rPr>
          <w:t>de concesión y explotación</w:t>
        </w:r>
      </w:ins>
      <w:ins w:id="98" w:author="51964" w:date="2025-01-14T06:52:00Z" w16du:dateUtc="2025-01-14T11:52:00Z">
        <w:r w:rsidR="00E36449">
          <w:rPr>
            <w:rFonts w:ascii="Times New Roman" w:hAnsi="Times New Roman" w:cs="Times New Roman"/>
            <w:sz w:val="24"/>
            <w:szCs w:val="24"/>
            <w:lang w:val="es-MX"/>
          </w:rPr>
          <w:t xml:space="preserve"> </w:t>
        </w:r>
      </w:ins>
      <w:ins w:id="99" w:author="51964" w:date="2025-01-14T06:11:00Z" w16du:dateUtc="2025-01-14T11:11:00Z">
        <w:r w:rsidR="00BB744E">
          <w:rPr>
            <w:rFonts w:ascii="Times New Roman" w:hAnsi="Times New Roman" w:cs="Times New Roman"/>
            <w:sz w:val="24"/>
            <w:szCs w:val="24"/>
            <w:lang w:val="es-MX"/>
          </w:rPr>
          <w:t>minera</w:t>
        </w:r>
      </w:ins>
      <w:ins w:id="100" w:author="51964" w:date="2025-01-14T06:53:00Z" w16du:dateUtc="2025-01-14T11:53:00Z">
        <w:r w:rsidR="00E36449">
          <w:rPr>
            <w:rFonts w:ascii="Times New Roman" w:hAnsi="Times New Roman" w:cs="Times New Roman"/>
            <w:sz w:val="24"/>
            <w:szCs w:val="24"/>
            <w:lang w:val="es-MX"/>
          </w:rPr>
          <w:t xml:space="preserve"> de oro y cobre</w:t>
        </w:r>
      </w:ins>
      <w:ins w:id="101" w:author="51964" w:date="2025-01-14T06:55:00Z" w16du:dateUtc="2025-01-14T11:55:00Z">
        <w:r w:rsidR="00E36449">
          <w:rPr>
            <w:rFonts w:ascii="Times New Roman" w:hAnsi="Times New Roman" w:cs="Times New Roman"/>
            <w:sz w:val="24"/>
            <w:szCs w:val="24"/>
            <w:lang w:val="es-MX"/>
          </w:rPr>
          <w:t xml:space="preserve"> por parte de</w:t>
        </w:r>
        <w:r w:rsidR="00E36449">
          <w:rPr>
            <w:rFonts w:ascii="Times New Roman" w:hAnsi="Times New Roman" w:cs="Times New Roman"/>
            <w:sz w:val="24"/>
            <w:szCs w:val="24"/>
            <w:lang w:val="es-MX"/>
          </w:rPr>
          <w:t xml:space="preserve"> </w:t>
        </w:r>
      </w:ins>
      <w:ins w:id="102" w:author="51964" w:date="2025-01-14T06:56:00Z" w16du:dateUtc="2025-01-14T11:56:00Z">
        <w:r w:rsidR="00E36449">
          <w:rPr>
            <w:rFonts w:ascii="Times New Roman" w:hAnsi="Times New Roman" w:cs="Times New Roman"/>
            <w:sz w:val="24"/>
            <w:szCs w:val="24"/>
            <w:lang w:val="es-MX"/>
          </w:rPr>
          <w:t>la</w:t>
        </w:r>
      </w:ins>
      <w:ins w:id="103" w:author="51964" w:date="2025-01-14T08:38:00Z" w16du:dateUtc="2025-01-14T13:38:00Z">
        <w:r w:rsidR="001A6F51">
          <w:rPr>
            <w:rFonts w:ascii="Times New Roman" w:hAnsi="Times New Roman" w:cs="Times New Roman"/>
            <w:sz w:val="24"/>
            <w:szCs w:val="24"/>
            <w:lang w:val="es-MX"/>
          </w:rPr>
          <w:t>s</w:t>
        </w:r>
      </w:ins>
      <w:ins w:id="104" w:author="51964" w:date="2025-01-14T06:56:00Z" w16du:dateUtc="2025-01-14T11:56:00Z">
        <w:r w:rsidR="00E36449">
          <w:rPr>
            <w:rFonts w:ascii="Times New Roman" w:hAnsi="Times New Roman" w:cs="Times New Roman"/>
            <w:sz w:val="24"/>
            <w:szCs w:val="24"/>
            <w:lang w:val="es-MX"/>
          </w:rPr>
          <w:t xml:space="preserve"> </w:t>
        </w:r>
      </w:ins>
      <w:ins w:id="105" w:author="51964" w:date="2025-01-14T06:55:00Z" w16du:dateUtc="2025-01-14T11:55:00Z">
        <w:r w:rsidR="00E36449">
          <w:rPr>
            <w:rFonts w:ascii="Times New Roman" w:hAnsi="Times New Roman" w:cs="Times New Roman"/>
            <w:sz w:val="24"/>
            <w:szCs w:val="24"/>
            <w:lang w:val="es-MX"/>
          </w:rPr>
          <w:t>burguesía burocrática</w:t>
        </w:r>
      </w:ins>
      <w:ins w:id="106" w:author="51964" w:date="2025-01-14T08:38:00Z" w16du:dateUtc="2025-01-14T13:38:00Z">
        <w:r w:rsidR="001A6F51">
          <w:rPr>
            <w:rFonts w:ascii="Times New Roman" w:hAnsi="Times New Roman" w:cs="Times New Roman"/>
            <w:sz w:val="24"/>
            <w:szCs w:val="24"/>
            <w:lang w:val="es-MX"/>
          </w:rPr>
          <w:t>s</w:t>
        </w:r>
      </w:ins>
      <w:ins w:id="107" w:author="51964" w:date="2025-01-14T06:55:00Z" w16du:dateUtc="2025-01-14T11:55:00Z">
        <w:r w:rsidR="00E36449">
          <w:rPr>
            <w:rFonts w:ascii="Times New Roman" w:hAnsi="Times New Roman" w:cs="Times New Roman"/>
            <w:sz w:val="24"/>
            <w:szCs w:val="24"/>
            <w:lang w:val="es-MX"/>
          </w:rPr>
          <w:t xml:space="preserve"> autoritaria</w:t>
        </w:r>
      </w:ins>
      <w:ins w:id="108" w:author="51964" w:date="2025-01-14T08:38:00Z" w16du:dateUtc="2025-01-14T13:38:00Z">
        <w:r w:rsidR="001A6F51">
          <w:rPr>
            <w:rFonts w:ascii="Times New Roman" w:hAnsi="Times New Roman" w:cs="Times New Roman"/>
            <w:sz w:val="24"/>
            <w:szCs w:val="24"/>
            <w:lang w:val="es-MX"/>
          </w:rPr>
          <w:t>s</w:t>
        </w:r>
      </w:ins>
      <w:ins w:id="109" w:author="51964" w:date="2025-01-14T06:55:00Z" w16du:dateUtc="2025-01-14T11:55:00Z">
        <w:r w:rsidR="00E36449">
          <w:rPr>
            <w:rFonts w:ascii="Times New Roman" w:hAnsi="Times New Roman" w:cs="Times New Roman"/>
            <w:sz w:val="24"/>
            <w:szCs w:val="24"/>
            <w:lang w:val="es-MX"/>
          </w:rPr>
          <w:t xml:space="preserve"> </w:t>
        </w:r>
        <w:r w:rsidR="00E36449">
          <w:rPr>
            <w:rFonts w:ascii="Times New Roman" w:hAnsi="Times New Roman" w:cs="Times New Roman"/>
            <w:sz w:val="24"/>
            <w:szCs w:val="24"/>
            <w:lang w:val="es-MX"/>
          </w:rPr>
          <w:fldChar w:fldCharType="begin"/>
        </w:r>
        <w:r w:rsidR="00E36449">
          <w:rPr>
            <w:rFonts w:ascii="Times New Roman" w:hAnsi="Times New Roman" w:cs="Times New Roman"/>
            <w:sz w:val="24"/>
            <w:szCs w:val="24"/>
            <w:lang w:val="es-MX"/>
          </w:rPr>
          <w:instrText xml:space="preserve"> ADDIN ZOTERO_ITEM CSL_CITATION {"citationID":"Hh67Tl5U","properties":{"formattedCitation":"(O\\uc0\\u8217{}Donnell 1972; Collier 1985; Cotler 1985)","plainCitation":"(O’Donnell 1972; Collier 1985; Cotler 1985)","noteIndex":0},"citationItems":[{"id":5266,"uris":["http://zotero.org/users/4081719/items/USFZ4K2M"],"itemData":{"id":5266,"type":"book","event-place":"Buenos Aires","publisher":"Editorial Paidós","publisher-place":"Buenos Aires","title":"Modernización y Autoritarismo","author":[{"family":"O'Donnell","given":"Guillermo"}],"issued":{"date-parts":[["1972"]]},"citation-key":"odonnellModernizacionAutoritarismo1972"}},{"id":5279,"uris":["http://zotero.org/users/4081719/items/WPCSN3XA"],"itemData":{"id":5279,"type":"book","event-place":"Mexico D.F.","ISBN":"968-16-2107-7","publisher":"Fondo de Cultura Económica","publisher-place":"Mexico D.F.","title":"El Nuevo Autoritarismo en América Latina","editor":[{"family":"Collier","given":"David"}],"issued":{"date-parts":[["1985"]]},"citation-key":"collierNuevoAutoritarismoAmerica1985"}},{"id":5354,"uris":["http://zotero.org/users/4081719/items/APT5HASI"],"itemData":{"id":5354,"type":"chapter","container-title":"El nuevo autoritarismo en América Latina","event-place":"Mexico D.F.","page":"259-285","publisher":"Fondo de Cultura Económica","publisher-place":"Mexico D.F.","title":"Estado y Régimen: Notas comparativas sobre el Cono sur y las sociedades de \"enclave\"","author":[{"family":"Cotler","given":"Julio"}],"editor":[{"family":"Collier","given":"David"}],"issued":{"date-parts":[["1985"]]},"citation-key":"cotlerEstadoRegimenNotas1985"}}],"schema":"https://github.com/citation-style-language/schema/raw/master/csl-citation.json"} </w:instrText>
        </w:r>
        <w:r w:rsidR="00E36449">
          <w:rPr>
            <w:rFonts w:ascii="Times New Roman" w:hAnsi="Times New Roman" w:cs="Times New Roman"/>
            <w:sz w:val="24"/>
            <w:szCs w:val="24"/>
            <w:lang w:val="es-MX"/>
          </w:rPr>
          <w:fldChar w:fldCharType="separate"/>
        </w:r>
        <w:r w:rsidR="00E36449" w:rsidRPr="00543016">
          <w:rPr>
            <w:rFonts w:ascii="Times New Roman" w:hAnsi="Times New Roman" w:cs="Times New Roman"/>
            <w:kern w:val="0"/>
            <w:sz w:val="24"/>
          </w:rPr>
          <w:t xml:space="preserve">(O’Donnell 1972; </w:t>
        </w:r>
        <w:proofErr w:type="spellStart"/>
        <w:r w:rsidR="00E36449" w:rsidRPr="00543016">
          <w:rPr>
            <w:rFonts w:ascii="Times New Roman" w:hAnsi="Times New Roman" w:cs="Times New Roman"/>
            <w:kern w:val="0"/>
            <w:sz w:val="24"/>
          </w:rPr>
          <w:t>Collier</w:t>
        </w:r>
        <w:proofErr w:type="spellEnd"/>
        <w:r w:rsidR="00E36449" w:rsidRPr="00543016">
          <w:rPr>
            <w:rFonts w:ascii="Times New Roman" w:hAnsi="Times New Roman" w:cs="Times New Roman"/>
            <w:kern w:val="0"/>
            <w:sz w:val="24"/>
          </w:rPr>
          <w:t xml:space="preserve"> 1985; </w:t>
        </w:r>
        <w:proofErr w:type="spellStart"/>
        <w:r w:rsidR="00E36449" w:rsidRPr="00543016">
          <w:rPr>
            <w:rFonts w:ascii="Times New Roman" w:hAnsi="Times New Roman" w:cs="Times New Roman"/>
            <w:kern w:val="0"/>
            <w:sz w:val="24"/>
          </w:rPr>
          <w:t>Cotler</w:t>
        </w:r>
        <w:proofErr w:type="spellEnd"/>
        <w:r w:rsidR="00E36449" w:rsidRPr="00543016">
          <w:rPr>
            <w:rFonts w:ascii="Times New Roman" w:hAnsi="Times New Roman" w:cs="Times New Roman"/>
            <w:kern w:val="0"/>
            <w:sz w:val="24"/>
          </w:rPr>
          <w:t xml:space="preserve"> 1985)</w:t>
        </w:r>
        <w:r w:rsidR="00E36449">
          <w:rPr>
            <w:rFonts w:ascii="Times New Roman" w:hAnsi="Times New Roman" w:cs="Times New Roman"/>
            <w:sz w:val="24"/>
            <w:szCs w:val="24"/>
            <w:lang w:val="es-MX"/>
          </w:rPr>
          <w:fldChar w:fldCharType="end"/>
        </w:r>
      </w:ins>
      <w:ins w:id="110" w:author="51964" w:date="2025-01-14T06:56:00Z" w16du:dateUtc="2025-01-14T11:56:00Z">
        <w:r w:rsidR="00E36449">
          <w:rPr>
            <w:rFonts w:ascii="Times New Roman" w:hAnsi="Times New Roman" w:cs="Times New Roman"/>
            <w:sz w:val="24"/>
            <w:szCs w:val="24"/>
            <w:lang w:val="es-MX"/>
          </w:rPr>
          <w:t xml:space="preserve"> </w:t>
        </w:r>
      </w:ins>
      <w:ins w:id="111" w:author="51964" w:date="2025-01-14T06:57:00Z" w16du:dateUtc="2025-01-14T11:57:00Z">
        <w:r w:rsidR="00E36449">
          <w:rPr>
            <w:rFonts w:ascii="Times New Roman" w:hAnsi="Times New Roman" w:cs="Times New Roman"/>
            <w:sz w:val="24"/>
            <w:szCs w:val="24"/>
            <w:lang w:val="es-MX"/>
          </w:rPr>
          <w:t xml:space="preserve">ligada a </w:t>
        </w:r>
      </w:ins>
      <w:ins w:id="112" w:author="51964" w:date="2025-01-14T06:58:00Z" w16du:dateUtc="2025-01-14T11:58:00Z">
        <w:r w:rsidR="00C903BC">
          <w:rPr>
            <w:rFonts w:ascii="Times New Roman" w:hAnsi="Times New Roman" w:cs="Times New Roman"/>
            <w:sz w:val="24"/>
            <w:szCs w:val="24"/>
            <w:lang w:val="es-MX"/>
          </w:rPr>
          <w:t>las fracciones</w:t>
        </w:r>
      </w:ins>
      <w:ins w:id="113" w:author="51964" w:date="2025-01-14T06:59:00Z" w16du:dateUtc="2025-01-14T11:59:00Z">
        <w:r w:rsidR="00C903BC">
          <w:rPr>
            <w:rFonts w:ascii="Times New Roman" w:hAnsi="Times New Roman" w:cs="Times New Roman"/>
            <w:sz w:val="24"/>
            <w:szCs w:val="24"/>
            <w:lang w:val="es-MX"/>
          </w:rPr>
          <w:t xml:space="preserve"> </w:t>
        </w:r>
      </w:ins>
      <w:ins w:id="114" w:author="51964" w:date="2025-01-14T07:00:00Z" w16du:dateUtc="2025-01-14T12:00:00Z">
        <w:r w:rsidR="00C903BC">
          <w:rPr>
            <w:rFonts w:ascii="Times New Roman" w:hAnsi="Times New Roman" w:cs="Times New Roman"/>
            <w:sz w:val="24"/>
            <w:szCs w:val="24"/>
            <w:lang w:val="es-MX"/>
          </w:rPr>
          <w:t>más ranciamente conservadoras</w:t>
        </w:r>
      </w:ins>
      <w:ins w:id="115" w:author="51964" w:date="2025-01-14T07:04:00Z" w16du:dateUtc="2025-01-14T12:04:00Z">
        <w:r w:rsidR="00C903BC">
          <w:rPr>
            <w:rFonts w:ascii="Times New Roman" w:hAnsi="Times New Roman" w:cs="Times New Roman"/>
            <w:sz w:val="24"/>
            <w:szCs w:val="24"/>
            <w:lang w:val="es-MX"/>
          </w:rPr>
          <w:t xml:space="preserve"> y racistas</w:t>
        </w:r>
      </w:ins>
      <w:ins w:id="116" w:author="51964" w:date="2025-01-14T07:00:00Z" w16du:dateUtc="2025-01-14T12:00:00Z">
        <w:r w:rsidR="00C903BC">
          <w:rPr>
            <w:rFonts w:ascii="Times New Roman" w:hAnsi="Times New Roman" w:cs="Times New Roman"/>
            <w:sz w:val="24"/>
            <w:szCs w:val="24"/>
            <w:lang w:val="es-MX"/>
          </w:rPr>
          <w:t xml:space="preserve"> </w:t>
        </w:r>
      </w:ins>
      <w:ins w:id="117" w:author="51964" w:date="2025-01-14T07:13:00Z" w16du:dateUtc="2025-01-14T12:13:00Z">
        <w:r w:rsidR="00B45200">
          <w:rPr>
            <w:rFonts w:ascii="Times New Roman" w:hAnsi="Times New Roman" w:cs="Times New Roman"/>
            <w:sz w:val="24"/>
            <w:szCs w:val="24"/>
            <w:lang w:val="es-MX"/>
          </w:rPr>
          <w:t>producidas</w:t>
        </w:r>
      </w:ins>
      <w:ins w:id="118" w:author="51964" w:date="2025-01-14T07:14:00Z" w16du:dateUtc="2025-01-14T12:14:00Z">
        <w:r w:rsidR="00B45200">
          <w:rPr>
            <w:rFonts w:ascii="Times New Roman" w:hAnsi="Times New Roman" w:cs="Times New Roman"/>
            <w:sz w:val="24"/>
            <w:szCs w:val="24"/>
            <w:lang w:val="es-MX"/>
          </w:rPr>
          <w:t xml:space="preserve"> con</w:t>
        </w:r>
      </w:ins>
      <w:ins w:id="119" w:author="51964" w:date="2025-01-14T07:01:00Z" w16du:dateUtc="2025-01-14T12:01:00Z">
        <w:r w:rsidR="00C903BC">
          <w:rPr>
            <w:rFonts w:ascii="Times New Roman" w:hAnsi="Times New Roman" w:cs="Times New Roman"/>
            <w:sz w:val="24"/>
            <w:szCs w:val="24"/>
            <w:lang w:val="es-MX"/>
          </w:rPr>
          <w:t xml:space="preserve"> </w:t>
        </w:r>
      </w:ins>
      <w:ins w:id="120" w:author="51964" w:date="2025-01-14T08:38:00Z" w16du:dateUtc="2025-01-14T13:38:00Z">
        <w:r w:rsidR="001A6F51">
          <w:rPr>
            <w:rFonts w:ascii="Times New Roman" w:hAnsi="Times New Roman" w:cs="Times New Roman"/>
            <w:sz w:val="24"/>
            <w:szCs w:val="24"/>
            <w:lang w:val="es-MX"/>
          </w:rPr>
          <w:t>la persistencia del</w:t>
        </w:r>
      </w:ins>
      <w:ins w:id="121" w:author="51964" w:date="2025-01-14T07:01:00Z" w16du:dateUtc="2025-01-14T12:01:00Z">
        <w:r w:rsidR="00C903BC">
          <w:rPr>
            <w:rFonts w:ascii="Times New Roman" w:hAnsi="Times New Roman" w:cs="Times New Roman"/>
            <w:sz w:val="24"/>
            <w:szCs w:val="24"/>
            <w:lang w:val="es-MX"/>
          </w:rPr>
          <w:t xml:space="preserve"> latifundismo</w:t>
        </w:r>
      </w:ins>
      <w:ins w:id="122" w:author="51964" w:date="2025-01-14T07:04:00Z" w16du:dateUtc="2025-01-14T12:04:00Z">
        <w:r w:rsidR="00C903BC">
          <w:rPr>
            <w:rFonts w:ascii="Times New Roman" w:hAnsi="Times New Roman" w:cs="Times New Roman"/>
            <w:sz w:val="24"/>
            <w:szCs w:val="24"/>
            <w:lang w:val="es-MX"/>
          </w:rPr>
          <w:t xml:space="preserve"> </w:t>
        </w:r>
      </w:ins>
      <w:ins w:id="123" w:author="51964" w:date="2025-01-14T07:14:00Z" w16du:dateUtc="2025-01-14T12:14:00Z">
        <w:r w:rsidR="00B45200">
          <w:rPr>
            <w:rFonts w:ascii="Times New Roman" w:hAnsi="Times New Roman" w:cs="Times New Roman"/>
            <w:sz w:val="24"/>
            <w:szCs w:val="24"/>
            <w:lang w:val="es-MX"/>
          </w:rPr>
          <w:t>en el</w:t>
        </w:r>
      </w:ins>
      <w:ins w:id="124" w:author="51964" w:date="2025-01-14T07:04:00Z" w16du:dateUtc="2025-01-14T12:04:00Z">
        <w:r w:rsidR="00C903BC">
          <w:rPr>
            <w:rFonts w:ascii="Times New Roman" w:hAnsi="Times New Roman" w:cs="Times New Roman"/>
            <w:sz w:val="24"/>
            <w:szCs w:val="24"/>
            <w:lang w:val="es-MX"/>
          </w:rPr>
          <w:t xml:space="preserve"> campo y en el estado</w:t>
        </w:r>
      </w:ins>
      <w:ins w:id="125" w:author="51964" w:date="2025-01-14T07:07:00Z" w16du:dateUtc="2025-01-14T12:07:00Z">
        <w:r w:rsidR="00C903BC">
          <w:rPr>
            <w:rFonts w:ascii="Times New Roman" w:hAnsi="Times New Roman" w:cs="Times New Roman"/>
            <w:sz w:val="24"/>
            <w:szCs w:val="24"/>
            <w:lang w:val="es-MX"/>
          </w:rPr>
          <w:t>,</w:t>
        </w:r>
      </w:ins>
      <w:ins w:id="126" w:author="51964" w:date="2025-01-14T07:01:00Z" w16du:dateUtc="2025-01-14T12:01:00Z">
        <w:r w:rsidR="00C903BC">
          <w:rPr>
            <w:rFonts w:ascii="Times New Roman" w:hAnsi="Times New Roman" w:cs="Times New Roman"/>
            <w:sz w:val="24"/>
            <w:szCs w:val="24"/>
            <w:lang w:val="es-MX"/>
          </w:rPr>
          <w:t xml:space="preserve"> </w:t>
        </w:r>
      </w:ins>
      <w:ins w:id="127" w:author="51964" w:date="2025-01-14T07:02:00Z" w16du:dateUtc="2025-01-14T12:02:00Z">
        <w:r w:rsidR="00C903BC">
          <w:rPr>
            <w:rFonts w:ascii="Times New Roman" w:hAnsi="Times New Roman" w:cs="Times New Roman"/>
            <w:sz w:val="24"/>
            <w:szCs w:val="24"/>
            <w:lang w:val="es-MX"/>
          </w:rPr>
          <w:t xml:space="preserve">desde </w:t>
        </w:r>
      </w:ins>
      <w:ins w:id="128" w:author="51964" w:date="2025-01-14T07:14:00Z" w16du:dateUtc="2025-01-14T12:14:00Z">
        <w:r w:rsidR="00B45200">
          <w:rPr>
            <w:rFonts w:ascii="Times New Roman" w:hAnsi="Times New Roman" w:cs="Times New Roman"/>
            <w:sz w:val="24"/>
            <w:szCs w:val="24"/>
            <w:lang w:val="es-MX"/>
          </w:rPr>
          <w:t>finalizada</w:t>
        </w:r>
      </w:ins>
      <w:ins w:id="129" w:author="51964" w:date="2025-01-14T07:02:00Z" w16du:dateUtc="2025-01-14T12:02:00Z">
        <w:r w:rsidR="00C903BC">
          <w:rPr>
            <w:rFonts w:ascii="Times New Roman" w:hAnsi="Times New Roman" w:cs="Times New Roman"/>
            <w:sz w:val="24"/>
            <w:szCs w:val="24"/>
            <w:lang w:val="es-MX"/>
          </w:rPr>
          <w:t xml:space="preserve"> la </w:t>
        </w:r>
      </w:ins>
      <w:ins w:id="130" w:author="51964" w:date="2025-01-14T06:59:00Z" w16du:dateUtc="2025-01-14T11:59:00Z">
        <w:r w:rsidR="00C903BC">
          <w:rPr>
            <w:rFonts w:ascii="Times New Roman" w:hAnsi="Times New Roman" w:cs="Times New Roman"/>
            <w:sz w:val="24"/>
            <w:szCs w:val="24"/>
            <w:lang w:val="es-MX"/>
          </w:rPr>
          <w:t>Guerra del Pacífico</w:t>
        </w:r>
      </w:ins>
      <w:ins w:id="131" w:author="51964" w:date="2025-01-14T07:02:00Z" w16du:dateUtc="2025-01-14T12:02:00Z">
        <w:r w:rsidR="00C903BC">
          <w:rPr>
            <w:rFonts w:ascii="Times New Roman" w:hAnsi="Times New Roman" w:cs="Times New Roman"/>
            <w:sz w:val="24"/>
            <w:szCs w:val="24"/>
            <w:lang w:val="es-MX"/>
          </w:rPr>
          <w:t xml:space="preserve"> </w:t>
        </w:r>
        <w:r w:rsidR="00C903BC">
          <w:rPr>
            <w:rFonts w:ascii="Times New Roman" w:hAnsi="Times New Roman" w:cs="Times New Roman"/>
            <w:sz w:val="24"/>
            <w:szCs w:val="24"/>
            <w:lang w:val="es-MX"/>
          </w:rPr>
          <w:fldChar w:fldCharType="begin"/>
        </w:r>
      </w:ins>
      <w:ins w:id="132" w:author="51964" w:date="2025-01-14T07:05:00Z" w16du:dateUtc="2025-01-14T12:05:00Z">
        <w:r w:rsidR="00C903BC">
          <w:rPr>
            <w:rFonts w:ascii="Times New Roman" w:hAnsi="Times New Roman" w:cs="Times New Roman"/>
            <w:sz w:val="24"/>
            <w:szCs w:val="24"/>
            <w:lang w:val="es-MX"/>
          </w:rPr>
          <w:instrText xml:space="preserve"> ADDIN ZOTERO_ITEM CSL_CITATION {"citationID":"LwTkprZh","properties":{"formattedCitation":"(Bonilla 1978; Mari\\uc0\\u225{}tegui 1928; Manrique 1986)","plainCitation":"(Bonilla 1978; Mariátegui 1928; Manrique 1986)","noteIndex":0},"citationItems":[{"id":621,"uris":["http://zotero.org/users/4081719/items/I6224ES4"],"itemData":{"id":621,"type":"article-journal","container-title":"Past &amp; Present","ISSN":"00312746, 1477464X","issue":"81","page":"92-118","title":"The War of the Pacific and the National and Colonial Problem in Peru","URL":"http://www.jstor.org/stable/650365","author":[{"family":"Bonilla","given":"Heraclio"}],"issued":{"date-parts":[["1978"]]},"citation-key":"bonillaWarPacificNational1978a"}},{"id":2038,"uris":["http://zotero.org/users/4081719/items/WMK776TX"],"itemData":{"id":2038,"type":"book","event-place":"Lima","publisher":"Amauta","publisher-place":"Lima","title":"Siete Ensayos de Interpretación de la Realidad Peruana","author":[{"family":"Mariátegui","given":"José Carlos"}],"issued":{"date-parts":[["1928"]]},"citation-key":"mariateguiSieteEnsayosInterpretacion1928"}},{"id":4832,"uris":["http://zotero.org/users/4081719/items/A5BQMHQ2"],"itemData":{"id":4832,"type":"article-journal","container-title":"Revista Andina","issue":"1","page":"161-172","title":"Campesinado, guerra y conciencia nacional","URL":"http://www.revistaandinacbc.com/wp-content/uploads/2016/ra07/ra-07-1986-05.pdf","volume":"7","author":[{"family":"Manrique","given":"Nelson"}],"issued":{"date-parts":[["1986"]]},"citation-key":"manriqueCampesinadoGuerraConciencia1986"}}],"schema":"https://github.com/citation-style-language/schema/raw/master/csl-citation.json"} </w:instrText>
        </w:r>
      </w:ins>
      <w:r w:rsidR="00C903BC">
        <w:rPr>
          <w:rFonts w:ascii="Times New Roman" w:hAnsi="Times New Roman" w:cs="Times New Roman"/>
          <w:sz w:val="24"/>
          <w:szCs w:val="24"/>
          <w:lang w:val="es-MX"/>
        </w:rPr>
        <w:fldChar w:fldCharType="separate"/>
      </w:r>
      <w:ins w:id="133" w:author="51964" w:date="2025-01-14T07:05:00Z" w16du:dateUtc="2025-01-14T12:05:00Z">
        <w:r w:rsidR="00C903BC" w:rsidRPr="00C903BC">
          <w:rPr>
            <w:rFonts w:ascii="Times New Roman" w:hAnsi="Times New Roman" w:cs="Times New Roman"/>
            <w:kern w:val="0"/>
            <w:sz w:val="24"/>
            <w:rPrChange w:id="134" w:author="51964" w:date="2025-01-14T07:05:00Z" w16du:dateUtc="2025-01-14T12:05:00Z">
              <w:rPr>
                <w:rFonts w:ascii="Times New Roman" w:hAnsi="Times New Roman" w:cs="Times New Roman"/>
                <w:kern w:val="0"/>
              </w:rPr>
            </w:rPrChange>
          </w:rPr>
          <w:t>(Bonilla 1978; Mariátegui 1928; Manrique 1986)</w:t>
        </w:r>
      </w:ins>
      <w:ins w:id="135" w:author="51964" w:date="2025-01-14T07:02:00Z" w16du:dateUtc="2025-01-14T12:02:00Z">
        <w:r w:rsidR="00C903BC">
          <w:rPr>
            <w:rFonts w:ascii="Times New Roman" w:hAnsi="Times New Roman" w:cs="Times New Roman"/>
            <w:sz w:val="24"/>
            <w:szCs w:val="24"/>
            <w:lang w:val="es-MX"/>
          </w:rPr>
          <w:fldChar w:fldCharType="end"/>
        </w:r>
      </w:ins>
      <w:ins w:id="136" w:author="51964" w:date="2025-01-14T07:14:00Z" w16du:dateUtc="2025-01-14T12:14:00Z">
        <w:r w:rsidR="00B45200">
          <w:rPr>
            <w:rFonts w:ascii="Times New Roman" w:hAnsi="Times New Roman" w:cs="Times New Roman"/>
            <w:sz w:val="24"/>
            <w:szCs w:val="24"/>
            <w:lang w:val="es-MX"/>
          </w:rPr>
          <w:t>.</w:t>
        </w:r>
      </w:ins>
      <w:ins w:id="137" w:author="51964" w:date="2025-01-14T06:57:00Z" w16du:dateUtc="2025-01-14T11:57:00Z">
        <w:r w:rsidR="00E36449">
          <w:rPr>
            <w:rFonts w:ascii="Times New Roman" w:hAnsi="Times New Roman" w:cs="Times New Roman"/>
            <w:sz w:val="24"/>
            <w:szCs w:val="24"/>
            <w:lang w:val="es-MX"/>
          </w:rPr>
          <w:t xml:space="preserve"> </w:t>
        </w:r>
      </w:ins>
    </w:p>
    <w:p w14:paraId="5A0B5676" w14:textId="77777777" w:rsidR="0077395A" w:rsidRDefault="0077395A" w:rsidP="001404D4">
      <w:pPr>
        <w:spacing w:after="0" w:line="360" w:lineRule="auto"/>
        <w:jc w:val="both"/>
        <w:rPr>
          <w:ins w:id="138" w:author="51964" w:date="2025-01-14T08:41:00Z" w16du:dateUtc="2025-01-14T13:41:00Z"/>
          <w:rFonts w:ascii="Times New Roman" w:hAnsi="Times New Roman" w:cs="Times New Roman"/>
          <w:sz w:val="24"/>
          <w:szCs w:val="24"/>
          <w:lang w:val="es-MX"/>
        </w:rPr>
      </w:pPr>
    </w:p>
    <w:p w14:paraId="2342CD01" w14:textId="7EA6DC3C" w:rsidR="0077395A" w:rsidRPr="00916DCD" w:rsidRDefault="0077395A" w:rsidP="001404D4">
      <w:pPr>
        <w:spacing w:after="0" w:line="360" w:lineRule="auto"/>
        <w:jc w:val="both"/>
        <w:rPr>
          <w:ins w:id="139" w:author="51964" w:date="2025-01-14T07:14:00Z" w16du:dateUtc="2025-01-14T12:14:00Z"/>
          <w:rFonts w:ascii="Times New Roman" w:hAnsi="Times New Roman" w:cs="Times New Roman"/>
          <w:sz w:val="24"/>
          <w:szCs w:val="24"/>
          <w:lang w:val="en-US"/>
          <w:rPrChange w:id="140" w:author="51964" w:date="2025-01-14T09:02:00Z" w16du:dateUtc="2025-01-14T14:02:00Z">
            <w:rPr>
              <w:ins w:id="141" w:author="51964" w:date="2025-01-14T07:14:00Z" w16du:dateUtc="2025-01-14T12:14:00Z"/>
              <w:rFonts w:ascii="Times New Roman" w:hAnsi="Times New Roman" w:cs="Times New Roman"/>
              <w:sz w:val="24"/>
              <w:szCs w:val="24"/>
              <w:lang w:val="es-MX"/>
            </w:rPr>
          </w:rPrChange>
        </w:rPr>
      </w:pPr>
      <w:ins w:id="142" w:author="51964" w:date="2025-01-14T08:41:00Z" w16du:dateUtc="2025-01-14T13:41:00Z">
        <w:r>
          <w:rPr>
            <w:rFonts w:ascii="Times New Roman" w:hAnsi="Times New Roman" w:cs="Times New Roman"/>
            <w:sz w:val="24"/>
            <w:szCs w:val="24"/>
            <w:lang w:val="es-MX"/>
          </w:rPr>
          <w:t xml:space="preserve">Con la finalidad de </w:t>
        </w:r>
      </w:ins>
      <w:ins w:id="143" w:author="51964" w:date="2025-01-14T08:44:00Z" w16du:dateUtc="2025-01-14T13:44:00Z">
        <w:r w:rsidR="00C20601">
          <w:rPr>
            <w:rFonts w:ascii="Times New Roman" w:hAnsi="Times New Roman" w:cs="Times New Roman"/>
            <w:sz w:val="24"/>
            <w:szCs w:val="24"/>
            <w:lang w:val="es-MX"/>
          </w:rPr>
          <w:t>aproximarnos a los</w:t>
        </w:r>
      </w:ins>
      <w:ins w:id="144" w:author="51964" w:date="2025-01-14T08:41:00Z" w16du:dateUtc="2025-01-14T13:41:00Z">
        <w:r w:rsidR="00C20601">
          <w:rPr>
            <w:rFonts w:ascii="Times New Roman" w:hAnsi="Times New Roman" w:cs="Times New Roman"/>
            <w:sz w:val="24"/>
            <w:szCs w:val="24"/>
            <w:lang w:val="es-MX"/>
          </w:rPr>
          <w:t xml:space="preserve"> puntos de inflexión</w:t>
        </w:r>
      </w:ins>
      <w:ins w:id="145" w:author="51964" w:date="2025-01-14T08:43:00Z" w16du:dateUtc="2025-01-14T13:43:00Z">
        <w:r w:rsidR="00C20601">
          <w:rPr>
            <w:rFonts w:ascii="Times New Roman" w:hAnsi="Times New Roman" w:cs="Times New Roman"/>
            <w:sz w:val="24"/>
            <w:szCs w:val="24"/>
            <w:lang w:val="es-MX"/>
          </w:rPr>
          <w:t>, coyunturas críticas y</w:t>
        </w:r>
      </w:ins>
      <w:ins w:id="146" w:author="51964" w:date="2025-01-14T08:42:00Z" w16du:dateUtc="2025-01-14T13:42:00Z">
        <w:r w:rsidR="00C20601">
          <w:rPr>
            <w:rFonts w:ascii="Times New Roman" w:hAnsi="Times New Roman" w:cs="Times New Roman"/>
            <w:sz w:val="24"/>
            <w:szCs w:val="24"/>
            <w:lang w:val="es-MX"/>
          </w:rPr>
          <w:t xml:space="preserve"> </w:t>
        </w:r>
      </w:ins>
      <w:ins w:id="147" w:author="51964" w:date="2025-01-14T08:43:00Z" w16du:dateUtc="2025-01-14T13:43:00Z">
        <w:r w:rsidR="00C20601">
          <w:rPr>
            <w:rFonts w:ascii="Times New Roman" w:hAnsi="Times New Roman" w:cs="Times New Roman"/>
            <w:sz w:val="24"/>
            <w:szCs w:val="24"/>
            <w:lang w:val="es-MX"/>
          </w:rPr>
          <w:t xml:space="preserve">procesos sociales de </w:t>
        </w:r>
      </w:ins>
      <w:ins w:id="148" w:author="51964" w:date="2025-01-14T08:42:00Z" w16du:dateUtc="2025-01-14T13:42:00Z">
        <w:r w:rsidR="00C20601">
          <w:rPr>
            <w:rFonts w:ascii="Times New Roman" w:hAnsi="Times New Roman" w:cs="Times New Roman"/>
            <w:sz w:val="24"/>
            <w:szCs w:val="24"/>
            <w:lang w:val="es-MX"/>
          </w:rPr>
          <w:t xml:space="preserve">cambio histórico, </w:t>
        </w:r>
      </w:ins>
      <w:ins w:id="149" w:author="51964" w:date="2025-01-14T08:44:00Z" w16du:dateUtc="2025-01-14T13:44:00Z">
        <w:r w:rsidR="00C20601">
          <w:rPr>
            <w:rFonts w:ascii="Times New Roman" w:hAnsi="Times New Roman" w:cs="Times New Roman"/>
            <w:sz w:val="24"/>
            <w:szCs w:val="24"/>
            <w:lang w:val="es-MX"/>
          </w:rPr>
          <w:t>segmentamos</w:t>
        </w:r>
      </w:ins>
      <w:ins w:id="150" w:author="51964" w:date="2025-01-14T08:42:00Z" w16du:dateUtc="2025-01-14T13:42:00Z">
        <w:r w:rsidR="00C20601">
          <w:rPr>
            <w:rFonts w:ascii="Times New Roman" w:hAnsi="Times New Roman" w:cs="Times New Roman"/>
            <w:sz w:val="24"/>
            <w:szCs w:val="24"/>
            <w:lang w:val="es-MX"/>
          </w:rPr>
          <w:t xml:space="preserve"> el periodo de estudio</w:t>
        </w:r>
      </w:ins>
      <w:ins w:id="151" w:author="51964" w:date="2025-01-14T08:45:00Z" w16du:dateUtc="2025-01-14T13:45:00Z">
        <w:r w:rsidR="00C20601">
          <w:rPr>
            <w:rFonts w:ascii="Times New Roman" w:hAnsi="Times New Roman" w:cs="Times New Roman"/>
            <w:sz w:val="24"/>
            <w:szCs w:val="24"/>
            <w:lang w:val="es-MX"/>
          </w:rPr>
          <w:t xml:space="preserve"> </w:t>
        </w:r>
        <w:r w:rsidR="00C20601">
          <w:rPr>
            <w:rFonts w:ascii="Times New Roman" w:hAnsi="Times New Roman" w:cs="Times New Roman"/>
            <w:sz w:val="24"/>
            <w:szCs w:val="24"/>
            <w:lang w:val="es-MX"/>
          </w:rPr>
          <w:t>2000-2025</w:t>
        </w:r>
      </w:ins>
      <w:ins w:id="152" w:author="51964" w:date="2025-01-14T08:42:00Z" w16du:dateUtc="2025-01-14T13:42:00Z">
        <w:r w:rsidR="00C20601">
          <w:rPr>
            <w:rFonts w:ascii="Times New Roman" w:hAnsi="Times New Roman" w:cs="Times New Roman"/>
            <w:sz w:val="24"/>
            <w:szCs w:val="24"/>
            <w:lang w:val="es-MX"/>
          </w:rPr>
          <w:t xml:space="preserve"> que agrega el primer cuarto de siglo XXI a nuestro análisis</w:t>
        </w:r>
      </w:ins>
      <w:ins w:id="153" w:author="51964" w:date="2025-01-14T08:43:00Z" w16du:dateUtc="2025-01-14T13:43:00Z">
        <w:r w:rsidR="00C20601">
          <w:rPr>
            <w:rFonts w:ascii="Times New Roman" w:hAnsi="Times New Roman" w:cs="Times New Roman"/>
            <w:sz w:val="24"/>
            <w:szCs w:val="24"/>
            <w:lang w:val="es-MX"/>
          </w:rPr>
          <w:t xml:space="preserve"> </w:t>
        </w:r>
      </w:ins>
      <w:ins w:id="154" w:author="51964" w:date="2025-01-14T08:45:00Z" w16du:dateUtc="2025-01-14T13:45:00Z">
        <w:r w:rsidR="00C20601">
          <w:rPr>
            <w:rFonts w:ascii="Times New Roman" w:hAnsi="Times New Roman" w:cs="Times New Roman"/>
            <w:sz w:val="24"/>
            <w:szCs w:val="24"/>
            <w:lang w:val="es-MX"/>
          </w:rPr>
          <w:t>de la</w:t>
        </w:r>
      </w:ins>
      <w:ins w:id="155" w:author="51964" w:date="2025-01-14T08:46:00Z" w16du:dateUtc="2025-01-14T13:46:00Z">
        <w:r w:rsidR="00C20601">
          <w:rPr>
            <w:rFonts w:ascii="Times New Roman" w:hAnsi="Times New Roman" w:cs="Times New Roman"/>
            <w:sz w:val="24"/>
            <w:szCs w:val="24"/>
            <w:lang w:val="es-MX"/>
          </w:rPr>
          <w:t>s</w:t>
        </w:r>
      </w:ins>
      <w:ins w:id="156" w:author="51964" w:date="2025-01-14T08:45:00Z" w16du:dateUtc="2025-01-14T13:45:00Z">
        <w:r w:rsidR="00C20601">
          <w:rPr>
            <w:rFonts w:ascii="Times New Roman" w:hAnsi="Times New Roman" w:cs="Times New Roman"/>
            <w:sz w:val="24"/>
            <w:szCs w:val="24"/>
            <w:lang w:val="es-MX"/>
          </w:rPr>
          <w:t xml:space="preserve"> lucha</w:t>
        </w:r>
      </w:ins>
      <w:ins w:id="157" w:author="51964" w:date="2025-01-14T08:46:00Z" w16du:dateUtc="2025-01-14T13:46:00Z">
        <w:r w:rsidR="00C20601">
          <w:rPr>
            <w:rFonts w:ascii="Times New Roman" w:hAnsi="Times New Roman" w:cs="Times New Roman"/>
            <w:sz w:val="24"/>
            <w:szCs w:val="24"/>
            <w:lang w:val="es-MX"/>
          </w:rPr>
          <w:t>s</w:t>
        </w:r>
      </w:ins>
      <w:ins w:id="158" w:author="51964" w:date="2025-01-14T08:45:00Z" w16du:dateUtc="2025-01-14T13:45:00Z">
        <w:r w:rsidR="00C20601">
          <w:rPr>
            <w:rFonts w:ascii="Times New Roman" w:hAnsi="Times New Roman" w:cs="Times New Roman"/>
            <w:sz w:val="24"/>
            <w:szCs w:val="24"/>
            <w:lang w:val="es-MX"/>
          </w:rPr>
          <w:t xml:space="preserve"> </w:t>
        </w:r>
      </w:ins>
      <w:ins w:id="159" w:author="51964" w:date="2025-01-14T09:49:00Z" w16du:dateUtc="2025-01-14T14:49:00Z">
        <w:r w:rsidR="003F07AE">
          <w:rPr>
            <w:rFonts w:ascii="Times New Roman" w:hAnsi="Times New Roman" w:cs="Times New Roman"/>
            <w:sz w:val="24"/>
            <w:szCs w:val="24"/>
            <w:lang w:val="es-MX"/>
          </w:rPr>
          <w:t>alrededor de</w:t>
        </w:r>
      </w:ins>
      <w:ins w:id="160" w:author="51964" w:date="2025-01-14T08:46:00Z" w16du:dateUtc="2025-01-14T13:46:00Z">
        <w:r w:rsidR="00C20601">
          <w:rPr>
            <w:rFonts w:ascii="Times New Roman" w:hAnsi="Times New Roman" w:cs="Times New Roman"/>
            <w:sz w:val="24"/>
            <w:szCs w:val="24"/>
            <w:lang w:val="es-MX"/>
          </w:rPr>
          <w:t xml:space="preserve"> la minería </w:t>
        </w:r>
      </w:ins>
      <w:ins w:id="161" w:author="51964" w:date="2025-01-14T08:45:00Z" w16du:dateUtc="2025-01-14T13:45:00Z">
        <w:r w:rsidR="00C20601">
          <w:rPr>
            <w:rFonts w:ascii="Times New Roman" w:hAnsi="Times New Roman" w:cs="Times New Roman"/>
            <w:sz w:val="24"/>
            <w:szCs w:val="24"/>
            <w:lang w:val="es-MX"/>
          </w:rPr>
          <w:t>y la gobernanza ambiental en el Perú</w:t>
        </w:r>
      </w:ins>
      <w:ins w:id="162" w:author="51964" w:date="2025-01-14T08:50:00Z" w16du:dateUtc="2025-01-14T13:50:00Z">
        <w:r w:rsidR="00C20601">
          <w:rPr>
            <w:rFonts w:ascii="Times New Roman" w:hAnsi="Times New Roman" w:cs="Times New Roman"/>
            <w:sz w:val="24"/>
            <w:szCs w:val="24"/>
            <w:lang w:val="es-MX"/>
          </w:rPr>
          <w:t>,</w:t>
        </w:r>
      </w:ins>
      <w:ins w:id="163" w:author="51964" w:date="2025-01-14T08:46:00Z" w16du:dateUtc="2025-01-14T13:46:00Z">
        <w:r w:rsidR="00C20601">
          <w:rPr>
            <w:rFonts w:ascii="Times New Roman" w:hAnsi="Times New Roman" w:cs="Times New Roman"/>
            <w:sz w:val="24"/>
            <w:szCs w:val="24"/>
            <w:lang w:val="es-MX"/>
          </w:rPr>
          <w:t xml:space="preserve"> </w:t>
        </w:r>
      </w:ins>
      <w:ins w:id="164" w:author="51964" w:date="2025-01-14T08:47:00Z" w16du:dateUtc="2025-01-14T13:47:00Z">
        <w:r w:rsidR="00C20601">
          <w:rPr>
            <w:rFonts w:ascii="Times New Roman" w:hAnsi="Times New Roman" w:cs="Times New Roman"/>
            <w:sz w:val="24"/>
            <w:szCs w:val="24"/>
            <w:lang w:val="es-MX"/>
          </w:rPr>
          <w:t>con</w:t>
        </w:r>
      </w:ins>
      <w:ins w:id="165" w:author="51964" w:date="2025-01-14T08:46:00Z" w16du:dateUtc="2025-01-14T13:46:00Z">
        <w:r w:rsidR="00C20601">
          <w:rPr>
            <w:rFonts w:ascii="Times New Roman" w:hAnsi="Times New Roman" w:cs="Times New Roman"/>
            <w:sz w:val="24"/>
            <w:szCs w:val="24"/>
            <w:lang w:val="es-MX"/>
          </w:rPr>
          <w:t xml:space="preserve"> el esquema </w:t>
        </w:r>
      </w:ins>
      <w:ins w:id="166" w:author="51964" w:date="2025-01-14T08:47:00Z" w16du:dateUtc="2025-01-14T13:47:00Z">
        <w:r w:rsidR="00C20601">
          <w:rPr>
            <w:rFonts w:ascii="Times New Roman" w:hAnsi="Times New Roman" w:cs="Times New Roman"/>
            <w:sz w:val="24"/>
            <w:szCs w:val="24"/>
            <w:lang w:val="es-MX"/>
          </w:rPr>
          <w:t>que sigue</w:t>
        </w:r>
      </w:ins>
      <w:ins w:id="167" w:author="51964" w:date="2025-01-14T09:07:00Z" w16du:dateUtc="2025-01-14T14:07:00Z">
        <w:r w:rsidR="00916DCD">
          <w:rPr>
            <w:rFonts w:ascii="Times New Roman" w:hAnsi="Times New Roman" w:cs="Times New Roman"/>
            <w:sz w:val="24"/>
            <w:szCs w:val="24"/>
            <w:lang w:val="es-MX"/>
          </w:rPr>
          <w:t xml:space="preserve"> en el siguiente párrafo</w:t>
        </w:r>
      </w:ins>
      <w:ins w:id="168" w:author="51964" w:date="2025-01-14T08:47:00Z" w16du:dateUtc="2025-01-14T13:47:00Z">
        <w:r w:rsidR="00C20601">
          <w:rPr>
            <w:rFonts w:ascii="Times New Roman" w:hAnsi="Times New Roman" w:cs="Times New Roman"/>
            <w:sz w:val="24"/>
            <w:szCs w:val="24"/>
            <w:lang w:val="es-MX"/>
          </w:rPr>
          <w:t>. Connotando así el contexto</w:t>
        </w:r>
      </w:ins>
      <w:ins w:id="169" w:author="51964" w:date="2025-01-14T08:48:00Z" w16du:dateUtc="2025-01-14T13:48:00Z">
        <w:r w:rsidR="00C20601">
          <w:rPr>
            <w:rFonts w:ascii="Times New Roman" w:hAnsi="Times New Roman" w:cs="Times New Roman"/>
            <w:sz w:val="24"/>
            <w:szCs w:val="24"/>
            <w:lang w:val="es-MX"/>
          </w:rPr>
          <w:t xml:space="preserve"> histórico</w:t>
        </w:r>
      </w:ins>
      <w:ins w:id="170" w:author="51964" w:date="2025-01-14T08:51:00Z" w16du:dateUtc="2025-01-14T13:51:00Z">
        <w:r w:rsidR="00C20601">
          <w:rPr>
            <w:rFonts w:ascii="Times New Roman" w:hAnsi="Times New Roman" w:cs="Times New Roman"/>
            <w:sz w:val="24"/>
            <w:szCs w:val="24"/>
            <w:lang w:val="es-MX"/>
          </w:rPr>
          <w:t>, nacional y subnacional</w:t>
        </w:r>
      </w:ins>
      <w:ins w:id="171" w:author="51964" w:date="2025-01-14T08:48:00Z" w16du:dateUtc="2025-01-14T13:48:00Z">
        <w:r w:rsidR="00C20601">
          <w:rPr>
            <w:rFonts w:ascii="Times New Roman" w:hAnsi="Times New Roman" w:cs="Times New Roman"/>
            <w:sz w:val="24"/>
            <w:szCs w:val="24"/>
            <w:lang w:val="es-MX"/>
          </w:rPr>
          <w:t xml:space="preserve">, </w:t>
        </w:r>
      </w:ins>
      <w:ins w:id="172" w:author="51964" w:date="2025-01-14T09:07:00Z" w16du:dateUtc="2025-01-14T14:07:00Z">
        <w:r w:rsidR="00916DCD">
          <w:rPr>
            <w:rFonts w:ascii="Times New Roman" w:hAnsi="Times New Roman" w:cs="Times New Roman"/>
            <w:sz w:val="24"/>
            <w:szCs w:val="24"/>
            <w:lang w:val="es-MX"/>
          </w:rPr>
          <w:t>como requerimiento previo</w:t>
        </w:r>
      </w:ins>
      <w:ins w:id="173" w:author="51964" w:date="2025-01-14T08:51:00Z" w16du:dateUtc="2025-01-14T13:51:00Z">
        <w:r w:rsidR="00C20601">
          <w:rPr>
            <w:rFonts w:ascii="Times New Roman" w:hAnsi="Times New Roman" w:cs="Times New Roman"/>
            <w:sz w:val="24"/>
            <w:szCs w:val="24"/>
            <w:lang w:val="es-MX"/>
          </w:rPr>
          <w:t xml:space="preserve"> para la aplicación </w:t>
        </w:r>
      </w:ins>
      <w:ins w:id="174" w:author="51964" w:date="2025-01-14T08:48:00Z" w16du:dateUtc="2025-01-14T13:48:00Z">
        <w:r w:rsidR="00C20601">
          <w:rPr>
            <w:rFonts w:ascii="Times New Roman" w:hAnsi="Times New Roman" w:cs="Times New Roman"/>
            <w:sz w:val="24"/>
            <w:szCs w:val="24"/>
            <w:lang w:val="es-MX"/>
          </w:rPr>
          <w:t>del método histórico-comparad</w:t>
        </w:r>
      </w:ins>
      <w:ins w:id="175" w:author="51964" w:date="2025-01-14T08:51:00Z" w16du:dateUtc="2025-01-14T13:51:00Z">
        <w:r w:rsidR="00C20601">
          <w:rPr>
            <w:rFonts w:ascii="Times New Roman" w:hAnsi="Times New Roman" w:cs="Times New Roman"/>
            <w:sz w:val="24"/>
            <w:szCs w:val="24"/>
            <w:lang w:val="es-MX"/>
          </w:rPr>
          <w:t xml:space="preserve">o </w:t>
        </w:r>
        <w:r w:rsidR="00C20601">
          <w:rPr>
            <w:rFonts w:ascii="Times New Roman" w:hAnsi="Times New Roman" w:cs="Times New Roman"/>
            <w:sz w:val="24"/>
            <w:szCs w:val="24"/>
            <w:lang w:val="es-MX"/>
          </w:rPr>
          <w:fldChar w:fldCharType="begin"/>
        </w:r>
      </w:ins>
      <w:ins w:id="176" w:author="51964" w:date="2025-01-14T08:53:00Z" w16du:dateUtc="2025-01-14T13:53:00Z">
        <w:r w:rsidR="009F68D7">
          <w:rPr>
            <w:rFonts w:ascii="Times New Roman" w:hAnsi="Times New Roman" w:cs="Times New Roman"/>
            <w:sz w:val="24"/>
            <w:szCs w:val="24"/>
            <w:lang w:val="es-MX"/>
          </w:rPr>
          <w:instrText xml:space="preserve"> ADDIN ZOTERO_ITEM CSL_CITATION {"citationID":"8HNDCRDK","properties":{"formattedCitation":"(Ragin 2007; Przeworski y Teune 1982)","plainCitation":"(Ragin 2007; Przeworski y Teune 1982)","noteIndex":0},"citationItems":[{"id":5339,"uris":["http://zotero.org/users/4081719/items/76SBXB82"],"itemData":{"id":5339,"type":"book","event-place":"Bogotá","publisher":"Siglo del Hombre Editores","publisher-place":"Bogotá","title":"La construcción de la investigación social. Introducción a los métodos y su diversidad","title-short":"La construcción de la investigación social. Introducción a los métodos y su diversidad","author":[{"family":"Ragin","given":"Charles"}],"issued":{"date-parts":[["2007"]]},"citation-key":"raginConstruccionInvestigacionSocial2007"}},{"id":321,"uris":["http://zotero.org/users/4081719/items/IJWBLCKX"],"itemData":{"id":321,"type":"book","event-place":"Florida","publisher":"Krieger Publishing Company","publisher-place":"Florida","title":"The Logic of Comparative Social Inquiry","title-short":"The Logic of Comparative Social Inquiry","author":[{"family":"Przeworski","given":"Adam"},{"family":"Teune","given":"Henry"}],"issued":{"date-parts":[["1982"]]},"citation-key":"przeworskiLogicComparativeSocial1982c"}}],"schema":"https://github.com/citation-style-language/schema/raw/master/csl-citation.json"} </w:instrText>
        </w:r>
      </w:ins>
      <w:r w:rsidR="00C20601">
        <w:rPr>
          <w:rFonts w:ascii="Times New Roman" w:hAnsi="Times New Roman" w:cs="Times New Roman"/>
          <w:sz w:val="24"/>
          <w:szCs w:val="24"/>
          <w:lang w:val="es-MX"/>
        </w:rPr>
        <w:fldChar w:fldCharType="separate"/>
      </w:r>
      <w:ins w:id="177" w:author="51964" w:date="2025-01-14T08:53:00Z" w16du:dateUtc="2025-01-14T13:53:00Z">
        <w:r w:rsidR="009F68D7" w:rsidRPr="009F68D7">
          <w:rPr>
            <w:rFonts w:ascii="Times New Roman" w:hAnsi="Times New Roman" w:cs="Times New Roman"/>
            <w:sz w:val="24"/>
            <w:rPrChange w:id="178" w:author="51964" w:date="2025-01-14T08:53:00Z" w16du:dateUtc="2025-01-14T13:53:00Z">
              <w:rPr/>
            </w:rPrChange>
          </w:rPr>
          <w:t>(</w:t>
        </w:r>
        <w:proofErr w:type="spellStart"/>
        <w:r w:rsidR="009F68D7" w:rsidRPr="009F68D7">
          <w:rPr>
            <w:rFonts w:ascii="Times New Roman" w:hAnsi="Times New Roman" w:cs="Times New Roman"/>
            <w:sz w:val="24"/>
            <w:rPrChange w:id="179" w:author="51964" w:date="2025-01-14T08:53:00Z" w16du:dateUtc="2025-01-14T13:53:00Z">
              <w:rPr/>
            </w:rPrChange>
          </w:rPr>
          <w:t>Ragin</w:t>
        </w:r>
        <w:proofErr w:type="spellEnd"/>
        <w:r w:rsidR="009F68D7" w:rsidRPr="009F68D7">
          <w:rPr>
            <w:rFonts w:ascii="Times New Roman" w:hAnsi="Times New Roman" w:cs="Times New Roman"/>
            <w:sz w:val="24"/>
            <w:rPrChange w:id="180" w:author="51964" w:date="2025-01-14T08:53:00Z" w16du:dateUtc="2025-01-14T13:53:00Z">
              <w:rPr/>
            </w:rPrChange>
          </w:rPr>
          <w:t xml:space="preserve"> 2007; </w:t>
        </w:r>
        <w:proofErr w:type="spellStart"/>
        <w:r w:rsidR="009F68D7" w:rsidRPr="009F68D7">
          <w:rPr>
            <w:rFonts w:ascii="Times New Roman" w:hAnsi="Times New Roman" w:cs="Times New Roman"/>
            <w:sz w:val="24"/>
            <w:rPrChange w:id="181" w:author="51964" w:date="2025-01-14T08:53:00Z" w16du:dateUtc="2025-01-14T13:53:00Z">
              <w:rPr/>
            </w:rPrChange>
          </w:rPr>
          <w:t>Przeworski</w:t>
        </w:r>
        <w:proofErr w:type="spellEnd"/>
        <w:r w:rsidR="009F68D7" w:rsidRPr="009F68D7">
          <w:rPr>
            <w:rFonts w:ascii="Times New Roman" w:hAnsi="Times New Roman" w:cs="Times New Roman"/>
            <w:sz w:val="24"/>
            <w:rPrChange w:id="182" w:author="51964" w:date="2025-01-14T08:53:00Z" w16du:dateUtc="2025-01-14T13:53:00Z">
              <w:rPr/>
            </w:rPrChange>
          </w:rPr>
          <w:t xml:space="preserve"> y </w:t>
        </w:r>
        <w:proofErr w:type="spellStart"/>
        <w:r w:rsidR="009F68D7" w:rsidRPr="009F68D7">
          <w:rPr>
            <w:rFonts w:ascii="Times New Roman" w:hAnsi="Times New Roman" w:cs="Times New Roman"/>
            <w:sz w:val="24"/>
            <w:rPrChange w:id="183" w:author="51964" w:date="2025-01-14T08:53:00Z" w16du:dateUtc="2025-01-14T13:53:00Z">
              <w:rPr/>
            </w:rPrChange>
          </w:rPr>
          <w:t>Teune</w:t>
        </w:r>
        <w:proofErr w:type="spellEnd"/>
        <w:r w:rsidR="009F68D7" w:rsidRPr="009F68D7">
          <w:rPr>
            <w:rFonts w:ascii="Times New Roman" w:hAnsi="Times New Roman" w:cs="Times New Roman"/>
            <w:sz w:val="24"/>
            <w:rPrChange w:id="184" w:author="51964" w:date="2025-01-14T08:53:00Z" w16du:dateUtc="2025-01-14T13:53:00Z">
              <w:rPr/>
            </w:rPrChange>
          </w:rPr>
          <w:t xml:space="preserve"> 1982)</w:t>
        </w:r>
      </w:ins>
      <w:ins w:id="185" w:author="51964" w:date="2025-01-14T08:51:00Z" w16du:dateUtc="2025-01-14T13:51:00Z">
        <w:r w:rsidR="00C20601">
          <w:rPr>
            <w:rFonts w:ascii="Times New Roman" w:hAnsi="Times New Roman" w:cs="Times New Roman"/>
            <w:sz w:val="24"/>
            <w:szCs w:val="24"/>
            <w:lang w:val="es-MX"/>
          </w:rPr>
          <w:fldChar w:fldCharType="end"/>
        </w:r>
      </w:ins>
      <w:ins w:id="186" w:author="51964" w:date="2025-01-14T08:49:00Z" w16du:dateUtc="2025-01-14T13:49:00Z">
        <w:r w:rsidR="00C20601">
          <w:rPr>
            <w:rFonts w:ascii="Times New Roman" w:hAnsi="Times New Roman" w:cs="Times New Roman"/>
            <w:sz w:val="24"/>
            <w:szCs w:val="24"/>
            <w:lang w:val="es-MX"/>
          </w:rPr>
          <w:t xml:space="preserve"> aplicado a los territorios</w:t>
        </w:r>
      </w:ins>
      <w:ins w:id="187" w:author="51964" w:date="2025-01-14T08:47:00Z" w16du:dateUtc="2025-01-14T13:47:00Z">
        <w:r w:rsidR="00C20601">
          <w:rPr>
            <w:rFonts w:ascii="Times New Roman" w:hAnsi="Times New Roman" w:cs="Times New Roman"/>
            <w:sz w:val="24"/>
            <w:szCs w:val="24"/>
            <w:lang w:val="es-MX"/>
          </w:rPr>
          <w:t xml:space="preserve"> subnacional</w:t>
        </w:r>
      </w:ins>
      <w:ins w:id="188" w:author="51964" w:date="2025-01-14T08:49:00Z" w16du:dateUtc="2025-01-14T13:49:00Z">
        <w:r w:rsidR="00C20601">
          <w:rPr>
            <w:rFonts w:ascii="Times New Roman" w:hAnsi="Times New Roman" w:cs="Times New Roman"/>
            <w:sz w:val="24"/>
            <w:szCs w:val="24"/>
            <w:lang w:val="es-MX"/>
          </w:rPr>
          <w:t>es</w:t>
        </w:r>
      </w:ins>
      <w:ins w:id="189" w:author="51964" w:date="2025-01-14T08:47:00Z" w16du:dateUtc="2025-01-14T13:47:00Z">
        <w:r w:rsidR="00C20601">
          <w:rPr>
            <w:rFonts w:ascii="Times New Roman" w:hAnsi="Times New Roman" w:cs="Times New Roman"/>
            <w:sz w:val="24"/>
            <w:szCs w:val="24"/>
            <w:lang w:val="es-MX"/>
          </w:rPr>
          <w:t xml:space="preserve"> de l</w:t>
        </w:r>
      </w:ins>
      <w:ins w:id="190" w:author="51964" w:date="2025-01-14T08:49:00Z" w16du:dateUtc="2025-01-14T13:49:00Z">
        <w:r w:rsidR="00C20601">
          <w:rPr>
            <w:rFonts w:ascii="Times New Roman" w:hAnsi="Times New Roman" w:cs="Times New Roman"/>
            <w:sz w:val="24"/>
            <w:szCs w:val="24"/>
            <w:lang w:val="es-MX"/>
          </w:rPr>
          <w:t>os departamentos del sur indígena-cholo</w:t>
        </w:r>
      </w:ins>
      <w:ins w:id="191" w:author="51964" w:date="2025-01-14T09:08:00Z" w16du:dateUtc="2025-01-14T14:08:00Z">
        <w:r w:rsidR="00916DCD">
          <w:rPr>
            <w:rFonts w:ascii="Times New Roman" w:hAnsi="Times New Roman" w:cs="Times New Roman"/>
            <w:sz w:val="24"/>
            <w:szCs w:val="24"/>
            <w:lang w:val="es-MX"/>
          </w:rPr>
          <w:t xml:space="preserve"> </w:t>
        </w:r>
      </w:ins>
      <w:ins w:id="192" w:author="51964" w:date="2025-01-14T08:47:00Z" w16du:dateUtc="2025-01-14T13:47:00Z">
        <w:r w:rsidR="00C20601">
          <w:rPr>
            <w:rFonts w:ascii="Times New Roman" w:hAnsi="Times New Roman" w:cs="Times New Roman"/>
            <w:sz w:val="24"/>
            <w:szCs w:val="24"/>
            <w:lang w:val="es-MX"/>
          </w:rPr>
          <w:t>Cusco y Apurímac</w:t>
        </w:r>
      </w:ins>
      <w:ins w:id="193" w:author="51964" w:date="2025-01-14T08:54:00Z" w16du:dateUtc="2025-01-14T13:54:00Z">
        <w:r w:rsidR="009F68D7">
          <w:rPr>
            <w:rFonts w:ascii="Times New Roman" w:hAnsi="Times New Roman" w:cs="Times New Roman"/>
            <w:sz w:val="24"/>
            <w:szCs w:val="24"/>
            <w:lang w:val="es-MX"/>
          </w:rPr>
          <w:t xml:space="preserve">. </w:t>
        </w:r>
      </w:ins>
      <w:ins w:id="194" w:author="51964" w:date="2025-01-14T08:56:00Z" w16du:dateUtc="2025-01-14T13:56:00Z">
        <w:r w:rsidR="009F68D7">
          <w:rPr>
            <w:rFonts w:ascii="Times New Roman" w:hAnsi="Times New Roman" w:cs="Times New Roman"/>
            <w:sz w:val="24"/>
            <w:szCs w:val="24"/>
            <w:lang w:val="es-MX"/>
          </w:rPr>
          <w:t>Para</w:t>
        </w:r>
      </w:ins>
      <w:ins w:id="195" w:author="51964" w:date="2025-01-14T08:54:00Z" w16du:dateUtc="2025-01-14T13:54:00Z">
        <w:r w:rsidR="009F68D7">
          <w:rPr>
            <w:rFonts w:ascii="Times New Roman" w:hAnsi="Times New Roman" w:cs="Times New Roman"/>
            <w:sz w:val="24"/>
            <w:szCs w:val="24"/>
            <w:lang w:val="es-MX"/>
          </w:rPr>
          <w:t xml:space="preserve"> la </w:t>
        </w:r>
      </w:ins>
      <w:ins w:id="196" w:author="51964" w:date="2025-01-14T08:56:00Z" w16du:dateUtc="2025-01-14T13:56:00Z">
        <w:r w:rsidR="009F68D7">
          <w:rPr>
            <w:rFonts w:ascii="Times New Roman" w:hAnsi="Times New Roman" w:cs="Times New Roman"/>
            <w:sz w:val="24"/>
            <w:szCs w:val="24"/>
            <w:lang w:val="es-MX"/>
          </w:rPr>
          <w:t>explicación</w:t>
        </w:r>
      </w:ins>
      <w:ins w:id="197" w:author="51964" w:date="2025-01-14T08:54:00Z" w16du:dateUtc="2025-01-14T13:54:00Z">
        <w:r w:rsidR="009F68D7">
          <w:rPr>
            <w:rFonts w:ascii="Times New Roman" w:hAnsi="Times New Roman" w:cs="Times New Roman"/>
            <w:sz w:val="24"/>
            <w:szCs w:val="24"/>
            <w:lang w:val="es-MX"/>
          </w:rPr>
          <w:t xml:space="preserve"> de las diferencias y similitudes </w:t>
        </w:r>
      </w:ins>
      <w:ins w:id="198" w:author="51964" w:date="2025-01-14T09:08:00Z" w16du:dateUtc="2025-01-14T14:08:00Z">
        <w:r w:rsidR="00916DCD">
          <w:rPr>
            <w:rFonts w:ascii="Times New Roman" w:hAnsi="Times New Roman" w:cs="Times New Roman"/>
            <w:sz w:val="24"/>
            <w:szCs w:val="24"/>
            <w:lang w:val="es-MX"/>
          </w:rPr>
          <w:t>e</w:t>
        </w:r>
      </w:ins>
      <w:ins w:id="199" w:author="51964" w:date="2025-01-14T09:09:00Z" w16du:dateUtc="2025-01-14T14:09:00Z">
        <w:r w:rsidR="00916DCD">
          <w:rPr>
            <w:rFonts w:ascii="Times New Roman" w:hAnsi="Times New Roman" w:cs="Times New Roman"/>
            <w:sz w:val="24"/>
            <w:szCs w:val="24"/>
            <w:lang w:val="es-MX"/>
          </w:rPr>
          <w:t>n</w:t>
        </w:r>
      </w:ins>
      <w:ins w:id="200" w:author="51964" w:date="2025-01-14T08:54:00Z" w16du:dateUtc="2025-01-14T13:54:00Z">
        <w:r w:rsidR="009F68D7">
          <w:rPr>
            <w:rFonts w:ascii="Times New Roman" w:hAnsi="Times New Roman" w:cs="Times New Roman"/>
            <w:sz w:val="24"/>
            <w:szCs w:val="24"/>
            <w:lang w:val="es-MX"/>
          </w:rPr>
          <w:t xml:space="preserve"> sus procesos de lucha política y gobernanza ambiental </w:t>
        </w:r>
      </w:ins>
      <w:ins w:id="201" w:author="51964" w:date="2025-01-14T09:08:00Z" w16du:dateUtc="2025-01-14T14:08:00Z">
        <w:r w:rsidR="00916DCD">
          <w:rPr>
            <w:rFonts w:ascii="Times New Roman" w:hAnsi="Times New Roman" w:cs="Times New Roman"/>
            <w:sz w:val="24"/>
            <w:szCs w:val="24"/>
            <w:lang w:val="es-MX"/>
          </w:rPr>
          <w:t xml:space="preserve">que </w:t>
        </w:r>
      </w:ins>
      <w:ins w:id="202" w:author="51964" w:date="2025-01-14T08:54:00Z" w16du:dateUtc="2025-01-14T13:54:00Z">
        <w:r w:rsidR="009F68D7">
          <w:rPr>
            <w:rFonts w:ascii="Times New Roman" w:hAnsi="Times New Roman" w:cs="Times New Roman"/>
            <w:sz w:val="24"/>
            <w:szCs w:val="24"/>
            <w:lang w:val="es-MX"/>
          </w:rPr>
          <w:t xml:space="preserve">han </w:t>
        </w:r>
      </w:ins>
      <w:ins w:id="203" w:author="51964" w:date="2025-01-14T08:55:00Z" w16du:dateUtc="2025-01-14T13:55:00Z">
        <w:r w:rsidR="009F68D7">
          <w:rPr>
            <w:rFonts w:ascii="Times New Roman" w:hAnsi="Times New Roman" w:cs="Times New Roman"/>
            <w:sz w:val="24"/>
            <w:szCs w:val="24"/>
            <w:lang w:val="es-MX"/>
          </w:rPr>
          <w:t xml:space="preserve">ido </w:t>
        </w:r>
      </w:ins>
      <w:ins w:id="204" w:author="51964" w:date="2025-01-14T08:54:00Z" w16du:dateUtc="2025-01-14T13:54:00Z">
        <w:r w:rsidR="009F68D7">
          <w:rPr>
            <w:rFonts w:ascii="Times New Roman" w:hAnsi="Times New Roman" w:cs="Times New Roman"/>
            <w:sz w:val="24"/>
            <w:szCs w:val="24"/>
            <w:lang w:val="es-MX"/>
          </w:rPr>
          <w:t>configura</w:t>
        </w:r>
      </w:ins>
      <w:ins w:id="205" w:author="51964" w:date="2025-01-14T08:55:00Z" w16du:dateUtc="2025-01-14T13:55:00Z">
        <w:r w:rsidR="009F68D7">
          <w:rPr>
            <w:rFonts w:ascii="Times New Roman" w:hAnsi="Times New Roman" w:cs="Times New Roman"/>
            <w:sz w:val="24"/>
            <w:szCs w:val="24"/>
            <w:lang w:val="es-MX"/>
          </w:rPr>
          <w:t>n</w:t>
        </w:r>
      </w:ins>
      <w:ins w:id="206" w:author="51964" w:date="2025-01-14T08:54:00Z" w16du:dateUtc="2025-01-14T13:54:00Z">
        <w:r w:rsidR="009F68D7">
          <w:rPr>
            <w:rFonts w:ascii="Times New Roman" w:hAnsi="Times New Roman" w:cs="Times New Roman"/>
            <w:sz w:val="24"/>
            <w:szCs w:val="24"/>
            <w:lang w:val="es-MX"/>
          </w:rPr>
          <w:t>do</w:t>
        </w:r>
      </w:ins>
      <w:ins w:id="207" w:author="51964" w:date="2025-01-14T08:55:00Z" w16du:dateUtc="2025-01-14T13:55:00Z">
        <w:r w:rsidR="009F68D7">
          <w:rPr>
            <w:rFonts w:ascii="Times New Roman" w:hAnsi="Times New Roman" w:cs="Times New Roman"/>
            <w:sz w:val="24"/>
            <w:szCs w:val="24"/>
            <w:lang w:val="es-MX"/>
          </w:rPr>
          <w:t xml:space="preserve"> </w:t>
        </w:r>
      </w:ins>
      <w:ins w:id="208" w:author="51964" w:date="2025-01-14T08:57:00Z" w16du:dateUtc="2025-01-14T13:57:00Z">
        <w:r w:rsidR="009F68D7">
          <w:rPr>
            <w:rFonts w:ascii="Times New Roman" w:hAnsi="Times New Roman" w:cs="Times New Roman"/>
            <w:sz w:val="24"/>
            <w:szCs w:val="24"/>
            <w:lang w:val="es-MX"/>
          </w:rPr>
          <w:t>sus</w:t>
        </w:r>
      </w:ins>
      <w:ins w:id="209" w:author="51964" w:date="2025-01-14T08:55:00Z" w16du:dateUtc="2025-01-14T13:55:00Z">
        <w:r w:rsidR="009F68D7">
          <w:rPr>
            <w:rFonts w:ascii="Times New Roman" w:hAnsi="Times New Roman" w:cs="Times New Roman"/>
            <w:sz w:val="24"/>
            <w:szCs w:val="24"/>
            <w:lang w:val="es-MX"/>
          </w:rPr>
          <w:t xml:space="preserve"> trayectorias concretas de combinaciones</w:t>
        </w:r>
      </w:ins>
      <w:ins w:id="210" w:author="51964" w:date="2025-01-14T08:56:00Z" w16du:dateUtc="2025-01-14T13:56:00Z">
        <w:r w:rsidR="009F68D7">
          <w:rPr>
            <w:rFonts w:ascii="Times New Roman" w:hAnsi="Times New Roman" w:cs="Times New Roman"/>
            <w:sz w:val="24"/>
            <w:szCs w:val="24"/>
            <w:lang w:val="es-MX"/>
          </w:rPr>
          <w:t xml:space="preserve"> </w:t>
        </w:r>
      </w:ins>
      <w:ins w:id="211" w:author="51964" w:date="2025-01-14T08:55:00Z" w16du:dateUtc="2025-01-14T13:55:00Z">
        <w:r w:rsidR="009F68D7">
          <w:rPr>
            <w:rFonts w:ascii="Times New Roman" w:hAnsi="Times New Roman" w:cs="Times New Roman"/>
            <w:sz w:val="24"/>
            <w:szCs w:val="24"/>
            <w:lang w:val="es-MX"/>
          </w:rPr>
          <w:t>y secuencias de me</w:t>
        </w:r>
      </w:ins>
      <w:ins w:id="212" w:author="51964" w:date="2025-01-14T08:56:00Z" w16du:dateUtc="2025-01-14T13:56:00Z">
        <w:r w:rsidR="009F68D7">
          <w:rPr>
            <w:rFonts w:ascii="Times New Roman" w:hAnsi="Times New Roman" w:cs="Times New Roman"/>
            <w:sz w:val="24"/>
            <w:szCs w:val="24"/>
            <w:lang w:val="es-MX"/>
          </w:rPr>
          <w:t xml:space="preserve">canismos sociales </w:t>
        </w:r>
      </w:ins>
      <w:ins w:id="213" w:author="51964" w:date="2025-01-14T08:57:00Z" w16du:dateUtc="2025-01-14T13:57:00Z">
        <w:r w:rsidR="009F68D7">
          <w:rPr>
            <w:rFonts w:ascii="Times New Roman" w:hAnsi="Times New Roman" w:cs="Times New Roman"/>
            <w:sz w:val="24"/>
            <w:szCs w:val="24"/>
            <w:lang w:val="es-MX"/>
          </w:rPr>
          <w:t xml:space="preserve">específicos </w:t>
        </w:r>
      </w:ins>
      <w:ins w:id="214" w:author="51964" w:date="2025-01-14T08:56:00Z" w16du:dateUtc="2025-01-14T13:56:00Z">
        <w:r w:rsidR="009F68D7">
          <w:rPr>
            <w:rFonts w:ascii="Times New Roman" w:hAnsi="Times New Roman" w:cs="Times New Roman"/>
            <w:sz w:val="24"/>
            <w:szCs w:val="24"/>
            <w:lang w:val="es-MX"/>
          </w:rPr>
          <w:t xml:space="preserve">como la </w:t>
        </w:r>
        <w:r w:rsidR="009F68D7" w:rsidRPr="00916DCD">
          <w:rPr>
            <w:rFonts w:ascii="Times New Roman" w:hAnsi="Times New Roman" w:cs="Times New Roman"/>
            <w:i/>
            <w:iCs/>
            <w:sz w:val="24"/>
            <w:szCs w:val="24"/>
            <w:lang w:val="es-MX"/>
            <w:rPrChange w:id="215" w:author="51964" w:date="2025-01-14T09:02:00Z" w16du:dateUtc="2025-01-14T14:02:00Z">
              <w:rPr>
                <w:rFonts w:ascii="Times New Roman" w:hAnsi="Times New Roman" w:cs="Times New Roman"/>
                <w:sz w:val="24"/>
                <w:szCs w:val="24"/>
                <w:lang w:val="es-MX"/>
              </w:rPr>
            </w:rPrChange>
          </w:rPr>
          <w:t>correduría, la traducción y la confianza</w:t>
        </w:r>
      </w:ins>
      <w:ins w:id="216" w:author="51964" w:date="2025-01-14T08:57:00Z" w16du:dateUtc="2025-01-14T13:57:00Z">
        <w:r w:rsidR="009F68D7">
          <w:rPr>
            <w:rFonts w:ascii="Times New Roman" w:hAnsi="Times New Roman" w:cs="Times New Roman"/>
            <w:sz w:val="24"/>
            <w:szCs w:val="24"/>
            <w:lang w:val="es-MX"/>
          </w:rPr>
          <w:t>. Considerando, los estudios de caso de Cusco y Apurímac e</w:t>
        </w:r>
      </w:ins>
      <w:ins w:id="217" w:author="51964" w:date="2025-01-14T08:58:00Z" w16du:dateUtc="2025-01-14T13:58:00Z">
        <w:r w:rsidR="009F68D7">
          <w:rPr>
            <w:rFonts w:ascii="Times New Roman" w:hAnsi="Times New Roman" w:cs="Times New Roman"/>
            <w:sz w:val="24"/>
            <w:szCs w:val="24"/>
            <w:lang w:val="es-MX"/>
          </w:rPr>
          <w:t xml:space="preserve">n prospectiva, </w:t>
        </w:r>
      </w:ins>
      <w:ins w:id="218" w:author="51964" w:date="2025-01-14T09:09:00Z" w16du:dateUtc="2025-01-14T14:09:00Z">
        <w:r w:rsidR="00916DCD">
          <w:rPr>
            <w:rFonts w:ascii="Times New Roman" w:hAnsi="Times New Roman" w:cs="Times New Roman"/>
            <w:sz w:val="24"/>
            <w:szCs w:val="24"/>
            <w:lang w:val="es-MX"/>
          </w:rPr>
          <w:t>también se apuesta por</w:t>
        </w:r>
      </w:ins>
      <w:ins w:id="219" w:author="51964" w:date="2025-01-14T09:03:00Z" w16du:dateUtc="2025-01-14T14:03:00Z">
        <w:r w:rsidR="00916DCD">
          <w:rPr>
            <w:rFonts w:ascii="Times New Roman" w:hAnsi="Times New Roman" w:cs="Times New Roman"/>
            <w:sz w:val="24"/>
            <w:szCs w:val="24"/>
            <w:lang w:val="es-MX"/>
          </w:rPr>
          <w:t xml:space="preserve"> la identificación</w:t>
        </w:r>
      </w:ins>
      <w:ins w:id="220" w:author="51964" w:date="2025-01-14T09:10:00Z" w16du:dateUtc="2025-01-14T14:10:00Z">
        <w:r w:rsidR="00916DCD">
          <w:rPr>
            <w:rFonts w:ascii="Times New Roman" w:hAnsi="Times New Roman" w:cs="Times New Roman"/>
            <w:sz w:val="24"/>
            <w:szCs w:val="24"/>
            <w:lang w:val="es-MX"/>
          </w:rPr>
          <w:t xml:space="preserve"> de </w:t>
        </w:r>
      </w:ins>
      <w:ins w:id="221" w:author="51964" w:date="2025-01-14T08:58:00Z" w16du:dateUtc="2025-01-14T13:58:00Z">
        <w:r w:rsidR="009F68D7">
          <w:rPr>
            <w:rFonts w:ascii="Times New Roman" w:hAnsi="Times New Roman" w:cs="Times New Roman"/>
            <w:sz w:val="24"/>
            <w:szCs w:val="24"/>
            <w:lang w:val="es-MX"/>
          </w:rPr>
          <w:t xml:space="preserve">elementos de </w:t>
        </w:r>
        <w:r w:rsidR="009F68D7">
          <w:rPr>
            <w:rFonts w:ascii="Times New Roman" w:hAnsi="Times New Roman" w:cs="Times New Roman"/>
            <w:sz w:val="24"/>
            <w:szCs w:val="24"/>
            <w:lang w:val="es-MX"/>
          </w:rPr>
          <w:lastRenderedPageBreak/>
          <w:t xml:space="preserve">generalización y particularidad en relación a </w:t>
        </w:r>
      </w:ins>
      <w:ins w:id="222" w:author="51964" w:date="2025-01-14T09:03:00Z" w16du:dateUtc="2025-01-14T14:03:00Z">
        <w:r w:rsidR="00916DCD">
          <w:rPr>
            <w:rFonts w:ascii="Times New Roman" w:hAnsi="Times New Roman" w:cs="Times New Roman"/>
            <w:sz w:val="24"/>
            <w:szCs w:val="24"/>
            <w:lang w:val="es-MX"/>
          </w:rPr>
          <w:t>los</w:t>
        </w:r>
      </w:ins>
      <w:ins w:id="223" w:author="51964" w:date="2025-01-14T08:58:00Z" w16du:dateUtc="2025-01-14T13:58:00Z">
        <w:r w:rsidR="009F68D7">
          <w:rPr>
            <w:rFonts w:ascii="Times New Roman" w:hAnsi="Times New Roman" w:cs="Times New Roman"/>
            <w:sz w:val="24"/>
            <w:szCs w:val="24"/>
            <w:lang w:val="es-MX"/>
          </w:rPr>
          <w:t xml:space="preserve"> caso</w:t>
        </w:r>
      </w:ins>
      <w:ins w:id="224" w:author="51964" w:date="2025-01-14T08:59:00Z" w16du:dateUtc="2025-01-14T13:59:00Z">
        <w:r w:rsidR="009F68D7">
          <w:rPr>
            <w:rFonts w:ascii="Times New Roman" w:hAnsi="Times New Roman" w:cs="Times New Roman"/>
            <w:sz w:val="24"/>
            <w:szCs w:val="24"/>
            <w:lang w:val="es-MX"/>
          </w:rPr>
          <w:t>s</w:t>
        </w:r>
      </w:ins>
      <w:ins w:id="225" w:author="51964" w:date="2025-01-14T09:03:00Z" w16du:dateUtc="2025-01-14T14:03:00Z">
        <w:r w:rsidR="00916DCD">
          <w:rPr>
            <w:rFonts w:ascii="Times New Roman" w:hAnsi="Times New Roman" w:cs="Times New Roman"/>
            <w:sz w:val="24"/>
            <w:szCs w:val="24"/>
            <w:lang w:val="es-MX"/>
          </w:rPr>
          <w:t xml:space="preserve"> comprendidos en la población total de casos</w:t>
        </w:r>
      </w:ins>
      <w:ins w:id="226" w:author="51964" w:date="2025-01-14T09:04:00Z" w16du:dateUtc="2025-01-14T14:04:00Z">
        <w:r w:rsidR="00916DCD">
          <w:rPr>
            <w:rFonts w:ascii="Times New Roman" w:hAnsi="Times New Roman" w:cs="Times New Roman"/>
            <w:sz w:val="24"/>
            <w:szCs w:val="24"/>
            <w:lang w:val="es-MX"/>
          </w:rPr>
          <w:t xml:space="preserve"> (de departamentos del Per</w:t>
        </w:r>
      </w:ins>
      <w:ins w:id="227" w:author="51964" w:date="2025-01-14T09:05:00Z" w16du:dateUtc="2025-01-14T14:05:00Z">
        <w:r w:rsidR="00916DCD">
          <w:rPr>
            <w:rFonts w:ascii="Times New Roman" w:hAnsi="Times New Roman" w:cs="Times New Roman"/>
            <w:sz w:val="24"/>
            <w:szCs w:val="24"/>
            <w:lang w:val="es-MX"/>
          </w:rPr>
          <w:t>ú</w:t>
        </w:r>
      </w:ins>
      <w:ins w:id="228" w:author="51964" w:date="2025-01-14T09:04:00Z" w16du:dateUtc="2025-01-14T14:04:00Z">
        <w:r w:rsidR="00916DCD">
          <w:rPr>
            <w:rFonts w:ascii="Times New Roman" w:hAnsi="Times New Roman" w:cs="Times New Roman"/>
            <w:sz w:val="24"/>
            <w:szCs w:val="24"/>
            <w:lang w:val="es-MX"/>
          </w:rPr>
          <w:t xml:space="preserve"> con altos niveles de conflicto político extractivo</w:t>
        </w:r>
      </w:ins>
      <w:ins w:id="229" w:author="51964" w:date="2025-01-14T09:06:00Z" w16du:dateUtc="2025-01-14T14:06:00Z">
        <w:r w:rsidR="00916DCD">
          <w:rPr>
            <w:rFonts w:ascii="Times New Roman" w:hAnsi="Times New Roman" w:cs="Times New Roman"/>
            <w:sz w:val="24"/>
            <w:szCs w:val="24"/>
            <w:lang w:val="es-MX"/>
          </w:rPr>
          <w:t xml:space="preserve"> e intervención minera a gran escala,</w:t>
        </w:r>
      </w:ins>
      <w:ins w:id="230" w:author="51964" w:date="2025-01-14T09:04:00Z" w16du:dateUtc="2025-01-14T14:04:00Z">
        <w:r w:rsidR="00916DCD">
          <w:rPr>
            <w:rFonts w:ascii="Times New Roman" w:hAnsi="Times New Roman" w:cs="Times New Roman"/>
            <w:sz w:val="24"/>
            <w:szCs w:val="24"/>
            <w:lang w:val="es-MX"/>
          </w:rPr>
          <w:t xml:space="preserve"> en </w:t>
        </w:r>
      </w:ins>
      <w:ins w:id="231" w:author="51964" w:date="2025-01-14T08:59:00Z" w16du:dateUtc="2025-01-14T13:59:00Z">
        <w:r w:rsidR="009F68D7">
          <w:rPr>
            <w:rFonts w:ascii="Times New Roman" w:hAnsi="Times New Roman" w:cs="Times New Roman"/>
            <w:sz w:val="24"/>
            <w:szCs w:val="24"/>
            <w:lang w:val="es-MX"/>
          </w:rPr>
          <w:t>los que sería posible probar, modificar o re</w:t>
        </w:r>
      </w:ins>
      <w:ins w:id="232" w:author="51964" w:date="2025-01-14T09:06:00Z" w16du:dateUtc="2025-01-14T14:06:00Z">
        <w:r w:rsidR="00916DCD">
          <w:rPr>
            <w:rFonts w:ascii="Times New Roman" w:hAnsi="Times New Roman" w:cs="Times New Roman"/>
            <w:sz w:val="24"/>
            <w:szCs w:val="24"/>
            <w:lang w:val="es-MX"/>
          </w:rPr>
          <w:t>plicar</w:t>
        </w:r>
      </w:ins>
      <w:ins w:id="233" w:author="51964" w:date="2025-01-14T08:59:00Z" w16du:dateUtc="2025-01-14T13:59:00Z">
        <w:r w:rsidR="009F68D7">
          <w:rPr>
            <w:rFonts w:ascii="Times New Roman" w:hAnsi="Times New Roman" w:cs="Times New Roman"/>
            <w:sz w:val="24"/>
            <w:szCs w:val="24"/>
            <w:lang w:val="es-MX"/>
          </w:rPr>
          <w:t xml:space="preserve"> dichas explicaciones </w:t>
        </w:r>
      </w:ins>
      <w:ins w:id="234" w:author="51964" w:date="2025-01-14T09:00:00Z" w16du:dateUtc="2025-01-14T14:00:00Z">
        <w:r w:rsidR="009F68D7">
          <w:rPr>
            <w:rFonts w:ascii="Times New Roman" w:hAnsi="Times New Roman" w:cs="Times New Roman"/>
            <w:sz w:val="24"/>
            <w:szCs w:val="24"/>
            <w:lang w:val="es-MX"/>
          </w:rPr>
          <w:fldChar w:fldCharType="begin"/>
        </w:r>
      </w:ins>
      <w:ins w:id="235" w:author="51964" w:date="2025-01-14T09:02:00Z" w16du:dateUtc="2025-01-14T14:02:00Z">
        <w:r w:rsidR="00916DCD">
          <w:rPr>
            <w:rFonts w:ascii="Times New Roman" w:hAnsi="Times New Roman" w:cs="Times New Roman"/>
            <w:sz w:val="24"/>
            <w:szCs w:val="24"/>
            <w:lang w:val="es-MX"/>
          </w:rPr>
          <w:instrText xml:space="preserve"> ADDIN ZOTERO_ITEM CSL_CITATION {"citationID":"8xmrN9LN","properties":{"formattedCitation":"(Tilly 2008b; 2008a; Beach y Pedersen 2019; Dusa 2018; McAdam, Tarrow, y Tilly 2008)","plainCitation":"(Tilly 2008b; 2008a; Beach y Pedersen 2019; Dusa 2018; McAdam, Tarrow, y Tilly 2008)","noteIndex":0},"citationItems":[{"id":2032,"uris":["http://zotero.org/users/4081719/items/Q5FSZKGE"],"itemData":{"id":2032,"type":"chapter","container-title":"Explaining Social Processes","event-place":"London","page":"2-23","publisher":"Paradigm Publishers","publisher-place":"London","title":"Method and Explanation.","title-short":"Method and Explanation.","author":[{"family":"Tilly","given":"Charles"}],"issued":{"date-parts":[["2008"]]},"citation-key":"tillyMethodExplanation2008"}},{"id":2033,"uris":["http://zotero.org/users/4081719/items/8ZEJDAD9"],"itemData":{"id":2033,"type":"chapter","container-title":"Explaining social processes","event-place":"Boulder","page":"83-92","publisher":"Paradigm Publishers","publisher-place":"Boulder","title":"Means and ends of comparison in macrosociology","author":[{"family":"Tilly","given":"Charles"}],"issued":{"date-parts":[["2008"]]},"citation-key":"tillyMeansEndsComparison2008"}},{"id":5742,"uris":["http://zotero.org/users/4081719/items/LZYX38PW"],"itemData":{"id":5742,"type":"book","event-place":"Ann Arbor, MI","ISBN":"978-0-472-13123-5","language":"en","note":"DOI: 10.3998/mpub.10072208","publisher":"University of Michigan Press","publisher-place":"Ann Arbor, MI","source":"Crossref","title":"Process-Tracing Methods: Foundations and Guidelines","title-short":"Process-Tracing Methods","URL":"https://hdl.handle.net/2027/fulcrum.7m01bn165","author":[{"family":"Beach","given":"Derek"},{"family":"Pedersen","given":"Rasmus"</w:instrText>
        </w:r>
        <w:r w:rsidR="00916DCD" w:rsidRPr="00916DCD">
          <w:rPr>
            <w:rFonts w:ascii="Times New Roman" w:hAnsi="Times New Roman" w:cs="Times New Roman"/>
            <w:sz w:val="24"/>
            <w:szCs w:val="24"/>
            <w:lang w:val="en-US"/>
            <w:rPrChange w:id="236" w:author="51964" w:date="2025-01-14T09:02:00Z" w16du:dateUtc="2025-01-14T14:02:00Z">
              <w:rPr>
                <w:rFonts w:ascii="Times New Roman" w:hAnsi="Times New Roman" w:cs="Times New Roman"/>
                <w:sz w:val="24"/>
                <w:szCs w:val="24"/>
                <w:lang w:val="es-MX"/>
              </w:rPr>
            </w:rPrChange>
          </w:rPr>
          <w:instrText xml:space="preserve">}],"accessed":{"date-parts":[["2019",2,2]]},"issued":{"date-parts":[["2019"]]},"citation-key":"beachProcessTracingMethodsFoundations2019"}},{"id":5432,"uris":["http://zotero.org/users/4081719/items/GEPFHMPV"],"itemData":{"id":5432,"type":"book","edition":"1st edition 2018","event-place":"Cham","ISBN":"978-3-319-75668-4","language":"eng","note":"OCLC: 1044693646","number-of-pages":"278","publisher":"Springer International Publishing","publisher-place":"Cham","source":"Gemeinsamer Bibliotheksverbund ISBN","title":"QCA with R: A Comprehensive Description","title-short":"QCA with R","author":[{"family":"Dusa","given":"Adrian"}],"issued":{"date-parts":[["2018"]]},"citation-key":"dusaQCAComprehensiveDescription2018"}},{"id":2031,"uris":["http://zotero.org/users/4081719/items/JJX4C2AE"],"itemData":{"id":2031,"type":"article-journal","archive_location":"McAdam2008","container-title":"Qualitative Sociology","DOI":"10.1007/s11133-008-9100-6","ISSN":"0162-0436","issue":"4","page":"307-331","title":"Methods for Measuring Mechanisms of Contention","title-short":"Methods for Measuring Mechanisms of Contention","URL":"http://www.springerlink.com/index/10.1007/s11133-008-9100-6","volume":"31","author":[{"family":"McAdam","given":"Doug"},{"family":"Tarrow","given":"Sidney"},{"family":"Tilly","given":"Charles"}],"issued":{"date-parts":[["2008"]]},"citation-key":"mcadamMethodsMeasuringMechanisms2008"}}],"schema":"https://github.com/citation-style-language/schema/raw/master/csl-citation.json"} </w:instrText>
        </w:r>
      </w:ins>
      <w:r w:rsidR="009F68D7">
        <w:rPr>
          <w:rFonts w:ascii="Times New Roman" w:hAnsi="Times New Roman" w:cs="Times New Roman"/>
          <w:sz w:val="24"/>
          <w:szCs w:val="24"/>
          <w:lang w:val="es-MX"/>
        </w:rPr>
        <w:fldChar w:fldCharType="separate"/>
      </w:r>
      <w:ins w:id="237" w:author="51964" w:date="2025-01-14T09:02:00Z" w16du:dateUtc="2025-01-14T14:02:00Z">
        <w:r w:rsidR="00916DCD" w:rsidRPr="00916DCD">
          <w:rPr>
            <w:rFonts w:ascii="Times New Roman" w:hAnsi="Times New Roman" w:cs="Times New Roman"/>
            <w:sz w:val="24"/>
            <w:lang w:val="en-US"/>
            <w:rPrChange w:id="238" w:author="51964" w:date="2025-01-14T09:02:00Z" w16du:dateUtc="2025-01-14T14:02:00Z">
              <w:rPr/>
            </w:rPrChange>
          </w:rPr>
          <w:t>(Tilly 2008b; 2008a; Beach y Pedersen 2019; Dusa 2018; McAdam, Tarrow, y Tilly 2008)</w:t>
        </w:r>
      </w:ins>
      <w:ins w:id="239" w:author="51964" w:date="2025-01-14T09:00:00Z" w16du:dateUtc="2025-01-14T14:00:00Z">
        <w:r w:rsidR="009F68D7">
          <w:rPr>
            <w:rFonts w:ascii="Times New Roman" w:hAnsi="Times New Roman" w:cs="Times New Roman"/>
            <w:sz w:val="24"/>
            <w:szCs w:val="24"/>
            <w:lang w:val="es-MX"/>
          </w:rPr>
          <w:fldChar w:fldCharType="end"/>
        </w:r>
        <w:r w:rsidR="009F68D7" w:rsidRPr="00916DCD">
          <w:rPr>
            <w:rFonts w:ascii="Times New Roman" w:hAnsi="Times New Roman" w:cs="Times New Roman"/>
            <w:sz w:val="24"/>
            <w:szCs w:val="24"/>
            <w:lang w:val="en-US"/>
            <w:rPrChange w:id="240" w:author="51964" w:date="2025-01-14T09:02:00Z" w16du:dateUtc="2025-01-14T14:02:00Z">
              <w:rPr>
                <w:rFonts w:ascii="Times New Roman" w:hAnsi="Times New Roman" w:cs="Times New Roman"/>
                <w:sz w:val="24"/>
                <w:szCs w:val="24"/>
                <w:lang w:val="es-MX"/>
              </w:rPr>
            </w:rPrChange>
          </w:rPr>
          <w:t>.</w:t>
        </w:r>
      </w:ins>
    </w:p>
    <w:p w14:paraId="0C7F45D7" w14:textId="77777777" w:rsidR="00B45200" w:rsidRPr="00916DCD" w:rsidRDefault="00B45200" w:rsidP="001404D4">
      <w:pPr>
        <w:spacing w:after="0" w:line="360" w:lineRule="auto"/>
        <w:jc w:val="both"/>
        <w:rPr>
          <w:ins w:id="241" w:author="51964" w:date="2025-01-14T07:14:00Z" w16du:dateUtc="2025-01-14T12:14:00Z"/>
          <w:rFonts w:ascii="Times New Roman" w:hAnsi="Times New Roman" w:cs="Times New Roman"/>
          <w:sz w:val="24"/>
          <w:szCs w:val="24"/>
          <w:lang w:val="en-US"/>
          <w:rPrChange w:id="242" w:author="51964" w:date="2025-01-14T09:02:00Z" w16du:dateUtc="2025-01-14T14:02:00Z">
            <w:rPr>
              <w:ins w:id="243" w:author="51964" w:date="2025-01-14T07:14:00Z" w16du:dateUtc="2025-01-14T12:14:00Z"/>
              <w:rFonts w:ascii="Times New Roman" w:hAnsi="Times New Roman" w:cs="Times New Roman"/>
              <w:sz w:val="24"/>
              <w:szCs w:val="24"/>
              <w:lang w:val="es-MX"/>
            </w:rPr>
          </w:rPrChange>
        </w:rPr>
      </w:pPr>
    </w:p>
    <w:p w14:paraId="77B86901" w14:textId="47C5694A" w:rsidR="005C662D" w:rsidRDefault="001A6F51" w:rsidP="001404D4">
      <w:pPr>
        <w:spacing w:after="0" w:line="360" w:lineRule="auto"/>
        <w:jc w:val="both"/>
        <w:rPr>
          <w:ins w:id="244" w:author="51964" w:date="2025-01-14T07:40:00Z" w16du:dateUtc="2025-01-14T12:40:00Z"/>
          <w:rFonts w:ascii="Times New Roman" w:hAnsi="Times New Roman" w:cs="Times New Roman"/>
          <w:sz w:val="24"/>
          <w:szCs w:val="24"/>
          <w:lang w:val="es-MX"/>
        </w:rPr>
      </w:pPr>
      <w:ins w:id="245" w:author="51964" w:date="2025-01-14T08:39:00Z" w16du:dateUtc="2025-01-14T13:39:00Z">
        <w:r>
          <w:rPr>
            <w:rFonts w:ascii="Times New Roman" w:hAnsi="Times New Roman" w:cs="Times New Roman"/>
            <w:sz w:val="24"/>
            <w:szCs w:val="24"/>
            <w:lang w:val="es-MX"/>
          </w:rPr>
          <w:t xml:space="preserve">Mientras se transitaba de la hegemonía mundial del imperialismo británico al imperialismo monopólico estadounidense del Largo Siglo XX </w:t>
        </w:r>
        <w:r>
          <w:rPr>
            <w:rFonts w:ascii="Times New Roman" w:hAnsi="Times New Roman" w:cs="Times New Roman"/>
            <w:sz w:val="24"/>
            <w:szCs w:val="24"/>
            <w:lang w:val="es-MX"/>
          </w:rPr>
          <w:fldChar w:fldCharType="begin"/>
        </w:r>
        <w:r>
          <w:rPr>
            <w:rFonts w:ascii="Times New Roman" w:hAnsi="Times New Roman" w:cs="Times New Roman"/>
            <w:sz w:val="24"/>
            <w:szCs w:val="24"/>
            <w:lang w:val="es-MX"/>
          </w:rPr>
          <w:instrText xml:space="preserve"> ADDIN ZOTERO_ITEM CSL_CITATION {"citationID":"9cxml9Uh","properties":{"formattedCitation":"(Arrighi 1999; Arrighi y Silver 1999)","plainCitation":"(Arrighi 1999; Arrighi y Silver 1999)","noteIndex":0},"citationItems":[{"id":10335,"uris":["http://zotero.org/users/4081719/items/I5INJP9V"],"itemData":{"id":10335,"type":"book","collection-number":"3","collection-title":"Cuestiones de antagonismo","event-place":"Madrid","ISBN":"978-84-460-1000-5","language":"spa","number-of-pages":"455","publisher":"Akal","publisher-place":"Madrid","source":"K10plus ISBN","title":"El largo siglo XX: dinero y poder en las orígenes de nuestra época","title-short":"El largo siglo XX","author":[{"family":"Arrighi","given":"Giovanni"}],"issued":{"date-parts":[["1999"]]},"citation-key":"arrighiLargoSigloXX1999"}},{"id":9756,"uris":["http://zotero.org/users/4081719/items/C6MB95ZA"],"itemData":{"id":9756,"type":"book","call-number":"D299 .A75 1999","collection-number":"10","collection-title":"Contradictions of modernity","event-place":"Minneapolis","ISBN":"978-0-8166-3151-3","number-of-pages":"336","publisher":"University of Minnesota Press","publisher-place":"Minneapolis","source":"Library of Congress ISBN","title":"Chaos and governance in the modern world system","editor":[{"family":"Arrighi","given":"Giovanni"},{"family":"Silver","given":"Beverly J."}],"issued":{"date-parts":[["1999"]]},"citation-key":"arrighiChaosGovernanceModern1999"}}],"schema":"https://github.com/citation-style-language/schema/raw/master/csl-citation.json"} </w:instrText>
        </w:r>
        <w:r>
          <w:rPr>
            <w:rFonts w:ascii="Times New Roman" w:hAnsi="Times New Roman" w:cs="Times New Roman"/>
            <w:sz w:val="24"/>
            <w:szCs w:val="24"/>
            <w:lang w:val="es-MX"/>
          </w:rPr>
          <w:fldChar w:fldCharType="separate"/>
        </w:r>
        <w:r w:rsidRPr="00543016">
          <w:rPr>
            <w:rFonts w:ascii="Times New Roman" w:hAnsi="Times New Roman" w:cs="Times New Roman"/>
            <w:sz w:val="24"/>
          </w:rPr>
          <w:t>(</w:t>
        </w:r>
        <w:proofErr w:type="spellStart"/>
        <w:r w:rsidRPr="00543016">
          <w:rPr>
            <w:rFonts w:ascii="Times New Roman" w:hAnsi="Times New Roman" w:cs="Times New Roman"/>
            <w:sz w:val="24"/>
          </w:rPr>
          <w:t>Arrighi</w:t>
        </w:r>
        <w:proofErr w:type="spellEnd"/>
        <w:r w:rsidRPr="00543016">
          <w:rPr>
            <w:rFonts w:ascii="Times New Roman" w:hAnsi="Times New Roman" w:cs="Times New Roman"/>
            <w:sz w:val="24"/>
          </w:rPr>
          <w:t xml:space="preserve"> 1999; </w:t>
        </w:r>
        <w:proofErr w:type="spellStart"/>
        <w:r w:rsidRPr="00543016">
          <w:rPr>
            <w:rFonts w:ascii="Times New Roman" w:hAnsi="Times New Roman" w:cs="Times New Roman"/>
            <w:sz w:val="24"/>
          </w:rPr>
          <w:t>Arrighi</w:t>
        </w:r>
        <w:proofErr w:type="spellEnd"/>
        <w:r w:rsidRPr="00543016">
          <w:rPr>
            <w:rFonts w:ascii="Times New Roman" w:hAnsi="Times New Roman" w:cs="Times New Roman"/>
            <w:sz w:val="24"/>
          </w:rPr>
          <w:t xml:space="preserve"> y Silver 1999)</w:t>
        </w:r>
        <w:r>
          <w:rPr>
            <w:rFonts w:ascii="Times New Roman" w:hAnsi="Times New Roman" w:cs="Times New Roman"/>
            <w:sz w:val="24"/>
            <w:szCs w:val="24"/>
            <w:lang w:val="es-MX"/>
          </w:rPr>
          <w:fldChar w:fldCharType="end"/>
        </w:r>
        <w:r>
          <w:rPr>
            <w:rFonts w:ascii="Times New Roman" w:hAnsi="Times New Roman" w:cs="Times New Roman"/>
            <w:sz w:val="24"/>
            <w:szCs w:val="24"/>
            <w:lang w:val="es-MX"/>
          </w:rPr>
          <w:t xml:space="preserve">. </w:t>
        </w:r>
      </w:ins>
      <w:ins w:id="246" w:author="51964" w:date="2025-01-14T07:14:00Z" w16du:dateUtc="2025-01-14T12:14:00Z">
        <w:r w:rsidR="00B45200">
          <w:rPr>
            <w:rFonts w:ascii="Times New Roman" w:hAnsi="Times New Roman" w:cs="Times New Roman"/>
            <w:sz w:val="24"/>
            <w:szCs w:val="24"/>
            <w:lang w:val="es-MX"/>
          </w:rPr>
          <w:t>C</w:t>
        </w:r>
      </w:ins>
      <w:ins w:id="247" w:author="51964" w:date="2025-01-14T07:06:00Z" w16du:dateUtc="2025-01-14T12:06:00Z">
        <w:r w:rsidR="00C903BC">
          <w:rPr>
            <w:rFonts w:ascii="Times New Roman" w:hAnsi="Times New Roman" w:cs="Times New Roman"/>
            <w:sz w:val="24"/>
            <w:szCs w:val="24"/>
            <w:lang w:val="es-MX"/>
          </w:rPr>
          <w:t>uando</w:t>
        </w:r>
      </w:ins>
      <w:ins w:id="248" w:author="51964" w:date="2025-01-14T09:10:00Z" w16du:dateUtc="2025-01-14T14:10:00Z">
        <w:r w:rsidR="00B46BBF">
          <w:rPr>
            <w:rFonts w:ascii="Times New Roman" w:hAnsi="Times New Roman" w:cs="Times New Roman"/>
            <w:sz w:val="24"/>
            <w:szCs w:val="24"/>
            <w:lang w:val="es-MX"/>
          </w:rPr>
          <w:t>,</w:t>
        </w:r>
      </w:ins>
      <w:ins w:id="249" w:author="51964" w:date="2025-01-14T07:06:00Z" w16du:dateUtc="2025-01-14T12:06:00Z">
        <w:r w:rsidR="00C903BC">
          <w:rPr>
            <w:rFonts w:ascii="Times New Roman" w:hAnsi="Times New Roman" w:cs="Times New Roman"/>
            <w:sz w:val="24"/>
            <w:szCs w:val="24"/>
            <w:lang w:val="es-MX"/>
          </w:rPr>
          <w:t xml:space="preserve"> a fines del siglo XIX e inicios del siglo XX</w:t>
        </w:r>
      </w:ins>
      <w:ins w:id="250" w:author="51964" w:date="2025-01-14T07:15:00Z" w16du:dateUtc="2025-01-14T12:15:00Z">
        <w:r w:rsidR="00B45200">
          <w:rPr>
            <w:rFonts w:ascii="Times New Roman" w:hAnsi="Times New Roman" w:cs="Times New Roman"/>
            <w:sz w:val="24"/>
            <w:szCs w:val="24"/>
            <w:lang w:val="es-MX"/>
          </w:rPr>
          <w:t xml:space="preserve"> (</w:t>
        </w:r>
      </w:ins>
      <w:ins w:id="251" w:author="51964" w:date="2025-01-14T07:16:00Z" w16du:dateUtc="2025-01-14T12:16:00Z">
        <w:r w:rsidR="00B45200">
          <w:rPr>
            <w:rFonts w:ascii="Times New Roman" w:hAnsi="Times New Roman" w:cs="Times New Roman"/>
            <w:sz w:val="24"/>
            <w:szCs w:val="24"/>
            <w:lang w:val="es-MX"/>
          </w:rPr>
          <w:t>1</w:t>
        </w:r>
      </w:ins>
      <w:ins w:id="252" w:author="51964" w:date="2025-01-14T07:15:00Z" w16du:dateUtc="2025-01-14T12:15:00Z">
        <w:r w:rsidR="00B45200">
          <w:rPr>
            <w:rFonts w:ascii="Times New Roman" w:hAnsi="Times New Roman" w:cs="Times New Roman"/>
            <w:sz w:val="24"/>
            <w:szCs w:val="24"/>
            <w:lang w:val="es-MX"/>
          </w:rPr>
          <w:t>880[1890]-19</w:t>
        </w:r>
      </w:ins>
      <w:ins w:id="253" w:author="51964" w:date="2025-01-14T07:16:00Z" w16du:dateUtc="2025-01-14T12:16:00Z">
        <w:r w:rsidR="00B45200">
          <w:rPr>
            <w:rFonts w:ascii="Times New Roman" w:hAnsi="Times New Roman" w:cs="Times New Roman"/>
            <w:sz w:val="24"/>
            <w:szCs w:val="24"/>
            <w:lang w:val="es-MX"/>
          </w:rPr>
          <w:t>30)</w:t>
        </w:r>
      </w:ins>
      <w:ins w:id="254" w:author="51964" w:date="2025-01-14T07:08:00Z" w16du:dateUtc="2025-01-14T12:08:00Z">
        <w:r w:rsidR="00B45200">
          <w:rPr>
            <w:rFonts w:ascii="Times New Roman" w:hAnsi="Times New Roman" w:cs="Times New Roman"/>
            <w:sz w:val="24"/>
            <w:szCs w:val="24"/>
            <w:lang w:val="es-MX"/>
          </w:rPr>
          <w:t>,</w:t>
        </w:r>
      </w:ins>
      <w:ins w:id="255" w:author="51964" w:date="2025-01-14T07:07:00Z" w16du:dateUtc="2025-01-14T12:07:00Z">
        <w:r w:rsidR="00C903BC">
          <w:rPr>
            <w:rFonts w:ascii="Times New Roman" w:hAnsi="Times New Roman" w:cs="Times New Roman"/>
            <w:sz w:val="24"/>
            <w:szCs w:val="24"/>
            <w:lang w:val="es-MX"/>
          </w:rPr>
          <w:t xml:space="preserve"> se inici</w:t>
        </w:r>
      </w:ins>
      <w:ins w:id="256" w:author="51964" w:date="2025-01-14T07:16:00Z" w16du:dateUtc="2025-01-14T12:16:00Z">
        <w:r w:rsidR="00B45200">
          <w:rPr>
            <w:rFonts w:ascii="Times New Roman" w:hAnsi="Times New Roman" w:cs="Times New Roman"/>
            <w:sz w:val="24"/>
            <w:szCs w:val="24"/>
            <w:lang w:val="es-MX"/>
          </w:rPr>
          <w:t>ó</w:t>
        </w:r>
      </w:ins>
      <w:ins w:id="257" w:author="51964" w:date="2025-01-14T07:07:00Z" w16du:dateUtc="2025-01-14T12:07:00Z">
        <w:r w:rsidR="00C903BC">
          <w:rPr>
            <w:rFonts w:ascii="Times New Roman" w:hAnsi="Times New Roman" w:cs="Times New Roman"/>
            <w:sz w:val="24"/>
            <w:szCs w:val="24"/>
            <w:lang w:val="es-MX"/>
          </w:rPr>
          <w:t xml:space="preserve"> la implantación monopólica de los car</w:t>
        </w:r>
      </w:ins>
      <w:ins w:id="258" w:author="51964" w:date="2025-01-14T07:08:00Z" w16du:dateUtc="2025-01-14T12:08:00Z">
        <w:r w:rsidR="00C903BC">
          <w:rPr>
            <w:rFonts w:ascii="Times New Roman" w:hAnsi="Times New Roman" w:cs="Times New Roman"/>
            <w:sz w:val="24"/>
            <w:szCs w:val="24"/>
            <w:lang w:val="es-MX"/>
          </w:rPr>
          <w:t xml:space="preserve">teles </w:t>
        </w:r>
        <w:r w:rsidR="00B45200">
          <w:rPr>
            <w:rFonts w:ascii="Times New Roman" w:hAnsi="Times New Roman" w:cs="Times New Roman"/>
            <w:sz w:val="24"/>
            <w:szCs w:val="24"/>
            <w:lang w:val="es-MX"/>
          </w:rPr>
          <w:t>de capitalistas estatales estadounidenses en expansión</w:t>
        </w:r>
      </w:ins>
      <w:ins w:id="259" w:author="51964" w:date="2025-01-14T07:09:00Z" w16du:dateUtc="2025-01-14T12:09:00Z">
        <w:r w:rsidR="00B45200">
          <w:rPr>
            <w:rFonts w:ascii="Times New Roman" w:hAnsi="Times New Roman" w:cs="Times New Roman"/>
            <w:sz w:val="24"/>
            <w:szCs w:val="24"/>
            <w:lang w:val="es-MX"/>
          </w:rPr>
          <w:t xml:space="preserve"> financiera</w:t>
        </w:r>
      </w:ins>
      <w:ins w:id="260" w:author="51964" w:date="2025-01-14T07:17:00Z" w16du:dateUtc="2025-01-14T12:17:00Z">
        <w:r w:rsidR="00B45200">
          <w:rPr>
            <w:rFonts w:ascii="Times New Roman" w:hAnsi="Times New Roman" w:cs="Times New Roman"/>
            <w:sz w:val="24"/>
            <w:szCs w:val="24"/>
            <w:lang w:val="es-MX"/>
          </w:rPr>
          <w:t xml:space="preserve"> sobre las principales ramas de producción industrial en el Perú </w:t>
        </w:r>
      </w:ins>
      <w:ins w:id="261" w:author="51964" w:date="2025-01-14T07:18:00Z" w16du:dateUtc="2025-01-14T12:18:00Z">
        <w:r w:rsidR="00B45200">
          <w:rPr>
            <w:rFonts w:ascii="Times New Roman" w:hAnsi="Times New Roman" w:cs="Times New Roman"/>
            <w:sz w:val="24"/>
            <w:szCs w:val="24"/>
            <w:lang w:val="es-MX"/>
          </w:rPr>
          <w:fldChar w:fldCharType="begin"/>
        </w:r>
        <w:r w:rsidR="004F682F">
          <w:rPr>
            <w:rFonts w:ascii="Times New Roman" w:hAnsi="Times New Roman" w:cs="Times New Roman"/>
            <w:sz w:val="24"/>
            <w:szCs w:val="24"/>
            <w:lang w:val="es-MX"/>
          </w:rPr>
          <w:instrText xml:space="preserve"> ADDIN ZOTERO_ITEM CSL_CITATION {"citationID":"pFigRFy0","properties":{"formattedCitation":"(Quijano 1988)","plainCitation":"(Quijano 1988)","noteIndex":0},"citationItems":[{"id":5467,"uris":["http://zotero.org/users/4081719/items/XUFSKDPG"],"itemData":{"id":5467,"type":"chapter","container-title":"Clases sociales y crisis política en América Latina: Seminario de Oaxaca","edition":"Quinta","event-place":"México, MX:","ISBN":"968-23-1503-9","page":"113-150","publisher":"Siglo Veintiuno","publisher-place":"México, MX:","title":"Imperialismo, clases sociales y estado en el Perú: 1985-1930","editor":[{"family":"Benítez Zenteno","given":"Raúl"}],"author":[{"family":"Quijano","given":"Aníbal"}],"issued":{"date-parts":[["1988"]]},"citation-key":"quijanoImperialismoClasesSociales1988"}}],"schema":"https://github.com/citation-style-language/schema/raw/master/csl-citation.json"} </w:instrText>
        </w:r>
      </w:ins>
      <w:r w:rsidR="00B45200">
        <w:rPr>
          <w:rFonts w:ascii="Times New Roman" w:hAnsi="Times New Roman" w:cs="Times New Roman"/>
          <w:sz w:val="24"/>
          <w:szCs w:val="24"/>
          <w:lang w:val="es-MX"/>
        </w:rPr>
        <w:fldChar w:fldCharType="separate"/>
      </w:r>
      <w:ins w:id="262" w:author="51964" w:date="2025-01-14T07:18:00Z" w16du:dateUtc="2025-01-14T12:18:00Z">
        <w:r w:rsidR="004F682F" w:rsidRPr="004F682F">
          <w:rPr>
            <w:rFonts w:ascii="Times New Roman" w:hAnsi="Times New Roman" w:cs="Times New Roman"/>
            <w:sz w:val="24"/>
            <w:rPrChange w:id="263" w:author="51964" w:date="2025-01-14T07:18:00Z" w16du:dateUtc="2025-01-14T12:18:00Z">
              <w:rPr/>
            </w:rPrChange>
          </w:rPr>
          <w:t>(Quijano 1988)</w:t>
        </w:r>
        <w:r w:rsidR="00B45200">
          <w:rPr>
            <w:rFonts w:ascii="Times New Roman" w:hAnsi="Times New Roman" w:cs="Times New Roman"/>
            <w:sz w:val="24"/>
            <w:szCs w:val="24"/>
            <w:lang w:val="es-MX"/>
          </w:rPr>
          <w:fldChar w:fldCharType="end"/>
        </w:r>
      </w:ins>
      <w:ins w:id="264" w:author="51964" w:date="2025-01-14T09:11:00Z" w16du:dateUtc="2025-01-14T14:11:00Z">
        <w:r w:rsidR="00B46BBF">
          <w:rPr>
            <w:rFonts w:ascii="Times New Roman" w:hAnsi="Times New Roman" w:cs="Times New Roman"/>
            <w:sz w:val="24"/>
            <w:szCs w:val="24"/>
            <w:lang w:val="es-MX"/>
          </w:rPr>
          <w:t>,</w:t>
        </w:r>
      </w:ins>
      <w:ins w:id="265" w:author="51964" w:date="2025-01-14T07:17:00Z" w16du:dateUtc="2025-01-14T12:17:00Z">
        <w:r w:rsidR="00B45200">
          <w:rPr>
            <w:rFonts w:ascii="Times New Roman" w:hAnsi="Times New Roman" w:cs="Times New Roman"/>
            <w:sz w:val="24"/>
            <w:szCs w:val="24"/>
            <w:lang w:val="es-MX"/>
          </w:rPr>
          <w:t xml:space="preserve"> y en Los Andes</w:t>
        </w:r>
      </w:ins>
      <w:ins w:id="266" w:author="51964" w:date="2025-01-14T09:11:00Z" w16du:dateUtc="2025-01-14T14:11:00Z">
        <w:r w:rsidR="00B46BBF">
          <w:rPr>
            <w:rFonts w:ascii="Times New Roman" w:hAnsi="Times New Roman" w:cs="Times New Roman"/>
            <w:sz w:val="24"/>
            <w:szCs w:val="24"/>
            <w:lang w:val="es-MX"/>
          </w:rPr>
          <w:t xml:space="preserve"> </w:t>
        </w:r>
      </w:ins>
      <w:ins w:id="267" w:author="51964" w:date="2025-01-14T07:17:00Z" w16du:dateUtc="2025-01-14T12:17:00Z">
        <w:r w:rsidR="00B45200">
          <w:rPr>
            <w:rFonts w:ascii="Times New Roman" w:hAnsi="Times New Roman" w:cs="Times New Roman"/>
            <w:sz w:val="24"/>
            <w:szCs w:val="24"/>
            <w:lang w:val="es-MX"/>
          </w:rPr>
          <w:t xml:space="preserve">en general. </w:t>
        </w:r>
      </w:ins>
      <w:ins w:id="268" w:author="51964" w:date="2025-01-14T06:22:00Z" w16du:dateUtc="2025-01-14T11:22:00Z">
        <w:r w:rsidR="007F2FB7">
          <w:rPr>
            <w:rFonts w:ascii="Times New Roman" w:hAnsi="Times New Roman" w:cs="Times New Roman"/>
            <w:sz w:val="24"/>
            <w:szCs w:val="24"/>
            <w:lang w:val="es-MX"/>
          </w:rPr>
          <w:t>Subsumiendo</w:t>
        </w:r>
      </w:ins>
      <w:ins w:id="269" w:author="51964" w:date="2025-01-14T06:24:00Z" w16du:dateUtc="2025-01-14T11:24:00Z">
        <w:r w:rsidR="007F2FB7">
          <w:rPr>
            <w:rFonts w:ascii="Times New Roman" w:hAnsi="Times New Roman" w:cs="Times New Roman"/>
            <w:sz w:val="24"/>
            <w:szCs w:val="24"/>
            <w:lang w:val="es-MX"/>
          </w:rPr>
          <w:t xml:space="preserve"> </w:t>
        </w:r>
      </w:ins>
      <w:ins w:id="270" w:author="51964" w:date="2025-01-14T09:11:00Z" w16du:dateUtc="2025-01-14T14:11:00Z">
        <w:r w:rsidR="00B46BBF">
          <w:rPr>
            <w:rFonts w:ascii="Times New Roman" w:hAnsi="Times New Roman" w:cs="Times New Roman"/>
            <w:sz w:val="24"/>
            <w:szCs w:val="24"/>
            <w:lang w:val="es-MX"/>
          </w:rPr>
          <w:t>así</w:t>
        </w:r>
      </w:ins>
      <w:ins w:id="271" w:author="51964" w:date="2025-01-14T07:28:00Z" w16du:dateUtc="2025-01-14T12:28:00Z">
        <w:r w:rsidR="001404DA">
          <w:rPr>
            <w:rFonts w:ascii="Times New Roman" w:hAnsi="Times New Roman" w:cs="Times New Roman"/>
            <w:sz w:val="24"/>
            <w:szCs w:val="24"/>
            <w:lang w:val="es-MX"/>
          </w:rPr>
          <w:t xml:space="preserve">, </w:t>
        </w:r>
      </w:ins>
      <w:ins w:id="272" w:author="51964" w:date="2025-01-14T06:24:00Z" w16du:dateUtc="2025-01-14T11:24:00Z">
        <w:r w:rsidR="007F2FB7">
          <w:rPr>
            <w:rFonts w:ascii="Times New Roman" w:hAnsi="Times New Roman" w:cs="Times New Roman"/>
            <w:sz w:val="24"/>
            <w:szCs w:val="24"/>
            <w:lang w:val="es-MX"/>
          </w:rPr>
          <w:t>formalmente</w:t>
        </w:r>
      </w:ins>
      <w:ins w:id="273" w:author="51964" w:date="2025-01-14T07:24:00Z" w16du:dateUtc="2025-01-14T12:24:00Z">
        <w:r w:rsidR="001404DA">
          <w:rPr>
            <w:rFonts w:ascii="Times New Roman" w:hAnsi="Times New Roman" w:cs="Times New Roman"/>
            <w:sz w:val="24"/>
            <w:szCs w:val="24"/>
            <w:lang w:val="es-MX"/>
          </w:rPr>
          <w:t>,</w:t>
        </w:r>
      </w:ins>
      <w:ins w:id="274" w:author="51964" w:date="2025-01-14T06:24:00Z" w16du:dateUtc="2025-01-14T11:24:00Z">
        <w:r w:rsidR="007F2FB7">
          <w:rPr>
            <w:rFonts w:ascii="Times New Roman" w:hAnsi="Times New Roman" w:cs="Times New Roman"/>
            <w:sz w:val="24"/>
            <w:szCs w:val="24"/>
            <w:lang w:val="es-MX"/>
          </w:rPr>
          <w:t xml:space="preserve"> los ecosistemas y</w:t>
        </w:r>
      </w:ins>
      <w:ins w:id="275" w:author="51964" w:date="2025-01-14T06:25:00Z" w16du:dateUtc="2025-01-14T11:25:00Z">
        <w:r w:rsidR="007F2FB7">
          <w:rPr>
            <w:rFonts w:ascii="Times New Roman" w:hAnsi="Times New Roman" w:cs="Times New Roman"/>
            <w:sz w:val="24"/>
            <w:szCs w:val="24"/>
            <w:lang w:val="es-MX"/>
          </w:rPr>
          <w:t xml:space="preserve"> pueblos</w:t>
        </w:r>
      </w:ins>
      <w:ins w:id="276" w:author="51964" w:date="2025-01-14T09:14:00Z" w16du:dateUtc="2025-01-14T14:14:00Z">
        <w:r w:rsidR="002160F6">
          <w:rPr>
            <w:rFonts w:ascii="Times New Roman" w:hAnsi="Times New Roman" w:cs="Times New Roman"/>
            <w:sz w:val="24"/>
            <w:szCs w:val="24"/>
            <w:lang w:val="es-MX"/>
          </w:rPr>
          <w:t>,</w:t>
        </w:r>
      </w:ins>
      <w:ins w:id="277" w:author="51964" w:date="2025-01-14T06:25:00Z" w16du:dateUtc="2025-01-14T11:25:00Z">
        <w:r w:rsidR="007F2FB7">
          <w:rPr>
            <w:rFonts w:ascii="Times New Roman" w:hAnsi="Times New Roman" w:cs="Times New Roman"/>
            <w:sz w:val="24"/>
            <w:szCs w:val="24"/>
            <w:lang w:val="es-MX"/>
          </w:rPr>
          <w:t xml:space="preserve"> </w:t>
        </w:r>
      </w:ins>
      <w:ins w:id="278" w:author="51964" w:date="2025-01-14T07:19:00Z" w16du:dateUtc="2025-01-14T12:19:00Z">
        <w:r w:rsidR="00030A6F">
          <w:rPr>
            <w:rFonts w:ascii="Times New Roman" w:hAnsi="Times New Roman" w:cs="Times New Roman"/>
            <w:sz w:val="24"/>
            <w:szCs w:val="24"/>
            <w:lang w:val="es-MX"/>
          </w:rPr>
          <w:t xml:space="preserve">cuya reproducción depende </w:t>
        </w:r>
      </w:ins>
      <w:ins w:id="279" w:author="51964" w:date="2025-01-14T09:12:00Z" w16du:dateUtc="2025-01-14T14:12:00Z">
        <w:r w:rsidR="002160F6">
          <w:rPr>
            <w:rFonts w:ascii="Times New Roman" w:hAnsi="Times New Roman" w:cs="Times New Roman"/>
            <w:sz w:val="24"/>
            <w:szCs w:val="24"/>
            <w:lang w:val="es-MX"/>
          </w:rPr>
          <w:t>de valores</w:t>
        </w:r>
        <w:r w:rsidR="002160F6">
          <w:rPr>
            <w:rFonts w:ascii="Times New Roman" w:hAnsi="Times New Roman" w:cs="Times New Roman"/>
            <w:sz w:val="24"/>
            <w:szCs w:val="24"/>
            <w:lang w:val="es-MX"/>
          </w:rPr>
          <w:t xml:space="preserve"> de uso</w:t>
        </w:r>
        <w:r w:rsidR="002160F6">
          <w:rPr>
            <w:rFonts w:ascii="Times New Roman" w:hAnsi="Times New Roman" w:cs="Times New Roman"/>
            <w:sz w:val="24"/>
            <w:szCs w:val="24"/>
            <w:lang w:val="es-MX"/>
          </w:rPr>
          <w:t xml:space="preserve"> como la tierra, el agua y la biodiversidad</w:t>
        </w:r>
      </w:ins>
      <w:ins w:id="280" w:author="51964" w:date="2025-01-14T09:14:00Z" w16du:dateUtc="2025-01-14T14:14:00Z">
        <w:r w:rsidR="002160F6">
          <w:rPr>
            <w:rFonts w:ascii="Times New Roman" w:hAnsi="Times New Roman" w:cs="Times New Roman"/>
            <w:sz w:val="24"/>
            <w:szCs w:val="24"/>
            <w:lang w:val="es-MX"/>
          </w:rPr>
          <w:t xml:space="preserve"> en los </w:t>
        </w:r>
      </w:ins>
      <w:ins w:id="281" w:author="51964" w:date="2025-01-14T07:20:00Z" w16du:dateUtc="2025-01-14T12:20:00Z">
        <w:r w:rsidR="00030A6F">
          <w:rPr>
            <w:rFonts w:ascii="Times New Roman" w:hAnsi="Times New Roman" w:cs="Times New Roman"/>
            <w:sz w:val="24"/>
            <w:szCs w:val="24"/>
            <w:lang w:val="es-MX"/>
          </w:rPr>
          <w:t>territorios</w:t>
        </w:r>
      </w:ins>
      <w:ins w:id="282" w:author="51964" w:date="2025-01-14T07:23:00Z" w16du:dateUtc="2025-01-14T12:23:00Z">
        <w:r w:rsidR="001404DA">
          <w:rPr>
            <w:rFonts w:ascii="Times New Roman" w:hAnsi="Times New Roman" w:cs="Times New Roman"/>
            <w:sz w:val="24"/>
            <w:szCs w:val="24"/>
            <w:lang w:val="es-MX"/>
          </w:rPr>
          <w:t xml:space="preserve"> </w:t>
        </w:r>
      </w:ins>
      <w:ins w:id="283" w:author="51964" w:date="2025-01-14T09:13:00Z" w16du:dateUtc="2025-01-14T14:13:00Z">
        <w:r w:rsidR="002160F6">
          <w:rPr>
            <w:rFonts w:ascii="Times New Roman" w:hAnsi="Times New Roman" w:cs="Times New Roman"/>
            <w:sz w:val="24"/>
            <w:szCs w:val="24"/>
            <w:lang w:val="es-MX"/>
          </w:rPr>
          <w:t>de</w:t>
        </w:r>
      </w:ins>
      <w:ins w:id="284" w:author="51964" w:date="2025-01-14T07:23:00Z" w16du:dateUtc="2025-01-14T12:23:00Z">
        <w:r w:rsidR="001404DA">
          <w:rPr>
            <w:rFonts w:ascii="Times New Roman" w:hAnsi="Times New Roman" w:cs="Times New Roman"/>
            <w:sz w:val="24"/>
            <w:szCs w:val="24"/>
            <w:lang w:val="es-MX"/>
          </w:rPr>
          <w:t xml:space="preserve"> sacrificio</w:t>
        </w:r>
      </w:ins>
      <w:ins w:id="285" w:author="51964" w:date="2025-01-14T09:14:00Z" w16du:dateUtc="2025-01-14T14:14:00Z">
        <w:r w:rsidR="002160F6">
          <w:rPr>
            <w:rFonts w:ascii="Times New Roman" w:hAnsi="Times New Roman" w:cs="Times New Roman"/>
            <w:sz w:val="24"/>
            <w:szCs w:val="24"/>
            <w:lang w:val="es-MX"/>
          </w:rPr>
          <w:t xml:space="preserve"> y contestación </w:t>
        </w:r>
      </w:ins>
      <w:ins w:id="286" w:author="51964" w:date="2025-01-14T07:29:00Z" w16du:dateUtc="2025-01-14T12:29:00Z">
        <w:r w:rsidR="00F544E4">
          <w:rPr>
            <w:rFonts w:ascii="Times New Roman" w:hAnsi="Times New Roman" w:cs="Times New Roman"/>
            <w:sz w:val="24"/>
            <w:szCs w:val="24"/>
            <w:lang w:val="es-MX"/>
          </w:rPr>
          <w:t>depredados</w:t>
        </w:r>
      </w:ins>
      <w:ins w:id="287" w:author="51964" w:date="2025-01-14T07:37:00Z" w16du:dateUtc="2025-01-14T12:37:00Z">
        <w:r w:rsidR="00DF1516">
          <w:rPr>
            <w:rFonts w:ascii="Times New Roman" w:hAnsi="Times New Roman" w:cs="Times New Roman"/>
            <w:sz w:val="24"/>
            <w:szCs w:val="24"/>
            <w:lang w:val="es-MX"/>
          </w:rPr>
          <w:t>,</w:t>
        </w:r>
      </w:ins>
      <w:ins w:id="288" w:author="51964" w:date="2025-01-14T07:38:00Z" w16du:dateUtc="2025-01-14T12:38:00Z">
        <w:r w:rsidR="00DF1516">
          <w:rPr>
            <w:rFonts w:ascii="Times New Roman" w:hAnsi="Times New Roman" w:cs="Times New Roman"/>
            <w:sz w:val="24"/>
            <w:szCs w:val="24"/>
            <w:lang w:val="es-MX"/>
          </w:rPr>
          <w:t xml:space="preserve"> </w:t>
        </w:r>
      </w:ins>
      <w:ins w:id="289" w:author="51964" w:date="2025-01-14T07:37:00Z" w16du:dateUtc="2025-01-14T12:37:00Z">
        <w:r w:rsidR="00DF1516">
          <w:rPr>
            <w:rFonts w:ascii="Times New Roman" w:hAnsi="Times New Roman" w:cs="Times New Roman"/>
            <w:sz w:val="24"/>
            <w:szCs w:val="24"/>
            <w:lang w:val="es-MX"/>
          </w:rPr>
          <w:t>consumidos</w:t>
        </w:r>
      </w:ins>
      <w:ins w:id="290" w:author="51964" w:date="2025-01-14T07:38:00Z" w16du:dateUtc="2025-01-14T12:38:00Z">
        <w:r w:rsidR="00DF1516">
          <w:rPr>
            <w:rFonts w:ascii="Times New Roman" w:hAnsi="Times New Roman" w:cs="Times New Roman"/>
            <w:sz w:val="24"/>
            <w:szCs w:val="24"/>
            <w:lang w:val="es-MX"/>
          </w:rPr>
          <w:t xml:space="preserve"> en su</w:t>
        </w:r>
      </w:ins>
      <w:ins w:id="291" w:author="51964" w:date="2025-01-14T09:14:00Z" w16du:dateUtc="2025-01-14T14:14:00Z">
        <w:r w:rsidR="002160F6">
          <w:rPr>
            <w:rFonts w:ascii="Times New Roman" w:hAnsi="Times New Roman" w:cs="Times New Roman"/>
            <w:sz w:val="24"/>
            <w:szCs w:val="24"/>
            <w:lang w:val="es-MX"/>
          </w:rPr>
          <w:t>s</w:t>
        </w:r>
      </w:ins>
      <w:ins w:id="292" w:author="51964" w:date="2025-01-14T07:38:00Z" w16du:dateUtc="2025-01-14T12:38:00Z">
        <w:r w:rsidR="00DF1516">
          <w:rPr>
            <w:rFonts w:ascii="Times New Roman" w:hAnsi="Times New Roman" w:cs="Times New Roman"/>
            <w:sz w:val="24"/>
            <w:szCs w:val="24"/>
            <w:lang w:val="es-MX"/>
          </w:rPr>
          <w:t xml:space="preserve"> forma</w:t>
        </w:r>
      </w:ins>
      <w:ins w:id="293" w:author="51964" w:date="2025-01-14T09:14:00Z" w16du:dateUtc="2025-01-14T14:14:00Z">
        <w:r w:rsidR="002160F6">
          <w:rPr>
            <w:rFonts w:ascii="Times New Roman" w:hAnsi="Times New Roman" w:cs="Times New Roman"/>
            <w:sz w:val="24"/>
            <w:szCs w:val="24"/>
            <w:lang w:val="es-MX"/>
          </w:rPr>
          <w:t>s</w:t>
        </w:r>
      </w:ins>
      <w:ins w:id="294" w:author="51964" w:date="2025-01-14T07:38:00Z" w16du:dateUtc="2025-01-14T12:38:00Z">
        <w:r w:rsidR="00DF1516">
          <w:rPr>
            <w:rFonts w:ascii="Times New Roman" w:hAnsi="Times New Roman" w:cs="Times New Roman"/>
            <w:sz w:val="24"/>
            <w:szCs w:val="24"/>
            <w:lang w:val="es-MX"/>
          </w:rPr>
          <w:t xml:space="preserve"> elemental</w:t>
        </w:r>
      </w:ins>
      <w:ins w:id="295" w:author="51964" w:date="2025-01-14T09:14:00Z" w16du:dateUtc="2025-01-14T14:14:00Z">
        <w:r w:rsidR="002160F6">
          <w:rPr>
            <w:rFonts w:ascii="Times New Roman" w:hAnsi="Times New Roman" w:cs="Times New Roman"/>
            <w:sz w:val="24"/>
            <w:szCs w:val="24"/>
            <w:lang w:val="es-MX"/>
          </w:rPr>
          <w:t>es</w:t>
        </w:r>
      </w:ins>
      <w:ins w:id="296" w:author="51964" w:date="2025-01-14T07:39:00Z" w16du:dateUtc="2025-01-14T12:39:00Z">
        <w:r w:rsidR="00DF1516">
          <w:rPr>
            <w:rFonts w:ascii="Times New Roman" w:hAnsi="Times New Roman" w:cs="Times New Roman"/>
            <w:sz w:val="24"/>
            <w:szCs w:val="24"/>
            <w:lang w:val="es-MX"/>
          </w:rPr>
          <w:t xml:space="preserve"> o</w:t>
        </w:r>
      </w:ins>
      <w:ins w:id="297" w:author="51964" w:date="2025-01-14T07:38:00Z" w16du:dateUtc="2025-01-14T12:38:00Z">
        <w:r w:rsidR="00DF1516">
          <w:rPr>
            <w:rFonts w:ascii="Times New Roman" w:hAnsi="Times New Roman" w:cs="Times New Roman"/>
            <w:sz w:val="24"/>
            <w:szCs w:val="24"/>
            <w:lang w:val="es-MX"/>
          </w:rPr>
          <w:t xml:space="preserve"> material</w:t>
        </w:r>
      </w:ins>
      <w:ins w:id="298" w:author="51964" w:date="2025-01-14T09:14:00Z" w16du:dateUtc="2025-01-14T14:14:00Z">
        <w:r w:rsidR="002160F6">
          <w:rPr>
            <w:rFonts w:ascii="Times New Roman" w:hAnsi="Times New Roman" w:cs="Times New Roman"/>
            <w:sz w:val="24"/>
            <w:szCs w:val="24"/>
            <w:lang w:val="es-MX"/>
          </w:rPr>
          <w:t>es</w:t>
        </w:r>
      </w:ins>
      <w:ins w:id="299" w:author="51964" w:date="2025-01-14T07:37:00Z" w16du:dateUtc="2025-01-14T12:37:00Z">
        <w:r w:rsidR="00DF1516">
          <w:rPr>
            <w:rFonts w:ascii="Times New Roman" w:hAnsi="Times New Roman" w:cs="Times New Roman"/>
            <w:sz w:val="24"/>
            <w:szCs w:val="24"/>
            <w:lang w:val="es-MX"/>
          </w:rPr>
          <w:t xml:space="preserve">, </w:t>
        </w:r>
      </w:ins>
      <w:ins w:id="300" w:author="51964" w:date="2025-01-14T07:39:00Z" w16du:dateUtc="2025-01-14T12:39:00Z">
        <w:r w:rsidR="005C662D">
          <w:rPr>
            <w:rFonts w:ascii="Times New Roman" w:hAnsi="Times New Roman" w:cs="Times New Roman"/>
            <w:sz w:val="24"/>
            <w:szCs w:val="24"/>
            <w:lang w:val="es-MX"/>
          </w:rPr>
          <w:t>por</w:t>
        </w:r>
      </w:ins>
      <w:ins w:id="301" w:author="51964" w:date="2025-01-14T07:31:00Z" w16du:dateUtc="2025-01-14T12:31:00Z">
        <w:r w:rsidR="00F544E4">
          <w:rPr>
            <w:rFonts w:ascii="Times New Roman" w:hAnsi="Times New Roman" w:cs="Times New Roman"/>
            <w:sz w:val="24"/>
            <w:szCs w:val="24"/>
            <w:lang w:val="es-MX"/>
          </w:rPr>
          <w:t xml:space="preserve"> el circuito de </w:t>
        </w:r>
      </w:ins>
      <w:ins w:id="302" w:author="51964" w:date="2025-01-14T06:23:00Z" w16du:dateUtc="2025-01-14T11:23:00Z">
        <w:r w:rsidR="007F2FB7">
          <w:rPr>
            <w:rFonts w:ascii="Times New Roman" w:hAnsi="Times New Roman" w:cs="Times New Roman"/>
            <w:sz w:val="24"/>
            <w:szCs w:val="24"/>
            <w:lang w:val="es-MX"/>
          </w:rPr>
          <w:t xml:space="preserve">reproducción </w:t>
        </w:r>
      </w:ins>
      <w:ins w:id="303" w:author="51964" w:date="2025-01-14T07:21:00Z" w16du:dateUtc="2025-01-14T12:21:00Z">
        <w:r w:rsidR="001404DA">
          <w:rPr>
            <w:rFonts w:ascii="Times New Roman" w:hAnsi="Times New Roman" w:cs="Times New Roman"/>
            <w:sz w:val="24"/>
            <w:szCs w:val="24"/>
            <w:lang w:val="es-MX"/>
          </w:rPr>
          <w:t>extendida</w:t>
        </w:r>
      </w:ins>
      <w:ins w:id="304" w:author="51964" w:date="2025-01-14T06:23:00Z" w16du:dateUtc="2025-01-14T11:23:00Z">
        <w:r w:rsidR="007F2FB7">
          <w:rPr>
            <w:rFonts w:ascii="Times New Roman" w:hAnsi="Times New Roman" w:cs="Times New Roman"/>
            <w:sz w:val="24"/>
            <w:szCs w:val="24"/>
            <w:lang w:val="es-MX"/>
          </w:rPr>
          <w:t xml:space="preserve"> de</w:t>
        </w:r>
      </w:ins>
      <w:ins w:id="305" w:author="51964" w:date="2025-01-14T06:25:00Z" w16du:dateUtc="2025-01-14T11:25:00Z">
        <w:r w:rsidR="007F2FB7">
          <w:rPr>
            <w:rFonts w:ascii="Times New Roman" w:hAnsi="Times New Roman" w:cs="Times New Roman"/>
            <w:sz w:val="24"/>
            <w:szCs w:val="24"/>
            <w:lang w:val="es-MX"/>
          </w:rPr>
          <w:t xml:space="preserve">l capital </w:t>
        </w:r>
      </w:ins>
      <w:ins w:id="306" w:author="51964" w:date="2025-01-14T07:25:00Z" w16du:dateUtc="2025-01-14T12:25:00Z">
        <w:r w:rsidR="001404DA">
          <w:rPr>
            <w:rFonts w:ascii="Times New Roman" w:hAnsi="Times New Roman" w:cs="Times New Roman"/>
            <w:sz w:val="24"/>
            <w:szCs w:val="24"/>
            <w:lang w:val="es-MX"/>
          </w:rPr>
          <w:t>financiero</w:t>
        </w:r>
      </w:ins>
      <w:ins w:id="307" w:author="51964" w:date="2025-01-14T08:40:00Z" w16du:dateUtc="2025-01-14T13:40:00Z">
        <w:r w:rsidR="0077395A">
          <w:rPr>
            <w:rFonts w:ascii="Times New Roman" w:hAnsi="Times New Roman" w:cs="Times New Roman"/>
            <w:sz w:val="24"/>
            <w:szCs w:val="24"/>
            <w:lang w:val="es-MX"/>
          </w:rPr>
          <w:t xml:space="preserve"> e</w:t>
        </w:r>
      </w:ins>
      <w:ins w:id="308" w:author="51964" w:date="2025-01-14T07:25:00Z" w16du:dateUtc="2025-01-14T12:25:00Z">
        <w:r w:rsidR="001404DA">
          <w:rPr>
            <w:rFonts w:ascii="Times New Roman" w:hAnsi="Times New Roman" w:cs="Times New Roman"/>
            <w:sz w:val="24"/>
            <w:szCs w:val="24"/>
            <w:lang w:val="es-MX"/>
          </w:rPr>
          <w:t>xportado</w:t>
        </w:r>
      </w:ins>
      <w:ins w:id="309" w:author="51964" w:date="2025-01-14T06:25:00Z" w16du:dateUtc="2025-01-14T11:25:00Z">
        <w:r w:rsidR="007F2FB7">
          <w:rPr>
            <w:rFonts w:ascii="Times New Roman" w:hAnsi="Times New Roman" w:cs="Times New Roman"/>
            <w:sz w:val="24"/>
            <w:szCs w:val="24"/>
            <w:lang w:val="es-MX"/>
          </w:rPr>
          <w:t xml:space="preserve"> </w:t>
        </w:r>
      </w:ins>
      <w:ins w:id="310" w:author="51964" w:date="2025-01-14T07:21:00Z" w16du:dateUtc="2025-01-14T12:21:00Z">
        <w:r w:rsidR="001404DA">
          <w:rPr>
            <w:rFonts w:ascii="Times New Roman" w:hAnsi="Times New Roman" w:cs="Times New Roman"/>
            <w:sz w:val="24"/>
            <w:szCs w:val="24"/>
            <w:lang w:val="es-MX"/>
          </w:rPr>
          <w:t>en forma de capital productivo minero</w:t>
        </w:r>
      </w:ins>
      <w:ins w:id="311" w:author="51964" w:date="2025-01-14T07:28:00Z" w16du:dateUtc="2025-01-14T12:28:00Z">
        <w:r w:rsidR="00F544E4">
          <w:rPr>
            <w:rFonts w:ascii="Times New Roman" w:hAnsi="Times New Roman" w:cs="Times New Roman"/>
            <w:sz w:val="24"/>
            <w:szCs w:val="24"/>
            <w:lang w:val="es-MX"/>
          </w:rPr>
          <w:t>,</w:t>
        </w:r>
      </w:ins>
      <w:ins w:id="312" w:author="51964" w:date="2025-01-14T07:21:00Z" w16du:dateUtc="2025-01-14T12:21:00Z">
        <w:r w:rsidR="001404DA">
          <w:rPr>
            <w:rFonts w:ascii="Times New Roman" w:hAnsi="Times New Roman" w:cs="Times New Roman"/>
            <w:sz w:val="24"/>
            <w:szCs w:val="24"/>
            <w:lang w:val="es-MX"/>
          </w:rPr>
          <w:t xml:space="preserve"> </w:t>
        </w:r>
      </w:ins>
      <w:ins w:id="313" w:author="51964" w:date="2025-01-14T06:25:00Z" w16du:dateUtc="2025-01-14T11:25:00Z">
        <w:r w:rsidR="007F2FB7">
          <w:rPr>
            <w:rFonts w:ascii="Times New Roman" w:hAnsi="Times New Roman" w:cs="Times New Roman"/>
            <w:sz w:val="24"/>
            <w:szCs w:val="24"/>
            <w:lang w:val="es-MX"/>
          </w:rPr>
          <w:t>por los carteles</w:t>
        </w:r>
      </w:ins>
      <w:ins w:id="314" w:author="51964" w:date="2025-01-14T06:26:00Z" w16du:dateUtc="2025-01-14T11:26:00Z">
        <w:r w:rsidR="007F2FB7">
          <w:rPr>
            <w:rFonts w:ascii="Times New Roman" w:hAnsi="Times New Roman" w:cs="Times New Roman"/>
            <w:sz w:val="24"/>
            <w:szCs w:val="24"/>
            <w:lang w:val="es-MX"/>
          </w:rPr>
          <w:t xml:space="preserve"> de capitalistas estatales en expansión</w:t>
        </w:r>
      </w:ins>
      <w:ins w:id="315" w:author="51964" w:date="2025-01-14T07:26:00Z" w16du:dateUtc="2025-01-14T12:26:00Z">
        <w:r w:rsidR="001404DA">
          <w:rPr>
            <w:rFonts w:ascii="Times New Roman" w:hAnsi="Times New Roman" w:cs="Times New Roman"/>
            <w:sz w:val="24"/>
            <w:szCs w:val="24"/>
            <w:lang w:val="es-MX"/>
          </w:rPr>
          <w:t xml:space="preserve"> </w:t>
        </w:r>
      </w:ins>
      <w:ins w:id="316" w:author="51964" w:date="2025-01-14T07:27:00Z" w16du:dateUtc="2025-01-14T12:27:00Z">
        <w:r w:rsidR="001404DA">
          <w:rPr>
            <w:rFonts w:ascii="Times New Roman" w:hAnsi="Times New Roman" w:cs="Times New Roman"/>
            <w:sz w:val="24"/>
            <w:szCs w:val="24"/>
            <w:lang w:val="es-MX"/>
          </w:rPr>
          <w:t>imperialista</w:t>
        </w:r>
      </w:ins>
      <w:ins w:id="317" w:author="51964" w:date="2025-01-14T07:33:00Z" w16du:dateUtc="2025-01-14T12:33:00Z">
        <w:r w:rsidR="00DF1516">
          <w:rPr>
            <w:rFonts w:ascii="Times New Roman" w:hAnsi="Times New Roman" w:cs="Times New Roman"/>
            <w:sz w:val="24"/>
            <w:szCs w:val="24"/>
            <w:lang w:val="es-MX"/>
          </w:rPr>
          <w:t>, hegemónica</w:t>
        </w:r>
      </w:ins>
      <w:ins w:id="318" w:author="51964" w:date="2025-01-14T07:34:00Z" w16du:dateUtc="2025-01-14T12:34:00Z">
        <w:r w:rsidR="00DF1516">
          <w:rPr>
            <w:rFonts w:ascii="Times New Roman" w:hAnsi="Times New Roman" w:cs="Times New Roman"/>
            <w:sz w:val="24"/>
            <w:szCs w:val="24"/>
            <w:lang w:val="es-MX"/>
          </w:rPr>
          <w:t>mente estadounidense hasta el año 2000</w:t>
        </w:r>
      </w:ins>
      <w:ins w:id="319" w:author="51964" w:date="2025-01-14T07:22:00Z" w16du:dateUtc="2025-01-14T12:22:00Z">
        <w:r w:rsidR="001404DA">
          <w:rPr>
            <w:rFonts w:ascii="Times New Roman" w:hAnsi="Times New Roman" w:cs="Times New Roman"/>
            <w:sz w:val="24"/>
            <w:szCs w:val="24"/>
            <w:lang w:val="es-MX"/>
          </w:rPr>
          <w:t>.</w:t>
        </w:r>
      </w:ins>
      <w:ins w:id="320" w:author="51964" w:date="2025-01-14T07:32:00Z" w16du:dateUtc="2025-01-14T12:32:00Z">
        <w:r w:rsidR="00F544E4">
          <w:rPr>
            <w:rFonts w:ascii="Times New Roman" w:hAnsi="Times New Roman" w:cs="Times New Roman"/>
            <w:sz w:val="24"/>
            <w:szCs w:val="24"/>
            <w:lang w:val="es-MX"/>
          </w:rPr>
          <w:t xml:space="preserve"> </w:t>
        </w:r>
      </w:ins>
    </w:p>
    <w:p w14:paraId="7D525C79" w14:textId="77777777" w:rsidR="005C662D" w:rsidRDefault="005C662D" w:rsidP="001404D4">
      <w:pPr>
        <w:spacing w:after="0" w:line="360" w:lineRule="auto"/>
        <w:jc w:val="both"/>
        <w:rPr>
          <w:ins w:id="321" w:author="51964" w:date="2025-01-14T07:40:00Z" w16du:dateUtc="2025-01-14T12:40:00Z"/>
          <w:rFonts w:ascii="Times New Roman" w:hAnsi="Times New Roman" w:cs="Times New Roman"/>
          <w:sz w:val="24"/>
          <w:szCs w:val="24"/>
          <w:lang w:val="es-MX"/>
        </w:rPr>
      </w:pPr>
    </w:p>
    <w:p w14:paraId="5EBF1DAB" w14:textId="436EF49E" w:rsidR="00943EA9" w:rsidRDefault="00DF1516" w:rsidP="001404D4">
      <w:pPr>
        <w:spacing w:after="0" w:line="360" w:lineRule="auto"/>
        <w:jc w:val="both"/>
        <w:rPr>
          <w:ins w:id="322" w:author="51964" w:date="2025-01-14T08:13:00Z" w16du:dateUtc="2025-01-14T13:13:00Z"/>
          <w:rFonts w:ascii="Times New Roman" w:hAnsi="Times New Roman" w:cs="Times New Roman"/>
          <w:sz w:val="24"/>
          <w:szCs w:val="24"/>
          <w:lang w:val="es-MX"/>
        </w:rPr>
      </w:pPr>
      <w:ins w:id="323" w:author="51964" w:date="2025-01-14T07:34:00Z" w16du:dateUtc="2025-01-14T12:34:00Z">
        <w:r>
          <w:rPr>
            <w:rFonts w:ascii="Times New Roman" w:hAnsi="Times New Roman" w:cs="Times New Roman"/>
            <w:sz w:val="24"/>
            <w:szCs w:val="24"/>
            <w:lang w:val="es-MX"/>
          </w:rPr>
          <w:t>A</w:t>
        </w:r>
      </w:ins>
      <w:ins w:id="324" w:author="51964" w:date="2025-01-14T06:26:00Z" w16du:dateUtc="2025-01-14T11:26:00Z">
        <w:r w:rsidR="007F2FB7">
          <w:rPr>
            <w:rFonts w:ascii="Times New Roman" w:hAnsi="Times New Roman" w:cs="Times New Roman"/>
            <w:sz w:val="24"/>
            <w:szCs w:val="24"/>
            <w:lang w:val="es-MX"/>
          </w:rPr>
          <w:t xml:space="preserve"> partir del </w:t>
        </w:r>
      </w:ins>
      <w:ins w:id="325" w:author="51964" w:date="2025-01-14T07:34:00Z" w16du:dateUtc="2025-01-14T12:34:00Z">
        <w:r>
          <w:rPr>
            <w:rFonts w:ascii="Times New Roman" w:hAnsi="Times New Roman" w:cs="Times New Roman"/>
            <w:sz w:val="24"/>
            <w:szCs w:val="24"/>
            <w:lang w:val="es-MX"/>
          </w:rPr>
          <w:t xml:space="preserve">año </w:t>
        </w:r>
      </w:ins>
      <w:ins w:id="326" w:author="51964" w:date="2025-01-14T06:26:00Z" w16du:dateUtc="2025-01-14T11:26:00Z">
        <w:r w:rsidR="007F2FB7">
          <w:rPr>
            <w:rFonts w:ascii="Times New Roman" w:hAnsi="Times New Roman" w:cs="Times New Roman"/>
            <w:sz w:val="24"/>
            <w:szCs w:val="24"/>
            <w:lang w:val="es-MX"/>
          </w:rPr>
          <w:t>2001,</w:t>
        </w:r>
      </w:ins>
      <w:ins w:id="327" w:author="51964" w:date="2025-01-14T07:40:00Z" w16du:dateUtc="2025-01-14T12:40:00Z">
        <w:r w:rsidR="005C662D">
          <w:rPr>
            <w:rFonts w:ascii="Times New Roman" w:hAnsi="Times New Roman" w:cs="Times New Roman"/>
            <w:sz w:val="24"/>
            <w:szCs w:val="24"/>
            <w:lang w:val="es-MX"/>
          </w:rPr>
          <w:t xml:space="preserve"> el quiebre de la hegemonía mundial estadounidense se </w:t>
        </w:r>
      </w:ins>
      <w:ins w:id="328" w:author="51964" w:date="2025-01-14T07:41:00Z" w16du:dateUtc="2025-01-14T12:41:00Z">
        <w:r w:rsidR="005C662D">
          <w:rPr>
            <w:rFonts w:ascii="Times New Roman" w:hAnsi="Times New Roman" w:cs="Times New Roman"/>
            <w:sz w:val="24"/>
            <w:szCs w:val="24"/>
            <w:lang w:val="es-MX"/>
          </w:rPr>
          <w:t>desarrolla</w:t>
        </w:r>
      </w:ins>
      <w:ins w:id="329" w:author="51964" w:date="2025-01-14T07:40:00Z" w16du:dateUtc="2025-01-14T12:40:00Z">
        <w:r w:rsidR="005C662D">
          <w:rPr>
            <w:rFonts w:ascii="Times New Roman" w:hAnsi="Times New Roman" w:cs="Times New Roman"/>
            <w:sz w:val="24"/>
            <w:szCs w:val="24"/>
            <w:lang w:val="es-MX"/>
          </w:rPr>
          <w:t xml:space="preserve"> precipitadamente </w:t>
        </w:r>
      </w:ins>
      <w:ins w:id="330" w:author="51964" w:date="2025-01-14T07:41:00Z" w16du:dateUtc="2025-01-14T12:41:00Z">
        <w:r w:rsidR="005C662D">
          <w:rPr>
            <w:rFonts w:ascii="Times New Roman" w:hAnsi="Times New Roman" w:cs="Times New Roman"/>
            <w:sz w:val="24"/>
            <w:szCs w:val="24"/>
            <w:lang w:val="es-MX"/>
          </w:rPr>
          <w:t xml:space="preserve">luego del </w:t>
        </w:r>
        <w:r w:rsidR="005C662D" w:rsidRPr="005C662D">
          <w:rPr>
            <w:rFonts w:ascii="Times New Roman" w:hAnsi="Times New Roman" w:cs="Times New Roman"/>
            <w:i/>
            <w:iCs/>
            <w:sz w:val="24"/>
            <w:szCs w:val="24"/>
            <w:lang w:val="es-MX"/>
            <w:rPrChange w:id="331" w:author="51964" w:date="2025-01-14T07:42:00Z" w16du:dateUtc="2025-01-14T12:42:00Z">
              <w:rPr>
                <w:rFonts w:ascii="Times New Roman" w:hAnsi="Times New Roman" w:cs="Times New Roman"/>
                <w:sz w:val="24"/>
                <w:szCs w:val="24"/>
                <w:lang w:val="es-MX"/>
              </w:rPr>
            </w:rPrChange>
          </w:rPr>
          <w:t>11S</w:t>
        </w:r>
        <w:r w:rsidR="005C662D">
          <w:rPr>
            <w:rFonts w:ascii="Times New Roman" w:hAnsi="Times New Roman" w:cs="Times New Roman"/>
            <w:sz w:val="24"/>
            <w:szCs w:val="24"/>
            <w:lang w:val="es-MX"/>
          </w:rPr>
          <w:t xml:space="preserve">. </w:t>
        </w:r>
      </w:ins>
      <w:ins w:id="332" w:author="51964" w:date="2025-01-14T07:42:00Z" w16du:dateUtc="2025-01-14T12:42:00Z">
        <w:r w:rsidR="005C662D">
          <w:rPr>
            <w:rFonts w:ascii="Times New Roman" w:hAnsi="Times New Roman" w:cs="Times New Roman"/>
            <w:sz w:val="24"/>
            <w:szCs w:val="24"/>
            <w:lang w:val="es-MX"/>
          </w:rPr>
          <w:t>Desde entonces con mucha mayor movilidad, el capitalismo esta</w:t>
        </w:r>
      </w:ins>
      <w:ins w:id="333" w:author="51964" w:date="2025-01-14T07:43:00Z" w16du:dateUtc="2025-01-14T12:43:00Z">
        <w:r w:rsidR="005C662D">
          <w:rPr>
            <w:rFonts w:ascii="Times New Roman" w:hAnsi="Times New Roman" w:cs="Times New Roman"/>
            <w:sz w:val="24"/>
            <w:szCs w:val="24"/>
            <w:lang w:val="es-MX"/>
          </w:rPr>
          <w:t xml:space="preserve">tal </w:t>
        </w:r>
      </w:ins>
      <w:ins w:id="334" w:author="51964" w:date="2025-01-14T09:16:00Z" w16du:dateUtc="2025-01-14T14:16:00Z">
        <w:r w:rsidR="002160F6">
          <w:rPr>
            <w:rFonts w:ascii="Times New Roman" w:hAnsi="Times New Roman" w:cs="Times New Roman"/>
            <w:sz w:val="24"/>
            <w:szCs w:val="24"/>
            <w:lang w:val="es-MX"/>
          </w:rPr>
          <w:t>de China</w:t>
        </w:r>
      </w:ins>
      <w:ins w:id="335" w:author="51964" w:date="2025-01-14T07:43:00Z" w16du:dateUtc="2025-01-14T12:43:00Z">
        <w:r w:rsidR="005C662D">
          <w:rPr>
            <w:rFonts w:ascii="Times New Roman" w:hAnsi="Times New Roman" w:cs="Times New Roman"/>
            <w:sz w:val="24"/>
            <w:szCs w:val="24"/>
            <w:lang w:val="es-MX"/>
          </w:rPr>
          <w:t xml:space="preserve">, </w:t>
        </w:r>
      </w:ins>
      <w:ins w:id="336" w:author="51964" w:date="2025-01-14T07:44:00Z" w16du:dateUtc="2025-01-14T12:44:00Z">
        <w:r w:rsidR="005C662D">
          <w:rPr>
            <w:rFonts w:ascii="Times New Roman" w:hAnsi="Times New Roman" w:cs="Times New Roman"/>
            <w:sz w:val="24"/>
            <w:szCs w:val="24"/>
            <w:lang w:val="es-MX"/>
          </w:rPr>
          <w:t xml:space="preserve">de carácter </w:t>
        </w:r>
      </w:ins>
      <w:ins w:id="337" w:author="51964" w:date="2025-01-14T07:43:00Z" w16du:dateUtc="2025-01-14T12:43:00Z">
        <w:r w:rsidR="005C662D">
          <w:rPr>
            <w:rFonts w:ascii="Times New Roman" w:hAnsi="Times New Roman" w:cs="Times New Roman"/>
            <w:sz w:val="24"/>
            <w:szCs w:val="24"/>
            <w:lang w:val="es-MX"/>
          </w:rPr>
          <w:t>altamente concentrado y comparativamente centraliza</w:t>
        </w:r>
      </w:ins>
      <w:ins w:id="338" w:author="51964" w:date="2025-01-14T07:44:00Z" w16du:dateUtc="2025-01-14T12:44:00Z">
        <w:r w:rsidR="005C662D">
          <w:rPr>
            <w:rFonts w:ascii="Times New Roman" w:hAnsi="Times New Roman" w:cs="Times New Roman"/>
            <w:sz w:val="24"/>
            <w:szCs w:val="24"/>
            <w:lang w:val="es-MX"/>
          </w:rPr>
          <w:t>do, opera en el Perú y América Latina</w:t>
        </w:r>
      </w:ins>
      <w:ins w:id="339" w:author="51964" w:date="2025-01-14T07:45:00Z" w16du:dateUtc="2025-01-14T12:45:00Z">
        <w:r w:rsidR="005C662D">
          <w:rPr>
            <w:rFonts w:ascii="Times New Roman" w:hAnsi="Times New Roman" w:cs="Times New Roman"/>
            <w:sz w:val="24"/>
            <w:szCs w:val="24"/>
            <w:lang w:val="es-MX"/>
          </w:rPr>
          <w:t xml:space="preserve"> en general,</w:t>
        </w:r>
      </w:ins>
      <w:ins w:id="340" w:author="51964" w:date="2025-01-14T07:44:00Z" w16du:dateUtc="2025-01-14T12:44:00Z">
        <w:r w:rsidR="005C662D">
          <w:rPr>
            <w:rFonts w:ascii="Times New Roman" w:hAnsi="Times New Roman" w:cs="Times New Roman"/>
            <w:sz w:val="24"/>
            <w:szCs w:val="24"/>
            <w:lang w:val="es-MX"/>
          </w:rPr>
          <w:t xml:space="preserve"> instrumentalizando </w:t>
        </w:r>
      </w:ins>
      <w:ins w:id="341" w:author="51964" w:date="2025-01-14T07:35:00Z" w16du:dateUtc="2025-01-14T12:35:00Z">
        <w:r>
          <w:rPr>
            <w:rFonts w:ascii="Times New Roman" w:hAnsi="Times New Roman" w:cs="Times New Roman"/>
            <w:sz w:val="24"/>
            <w:szCs w:val="24"/>
            <w:lang w:val="es-MX"/>
          </w:rPr>
          <w:t xml:space="preserve">la </w:t>
        </w:r>
      </w:ins>
      <w:ins w:id="342" w:author="51964" w:date="2025-01-14T07:45:00Z" w16du:dateUtc="2025-01-14T12:45:00Z">
        <w:r w:rsidR="005C662D">
          <w:rPr>
            <w:rFonts w:ascii="Times New Roman" w:hAnsi="Times New Roman" w:cs="Times New Roman"/>
            <w:sz w:val="24"/>
            <w:szCs w:val="24"/>
            <w:lang w:val="es-MX"/>
          </w:rPr>
          <w:t xml:space="preserve">misma </w:t>
        </w:r>
      </w:ins>
      <w:ins w:id="343" w:author="51964" w:date="2025-01-14T07:35:00Z" w16du:dateUtc="2025-01-14T12:35:00Z">
        <w:r>
          <w:rPr>
            <w:rFonts w:ascii="Times New Roman" w:hAnsi="Times New Roman" w:cs="Times New Roman"/>
            <w:sz w:val="24"/>
            <w:szCs w:val="24"/>
            <w:lang w:val="es-MX"/>
          </w:rPr>
          <w:t xml:space="preserve">estructura institucional </w:t>
        </w:r>
      </w:ins>
      <w:ins w:id="344" w:author="51964" w:date="2025-01-14T07:45:00Z" w16du:dateUtc="2025-01-14T12:45:00Z">
        <w:r w:rsidR="005C662D">
          <w:rPr>
            <w:rFonts w:ascii="Times New Roman" w:hAnsi="Times New Roman" w:cs="Times New Roman"/>
            <w:sz w:val="24"/>
            <w:szCs w:val="24"/>
            <w:lang w:val="es-MX"/>
          </w:rPr>
          <w:t xml:space="preserve">implantada </w:t>
        </w:r>
        <w:r w:rsidR="005C662D">
          <w:rPr>
            <w:rFonts w:ascii="Times New Roman" w:hAnsi="Times New Roman" w:cs="Times New Roman"/>
            <w:sz w:val="24"/>
            <w:szCs w:val="24"/>
            <w:lang w:val="es-MX"/>
          </w:rPr>
          <w:fldChar w:fldCharType="begin"/>
        </w:r>
        <w:r w:rsidR="005C662D">
          <w:rPr>
            <w:rFonts w:ascii="Times New Roman" w:hAnsi="Times New Roman" w:cs="Times New Roman"/>
            <w:sz w:val="24"/>
            <w:szCs w:val="24"/>
            <w:lang w:val="es-MX"/>
          </w:rPr>
          <w:instrText xml:space="preserve"> ADDIN ZOTERO_ITEM CSL_CITATION {"citationID":"WPqPkb6t","properties":{"formattedCitation":"(Evans 2006)","plainCitation":"(Evans 2006)","noteIndex":0},"citationItems":[{"id":5523,"uris":["http://zotero.org/users/4081719/items/QTECSQTT"],"itemData":{"id":5523,"type":"article-journal","container-title":"Revista SAAP","issue":"3","page":"455-488","title":"Desarrollo y cambio institucional: los escollos del monocultivo y las potencialidades de la deliberación","URL":"http://biblat.unam.mx/es/revista/revista-saap/articulo/desarrollo-y-cambio-institucional-los-escollos-del-monocultivo-y-las-potencialidades-de-la-deliberacion","volume":"2","author":[{"family":"Evans","given":"Peter B."}],"issued":{"date-parts":[["2006"]]},"citation-key":"evansDesarrolloCambioInstitucional2006"}}],"schema":"https://github.com/citation-style-language/schema/raw/master/csl-citation.json"} </w:instrText>
        </w:r>
      </w:ins>
      <w:r w:rsidR="005C662D">
        <w:rPr>
          <w:rFonts w:ascii="Times New Roman" w:hAnsi="Times New Roman" w:cs="Times New Roman"/>
          <w:sz w:val="24"/>
          <w:szCs w:val="24"/>
          <w:lang w:val="es-MX"/>
        </w:rPr>
        <w:fldChar w:fldCharType="separate"/>
      </w:r>
      <w:ins w:id="345" w:author="51964" w:date="2025-01-14T07:45:00Z" w16du:dateUtc="2025-01-14T12:45:00Z">
        <w:r w:rsidR="005C662D" w:rsidRPr="005C662D">
          <w:rPr>
            <w:rFonts w:ascii="Times New Roman" w:hAnsi="Times New Roman" w:cs="Times New Roman"/>
            <w:sz w:val="24"/>
            <w:rPrChange w:id="346" w:author="51964" w:date="2025-01-14T07:45:00Z" w16du:dateUtc="2025-01-14T12:45:00Z">
              <w:rPr/>
            </w:rPrChange>
          </w:rPr>
          <w:t>(Evans 2006)</w:t>
        </w:r>
        <w:r w:rsidR="005C662D">
          <w:rPr>
            <w:rFonts w:ascii="Times New Roman" w:hAnsi="Times New Roman" w:cs="Times New Roman"/>
            <w:sz w:val="24"/>
            <w:szCs w:val="24"/>
            <w:lang w:val="es-MX"/>
          </w:rPr>
          <w:fldChar w:fldCharType="end"/>
        </w:r>
      </w:ins>
      <w:ins w:id="347" w:author="51964" w:date="2025-01-14T07:35:00Z" w16du:dateUtc="2025-01-14T12:35:00Z">
        <w:r>
          <w:rPr>
            <w:rFonts w:ascii="Times New Roman" w:hAnsi="Times New Roman" w:cs="Times New Roman"/>
            <w:sz w:val="24"/>
            <w:szCs w:val="24"/>
            <w:lang w:val="es-MX"/>
          </w:rPr>
          <w:t xml:space="preserve"> con el </w:t>
        </w:r>
      </w:ins>
      <w:ins w:id="348" w:author="51964" w:date="2025-01-14T07:46:00Z" w16du:dateUtc="2025-01-14T12:46:00Z">
        <w:r w:rsidR="005C662D">
          <w:rPr>
            <w:rFonts w:ascii="Times New Roman" w:hAnsi="Times New Roman" w:cs="Times New Roman"/>
            <w:sz w:val="24"/>
            <w:szCs w:val="24"/>
            <w:lang w:val="es-MX"/>
          </w:rPr>
          <w:t xml:space="preserve">proceso de </w:t>
        </w:r>
      </w:ins>
      <w:ins w:id="349" w:author="51964" w:date="2025-01-14T07:35:00Z" w16du:dateUtc="2025-01-14T12:35:00Z">
        <w:r>
          <w:rPr>
            <w:rFonts w:ascii="Times New Roman" w:hAnsi="Times New Roman" w:cs="Times New Roman"/>
            <w:sz w:val="24"/>
            <w:szCs w:val="24"/>
            <w:lang w:val="es-MX"/>
          </w:rPr>
          <w:t>cambio instituci</w:t>
        </w:r>
      </w:ins>
      <w:ins w:id="350" w:author="51964" w:date="2025-01-14T07:46:00Z" w16du:dateUtc="2025-01-14T12:46:00Z">
        <w:r w:rsidR="005C662D">
          <w:rPr>
            <w:rFonts w:ascii="Times New Roman" w:hAnsi="Times New Roman" w:cs="Times New Roman"/>
            <w:sz w:val="24"/>
            <w:szCs w:val="24"/>
            <w:lang w:val="es-MX"/>
          </w:rPr>
          <w:t xml:space="preserve">onal y cultural neoliberal </w:t>
        </w:r>
      </w:ins>
      <w:ins w:id="351" w:author="51964" w:date="2025-01-14T07:47:00Z" w16du:dateUtc="2025-01-14T12:47:00Z">
        <w:r w:rsidR="005C662D">
          <w:rPr>
            <w:rFonts w:ascii="Times New Roman" w:hAnsi="Times New Roman" w:cs="Times New Roman"/>
            <w:sz w:val="24"/>
            <w:szCs w:val="24"/>
            <w:lang w:val="es-MX"/>
          </w:rPr>
          <w:t>dirigido por los intereses de clase de la burguesía bancaria internacional</w:t>
        </w:r>
      </w:ins>
      <w:ins w:id="352" w:author="51964" w:date="2025-01-14T07:49:00Z" w16du:dateUtc="2025-01-14T12:49:00Z">
        <w:r w:rsidR="007D329A">
          <w:rPr>
            <w:rFonts w:ascii="Times New Roman" w:hAnsi="Times New Roman" w:cs="Times New Roman"/>
            <w:sz w:val="24"/>
            <w:szCs w:val="24"/>
            <w:lang w:val="es-MX"/>
          </w:rPr>
          <w:t xml:space="preserve"> y </w:t>
        </w:r>
      </w:ins>
      <w:ins w:id="353" w:author="51964" w:date="2025-01-14T09:19:00Z" w16du:dateUtc="2025-01-14T14:19:00Z">
        <w:r w:rsidR="002160F6">
          <w:rPr>
            <w:rFonts w:ascii="Times New Roman" w:hAnsi="Times New Roman" w:cs="Times New Roman"/>
            <w:sz w:val="24"/>
            <w:szCs w:val="24"/>
            <w:lang w:val="es-MX"/>
          </w:rPr>
          <w:t>su ram</w:t>
        </w:r>
      </w:ins>
      <w:ins w:id="354" w:author="51964" w:date="2025-01-14T09:20:00Z" w16du:dateUtc="2025-01-14T14:20:00Z">
        <w:r w:rsidR="002160F6">
          <w:rPr>
            <w:rFonts w:ascii="Times New Roman" w:hAnsi="Times New Roman" w:cs="Times New Roman"/>
            <w:sz w:val="24"/>
            <w:szCs w:val="24"/>
            <w:lang w:val="es-MX"/>
          </w:rPr>
          <w:t xml:space="preserve">as de </w:t>
        </w:r>
      </w:ins>
      <w:ins w:id="355" w:author="51964" w:date="2025-01-14T09:19:00Z" w16du:dateUtc="2025-01-14T14:19:00Z">
        <w:r w:rsidR="002160F6">
          <w:rPr>
            <w:rFonts w:ascii="Times New Roman" w:hAnsi="Times New Roman" w:cs="Times New Roman"/>
            <w:sz w:val="24"/>
            <w:szCs w:val="24"/>
            <w:lang w:val="es-MX"/>
          </w:rPr>
          <w:t>producción industrial</w:t>
        </w:r>
      </w:ins>
      <w:ins w:id="356" w:author="51964" w:date="2025-01-14T08:16:00Z" w16du:dateUtc="2025-01-14T13:16:00Z">
        <w:r w:rsidR="0087667A">
          <w:rPr>
            <w:rFonts w:ascii="Times New Roman" w:hAnsi="Times New Roman" w:cs="Times New Roman"/>
            <w:sz w:val="24"/>
            <w:szCs w:val="24"/>
            <w:lang w:val="es-MX"/>
          </w:rPr>
          <w:t xml:space="preserve"> </w:t>
        </w:r>
      </w:ins>
      <w:ins w:id="357" w:author="51964" w:date="2025-01-14T09:20:00Z" w16du:dateUtc="2025-01-14T14:20:00Z">
        <w:r w:rsidR="002160F6">
          <w:rPr>
            <w:rFonts w:ascii="Times New Roman" w:hAnsi="Times New Roman" w:cs="Times New Roman"/>
            <w:sz w:val="24"/>
            <w:szCs w:val="24"/>
            <w:lang w:val="es-MX"/>
          </w:rPr>
          <w:t>con</w:t>
        </w:r>
      </w:ins>
      <w:ins w:id="358" w:author="51964" w:date="2025-01-14T09:18:00Z" w16du:dateUtc="2025-01-14T14:18:00Z">
        <w:r w:rsidR="002160F6">
          <w:rPr>
            <w:rFonts w:ascii="Times New Roman" w:hAnsi="Times New Roman" w:cs="Times New Roman"/>
            <w:sz w:val="24"/>
            <w:szCs w:val="24"/>
            <w:lang w:val="es-MX"/>
          </w:rPr>
          <w:t xml:space="preserve"> mayor</w:t>
        </w:r>
      </w:ins>
      <w:ins w:id="359" w:author="51964" w:date="2025-01-14T09:20:00Z" w16du:dateUtc="2025-01-14T14:20:00Z">
        <w:r w:rsidR="002160F6">
          <w:rPr>
            <w:rFonts w:ascii="Times New Roman" w:hAnsi="Times New Roman" w:cs="Times New Roman"/>
            <w:sz w:val="24"/>
            <w:szCs w:val="24"/>
            <w:lang w:val="es-MX"/>
          </w:rPr>
          <w:t>es</w:t>
        </w:r>
      </w:ins>
      <w:ins w:id="360" w:author="51964" w:date="2025-01-14T09:18:00Z" w16du:dateUtc="2025-01-14T14:18:00Z">
        <w:r w:rsidR="002160F6">
          <w:rPr>
            <w:rFonts w:ascii="Times New Roman" w:hAnsi="Times New Roman" w:cs="Times New Roman"/>
            <w:sz w:val="24"/>
            <w:szCs w:val="24"/>
            <w:lang w:val="es-MX"/>
          </w:rPr>
          <w:t xml:space="preserve"> retornos</w:t>
        </w:r>
      </w:ins>
      <w:ins w:id="361" w:author="51964" w:date="2025-01-14T09:20:00Z" w16du:dateUtc="2025-01-14T14:20:00Z">
        <w:r w:rsidR="002160F6">
          <w:rPr>
            <w:rFonts w:ascii="Times New Roman" w:hAnsi="Times New Roman" w:cs="Times New Roman"/>
            <w:sz w:val="24"/>
            <w:szCs w:val="24"/>
            <w:lang w:val="es-MX"/>
          </w:rPr>
          <w:t>, como la minería de oro</w:t>
        </w:r>
      </w:ins>
      <w:ins w:id="362" w:author="51964" w:date="2025-01-14T07:49:00Z" w16du:dateUtc="2025-01-14T12:49:00Z">
        <w:r w:rsidR="007D329A">
          <w:rPr>
            <w:rFonts w:ascii="Times New Roman" w:hAnsi="Times New Roman" w:cs="Times New Roman"/>
            <w:sz w:val="24"/>
            <w:szCs w:val="24"/>
            <w:lang w:val="es-MX"/>
          </w:rPr>
          <w:t>.</w:t>
        </w:r>
      </w:ins>
      <w:ins w:id="363" w:author="51964" w:date="2025-01-14T07:47:00Z" w16du:dateUtc="2025-01-14T12:47:00Z">
        <w:r w:rsidR="005C662D">
          <w:rPr>
            <w:rFonts w:ascii="Times New Roman" w:hAnsi="Times New Roman" w:cs="Times New Roman"/>
            <w:sz w:val="24"/>
            <w:szCs w:val="24"/>
            <w:lang w:val="es-MX"/>
          </w:rPr>
          <w:t xml:space="preserve"> </w:t>
        </w:r>
      </w:ins>
      <w:ins w:id="364" w:author="51964" w:date="2025-01-14T07:49:00Z" w16du:dateUtc="2025-01-14T12:49:00Z">
        <w:r w:rsidR="007D329A">
          <w:rPr>
            <w:rFonts w:ascii="Times New Roman" w:hAnsi="Times New Roman" w:cs="Times New Roman"/>
            <w:sz w:val="24"/>
            <w:szCs w:val="24"/>
            <w:lang w:val="es-MX"/>
          </w:rPr>
          <w:t>O</w:t>
        </w:r>
      </w:ins>
      <w:ins w:id="365" w:author="51964" w:date="2025-01-14T07:47:00Z" w16du:dateUtc="2025-01-14T12:47:00Z">
        <w:r w:rsidR="005C662D">
          <w:rPr>
            <w:rFonts w:ascii="Times New Roman" w:hAnsi="Times New Roman" w:cs="Times New Roman"/>
            <w:sz w:val="24"/>
            <w:szCs w:val="24"/>
            <w:lang w:val="es-MX"/>
          </w:rPr>
          <w:t xml:space="preserve">perando </w:t>
        </w:r>
      </w:ins>
      <w:ins w:id="366" w:author="51964" w:date="2025-01-14T09:20:00Z" w16du:dateUtc="2025-01-14T14:20:00Z">
        <w:r w:rsidR="002160F6">
          <w:rPr>
            <w:rFonts w:ascii="Times New Roman" w:hAnsi="Times New Roman" w:cs="Times New Roman"/>
            <w:sz w:val="24"/>
            <w:szCs w:val="24"/>
            <w:lang w:val="es-MX"/>
          </w:rPr>
          <w:t>a través de</w:t>
        </w:r>
      </w:ins>
      <w:ins w:id="367" w:author="51964" w:date="2025-01-14T07:47:00Z" w16du:dateUtc="2025-01-14T12:47:00Z">
        <w:r w:rsidR="005C662D">
          <w:rPr>
            <w:rFonts w:ascii="Times New Roman" w:hAnsi="Times New Roman" w:cs="Times New Roman"/>
            <w:sz w:val="24"/>
            <w:szCs w:val="24"/>
            <w:lang w:val="es-MX"/>
          </w:rPr>
          <w:t xml:space="preserve"> organizaciones internacionales</w:t>
        </w:r>
      </w:ins>
      <w:ins w:id="368" w:author="51964" w:date="2025-01-14T09:20:00Z" w16du:dateUtc="2025-01-14T14:20:00Z">
        <w:r w:rsidR="002160F6">
          <w:rPr>
            <w:rFonts w:ascii="Times New Roman" w:hAnsi="Times New Roman" w:cs="Times New Roman"/>
            <w:sz w:val="24"/>
            <w:szCs w:val="24"/>
            <w:lang w:val="es-MX"/>
          </w:rPr>
          <w:t>,</w:t>
        </w:r>
      </w:ins>
      <w:ins w:id="369" w:author="51964" w:date="2025-01-14T07:47:00Z" w16du:dateUtc="2025-01-14T12:47:00Z">
        <w:r w:rsidR="005C662D">
          <w:rPr>
            <w:rFonts w:ascii="Times New Roman" w:hAnsi="Times New Roman" w:cs="Times New Roman"/>
            <w:sz w:val="24"/>
            <w:szCs w:val="24"/>
            <w:lang w:val="es-MX"/>
          </w:rPr>
          <w:t xml:space="preserve"> como el Banco Mundial </w:t>
        </w:r>
      </w:ins>
      <w:ins w:id="370" w:author="51964" w:date="2025-01-14T07:48:00Z" w16du:dateUtc="2025-01-14T12:48:00Z">
        <w:r w:rsidR="005C662D">
          <w:rPr>
            <w:rFonts w:ascii="Times New Roman" w:hAnsi="Times New Roman" w:cs="Times New Roman"/>
            <w:sz w:val="24"/>
            <w:szCs w:val="24"/>
            <w:lang w:val="es-MX"/>
          </w:rPr>
          <w:t xml:space="preserve">(BM) </w:t>
        </w:r>
      </w:ins>
      <w:ins w:id="371" w:author="51964" w:date="2025-01-14T07:47:00Z" w16du:dateUtc="2025-01-14T12:47:00Z">
        <w:r w:rsidR="005C662D">
          <w:rPr>
            <w:rFonts w:ascii="Times New Roman" w:hAnsi="Times New Roman" w:cs="Times New Roman"/>
            <w:sz w:val="24"/>
            <w:szCs w:val="24"/>
            <w:lang w:val="es-MX"/>
          </w:rPr>
          <w:t>y el</w:t>
        </w:r>
      </w:ins>
      <w:ins w:id="372" w:author="51964" w:date="2025-01-14T07:48:00Z" w16du:dateUtc="2025-01-14T12:48:00Z">
        <w:r w:rsidR="005C662D">
          <w:rPr>
            <w:rFonts w:ascii="Times New Roman" w:hAnsi="Times New Roman" w:cs="Times New Roman"/>
            <w:sz w:val="24"/>
            <w:szCs w:val="24"/>
            <w:lang w:val="es-MX"/>
          </w:rPr>
          <w:t xml:space="preserve"> Fondo Monetario Internacional (FMI)</w:t>
        </w:r>
      </w:ins>
      <w:ins w:id="373" w:author="51964" w:date="2025-01-14T07:46:00Z" w16du:dateUtc="2025-01-14T12:46:00Z">
        <w:r w:rsidR="005C662D">
          <w:rPr>
            <w:rFonts w:ascii="Times New Roman" w:hAnsi="Times New Roman" w:cs="Times New Roman"/>
            <w:sz w:val="24"/>
            <w:szCs w:val="24"/>
            <w:lang w:val="es-MX"/>
          </w:rPr>
          <w:t xml:space="preserve"> </w:t>
        </w:r>
      </w:ins>
      <w:ins w:id="374" w:author="51964" w:date="2025-01-14T07:50:00Z" w16du:dateUtc="2025-01-14T12:50:00Z">
        <w:r w:rsidR="00EF6A01">
          <w:rPr>
            <w:rFonts w:ascii="Times New Roman" w:hAnsi="Times New Roman" w:cs="Times New Roman"/>
            <w:sz w:val="24"/>
            <w:szCs w:val="24"/>
            <w:lang w:val="es-MX"/>
          </w:rPr>
          <w:t xml:space="preserve">para el </w:t>
        </w:r>
      </w:ins>
      <w:ins w:id="375" w:author="51964" w:date="2025-01-14T07:46:00Z" w16du:dateUtc="2025-01-14T12:46:00Z">
        <w:r w:rsidR="005C662D">
          <w:rPr>
            <w:rFonts w:ascii="Times New Roman" w:hAnsi="Times New Roman" w:cs="Times New Roman"/>
            <w:sz w:val="24"/>
            <w:szCs w:val="24"/>
            <w:lang w:val="es-MX"/>
          </w:rPr>
          <w:t>desarroll</w:t>
        </w:r>
      </w:ins>
      <w:ins w:id="376" w:author="51964" w:date="2025-01-14T07:50:00Z" w16du:dateUtc="2025-01-14T12:50:00Z">
        <w:r w:rsidR="00EF6A01">
          <w:rPr>
            <w:rFonts w:ascii="Times New Roman" w:hAnsi="Times New Roman" w:cs="Times New Roman"/>
            <w:sz w:val="24"/>
            <w:szCs w:val="24"/>
            <w:lang w:val="es-MX"/>
          </w:rPr>
          <w:t xml:space="preserve">o </w:t>
        </w:r>
      </w:ins>
      <w:ins w:id="377" w:author="51964" w:date="2025-01-14T08:11:00Z" w16du:dateUtc="2025-01-14T13:11:00Z">
        <w:r w:rsidR="00A7442D">
          <w:rPr>
            <w:rFonts w:ascii="Times New Roman" w:hAnsi="Times New Roman" w:cs="Times New Roman"/>
            <w:sz w:val="24"/>
            <w:szCs w:val="24"/>
            <w:lang w:val="es-MX"/>
          </w:rPr>
          <w:t xml:space="preserve">contradictorio </w:t>
        </w:r>
      </w:ins>
      <w:ins w:id="378" w:author="51964" w:date="2025-01-14T07:50:00Z" w16du:dateUtc="2025-01-14T12:50:00Z">
        <w:r w:rsidR="00EF6A01">
          <w:rPr>
            <w:rFonts w:ascii="Times New Roman" w:hAnsi="Times New Roman" w:cs="Times New Roman"/>
            <w:sz w:val="24"/>
            <w:szCs w:val="24"/>
            <w:lang w:val="es-MX"/>
          </w:rPr>
          <w:t>de las condiciones</w:t>
        </w:r>
      </w:ins>
      <w:ins w:id="379" w:author="51964" w:date="2025-01-14T09:20:00Z" w16du:dateUtc="2025-01-14T14:20:00Z">
        <w:r w:rsidR="002160F6">
          <w:rPr>
            <w:rFonts w:ascii="Times New Roman" w:hAnsi="Times New Roman" w:cs="Times New Roman"/>
            <w:sz w:val="24"/>
            <w:szCs w:val="24"/>
            <w:lang w:val="es-MX"/>
          </w:rPr>
          <w:t xml:space="preserve"> de</w:t>
        </w:r>
      </w:ins>
      <w:ins w:id="380" w:author="51964" w:date="2025-01-14T07:50:00Z" w16du:dateUtc="2025-01-14T12:50:00Z">
        <w:r w:rsidR="00EF6A01">
          <w:rPr>
            <w:rFonts w:ascii="Times New Roman" w:hAnsi="Times New Roman" w:cs="Times New Roman"/>
            <w:sz w:val="24"/>
            <w:szCs w:val="24"/>
            <w:lang w:val="es-MX"/>
          </w:rPr>
          <w:t xml:space="preserve"> </w:t>
        </w:r>
      </w:ins>
      <w:ins w:id="381" w:author="51964" w:date="2025-01-14T08:16:00Z" w16du:dateUtc="2025-01-14T13:16:00Z">
        <w:r w:rsidR="0087667A">
          <w:rPr>
            <w:rFonts w:ascii="Times New Roman" w:hAnsi="Times New Roman" w:cs="Times New Roman"/>
            <w:sz w:val="24"/>
            <w:szCs w:val="24"/>
            <w:lang w:val="es-MX"/>
          </w:rPr>
          <w:t xml:space="preserve">desarrollo </w:t>
        </w:r>
      </w:ins>
      <w:ins w:id="382" w:author="51964" w:date="2025-01-14T07:50:00Z" w16du:dateUtc="2025-01-14T12:50:00Z">
        <w:r w:rsidR="00EF6A01">
          <w:rPr>
            <w:rFonts w:ascii="Times New Roman" w:hAnsi="Times New Roman" w:cs="Times New Roman"/>
            <w:sz w:val="24"/>
            <w:szCs w:val="24"/>
            <w:lang w:val="es-MX"/>
          </w:rPr>
          <w:t xml:space="preserve">del imperialismo compartido </w:t>
        </w:r>
        <w:r w:rsidR="00943EA9">
          <w:rPr>
            <w:rFonts w:ascii="Times New Roman" w:hAnsi="Times New Roman" w:cs="Times New Roman"/>
            <w:sz w:val="24"/>
            <w:szCs w:val="24"/>
            <w:lang w:val="es-MX"/>
          </w:rPr>
          <w:t>Sino-</w:t>
        </w:r>
      </w:ins>
      <w:ins w:id="383" w:author="51964" w:date="2025-01-14T07:59:00Z" w16du:dateUtc="2025-01-14T12:59:00Z">
        <w:r w:rsidR="00943EA9">
          <w:rPr>
            <w:rFonts w:ascii="Times New Roman" w:hAnsi="Times New Roman" w:cs="Times New Roman"/>
            <w:sz w:val="24"/>
            <w:szCs w:val="24"/>
            <w:lang w:val="es-MX"/>
          </w:rPr>
          <w:t>americano</w:t>
        </w:r>
      </w:ins>
      <w:ins w:id="384" w:author="51964" w:date="2025-01-14T08:02:00Z" w16du:dateUtc="2025-01-14T13:02:00Z">
        <w:r w:rsidR="00280BEF">
          <w:rPr>
            <w:rFonts w:ascii="Times New Roman" w:hAnsi="Times New Roman" w:cs="Times New Roman"/>
            <w:sz w:val="24"/>
            <w:szCs w:val="24"/>
            <w:lang w:val="es-MX"/>
          </w:rPr>
          <w:t>.</w:t>
        </w:r>
      </w:ins>
      <w:ins w:id="385" w:author="51964" w:date="2025-01-14T07:50:00Z" w16du:dateUtc="2025-01-14T12:50:00Z">
        <w:r w:rsidR="00943EA9">
          <w:rPr>
            <w:rFonts w:ascii="Times New Roman" w:hAnsi="Times New Roman" w:cs="Times New Roman"/>
            <w:sz w:val="24"/>
            <w:szCs w:val="24"/>
            <w:lang w:val="es-MX"/>
          </w:rPr>
          <w:t xml:space="preserve"> </w:t>
        </w:r>
      </w:ins>
      <w:ins w:id="386" w:author="51964" w:date="2025-01-14T08:02:00Z" w16du:dateUtc="2025-01-14T13:02:00Z">
        <w:r w:rsidR="00280BEF">
          <w:rPr>
            <w:rFonts w:ascii="Times New Roman" w:hAnsi="Times New Roman" w:cs="Times New Roman"/>
            <w:sz w:val="24"/>
            <w:szCs w:val="24"/>
            <w:lang w:val="es-MX"/>
          </w:rPr>
          <w:t>C</w:t>
        </w:r>
      </w:ins>
      <w:ins w:id="387" w:author="51964" w:date="2025-01-14T07:50:00Z" w16du:dateUtc="2025-01-14T12:50:00Z">
        <w:r w:rsidR="00943EA9">
          <w:rPr>
            <w:rFonts w:ascii="Times New Roman" w:hAnsi="Times New Roman" w:cs="Times New Roman"/>
            <w:sz w:val="24"/>
            <w:szCs w:val="24"/>
            <w:lang w:val="es-MX"/>
          </w:rPr>
          <w:t>onfigurado con la Guerra de Vietnam (1969)</w:t>
        </w:r>
      </w:ins>
      <w:ins w:id="388" w:author="51964" w:date="2025-01-14T07:51:00Z" w16du:dateUtc="2025-01-14T12:51:00Z">
        <w:r w:rsidR="00943EA9">
          <w:rPr>
            <w:rFonts w:ascii="Times New Roman" w:hAnsi="Times New Roman" w:cs="Times New Roman"/>
            <w:sz w:val="24"/>
            <w:szCs w:val="24"/>
            <w:lang w:val="es-MX"/>
          </w:rPr>
          <w:t>,</w:t>
        </w:r>
      </w:ins>
      <w:ins w:id="389" w:author="51964" w:date="2025-01-14T09:20:00Z" w16du:dateUtc="2025-01-14T14:20:00Z">
        <w:r w:rsidR="002160F6">
          <w:rPr>
            <w:rFonts w:ascii="Times New Roman" w:hAnsi="Times New Roman" w:cs="Times New Roman"/>
            <w:sz w:val="24"/>
            <w:szCs w:val="24"/>
            <w:lang w:val="es-MX"/>
          </w:rPr>
          <w:t xml:space="preserve"> la crisis financiera de 1970,</w:t>
        </w:r>
      </w:ins>
      <w:ins w:id="390" w:author="51964" w:date="2025-01-14T07:51:00Z" w16du:dateUtc="2025-01-14T12:51:00Z">
        <w:r w:rsidR="00943EA9">
          <w:rPr>
            <w:rFonts w:ascii="Times New Roman" w:hAnsi="Times New Roman" w:cs="Times New Roman"/>
            <w:sz w:val="24"/>
            <w:szCs w:val="24"/>
            <w:lang w:val="es-MX"/>
          </w:rPr>
          <w:t xml:space="preserve"> las reformas del sistema monetario internacional</w:t>
        </w:r>
      </w:ins>
      <w:ins w:id="391" w:author="51964" w:date="2025-01-14T07:53:00Z" w16du:dateUtc="2025-01-14T12:53:00Z">
        <w:r w:rsidR="00943EA9">
          <w:rPr>
            <w:rFonts w:ascii="Times New Roman" w:hAnsi="Times New Roman" w:cs="Times New Roman"/>
            <w:sz w:val="24"/>
            <w:szCs w:val="24"/>
            <w:lang w:val="es-MX"/>
          </w:rPr>
          <w:t xml:space="preserve"> iniciadas en 1971</w:t>
        </w:r>
      </w:ins>
      <w:ins w:id="392" w:author="51964" w:date="2025-01-14T07:57:00Z" w16du:dateUtc="2025-01-14T12:57:00Z">
        <w:r w:rsidR="00943EA9">
          <w:rPr>
            <w:rFonts w:ascii="Times New Roman" w:hAnsi="Times New Roman" w:cs="Times New Roman"/>
            <w:sz w:val="24"/>
            <w:szCs w:val="24"/>
            <w:lang w:val="es-MX"/>
          </w:rPr>
          <w:t xml:space="preserve"> </w:t>
        </w:r>
      </w:ins>
      <w:ins w:id="393" w:author="51964" w:date="2025-01-14T08:02:00Z" w16du:dateUtc="2025-01-14T13:02:00Z">
        <w:r w:rsidR="00280BEF">
          <w:rPr>
            <w:rFonts w:ascii="Times New Roman" w:hAnsi="Times New Roman" w:cs="Times New Roman"/>
            <w:sz w:val="24"/>
            <w:szCs w:val="24"/>
            <w:lang w:val="es-MX"/>
          </w:rPr>
          <w:t>-</w:t>
        </w:r>
      </w:ins>
      <w:ins w:id="394" w:author="51964" w:date="2025-01-14T07:51:00Z" w16du:dateUtc="2025-01-14T12:51:00Z">
        <w:r w:rsidR="00943EA9">
          <w:rPr>
            <w:rFonts w:ascii="Times New Roman" w:hAnsi="Times New Roman" w:cs="Times New Roman"/>
            <w:sz w:val="24"/>
            <w:szCs w:val="24"/>
            <w:lang w:val="es-MX"/>
          </w:rPr>
          <w:t xml:space="preserve">particularmente </w:t>
        </w:r>
      </w:ins>
      <w:ins w:id="395" w:author="51964" w:date="2025-01-14T07:53:00Z" w16du:dateUtc="2025-01-14T12:53:00Z">
        <w:r w:rsidR="00943EA9">
          <w:rPr>
            <w:rFonts w:ascii="Times New Roman" w:hAnsi="Times New Roman" w:cs="Times New Roman"/>
            <w:sz w:val="24"/>
            <w:szCs w:val="24"/>
            <w:lang w:val="es-MX"/>
          </w:rPr>
          <w:t>orientadas</w:t>
        </w:r>
      </w:ins>
      <w:ins w:id="396" w:author="51964" w:date="2025-01-14T07:51:00Z" w16du:dateUtc="2025-01-14T12:51:00Z">
        <w:r w:rsidR="00943EA9">
          <w:rPr>
            <w:rFonts w:ascii="Times New Roman" w:hAnsi="Times New Roman" w:cs="Times New Roman"/>
            <w:sz w:val="24"/>
            <w:szCs w:val="24"/>
            <w:lang w:val="es-MX"/>
          </w:rPr>
          <w:t xml:space="preserve"> a la suplantación del estándar </w:t>
        </w:r>
      </w:ins>
      <w:ins w:id="397" w:author="51964" w:date="2025-01-14T07:54:00Z" w16du:dateUtc="2025-01-14T12:54:00Z">
        <w:r w:rsidR="00943EA9">
          <w:rPr>
            <w:rFonts w:ascii="Times New Roman" w:hAnsi="Times New Roman" w:cs="Times New Roman"/>
            <w:sz w:val="24"/>
            <w:szCs w:val="24"/>
            <w:lang w:val="es-MX"/>
          </w:rPr>
          <w:t>de precio</w:t>
        </w:r>
      </w:ins>
      <w:ins w:id="398" w:author="51964" w:date="2025-01-14T07:55:00Z" w16du:dateUtc="2025-01-14T12:55:00Z">
        <w:r w:rsidR="00943EA9">
          <w:rPr>
            <w:rFonts w:ascii="Times New Roman" w:hAnsi="Times New Roman" w:cs="Times New Roman"/>
            <w:sz w:val="24"/>
            <w:szCs w:val="24"/>
            <w:lang w:val="es-MX"/>
          </w:rPr>
          <w:t xml:space="preserve"> </w:t>
        </w:r>
      </w:ins>
      <w:ins w:id="399" w:author="51964" w:date="2025-01-14T07:51:00Z" w16du:dateUtc="2025-01-14T12:51:00Z">
        <w:r w:rsidR="00943EA9">
          <w:rPr>
            <w:rFonts w:ascii="Times New Roman" w:hAnsi="Times New Roman" w:cs="Times New Roman"/>
            <w:sz w:val="24"/>
            <w:szCs w:val="24"/>
            <w:lang w:val="es-MX"/>
          </w:rPr>
          <w:t>oro</w:t>
        </w:r>
      </w:ins>
      <w:ins w:id="400" w:author="51964" w:date="2025-01-14T07:57:00Z" w16du:dateUtc="2025-01-14T12:57:00Z">
        <w:r w:rsidR="00943EA9">
          <w:rPr>
            <w:rFonts w:ascii="Times New Roman" w:hAnsi="Times New Roman" w:cs="Times New Roman"/>
            <w:sz w:val="24"/>
            <w:szCs w:val="24"/>
            <w:lang w:val="es-MX"/>
          </w:rPr>
          <w:t>,</w:t>
        </w:r>
      </w:ins>
      <w:ins w:id="401" w:author="51964" w:date="2025-01-14T07:58:00Z" w16du:dateUtc="2025-01-14T12:58:00Z">
        <w:r w:rsidR="00943EA9">
          <w:rPr>
            <w:rFonts w:ascii="Times New Roman" w:hAnsi="Times New Roman" w:cs="Times New Roman"/>
            <w:sz w:val="24"/>
            <w:szCs w:val="24"/>
            <w:lang w:val="es-MX"/>
          </w:rPr>
          <w:t xml:space="preserve"> </w:t>
        </w:r>
      </w:ins>
      <w:ins w:id="402" w:author="51964" w:date="2025-01-14T07:55:00Z" w16du:dateUtc="2025-01-14T12:55:00Z">
        <w:r w:rsidR="00943EA9">
          <w:rPr>
            <w:rFonts w:ascii="Times New Roman" w:hAnsi="Times New Roman" w:cs="Times New Roman"/>
            <w:sz w:val="24"/>
            <w:szCs w:val="24"/>
            <w:lang w:val="es-MX"/>
          </w:rPr>
          <w:t>la</w:t>
        </w:r>
      </w:ins>
      <w:ins w:id="403" w:author="51964" w:date="2025-01-14T07:53:00Z" w16du:dateUtc="2025-01-14T12:53:00Z">
        <w:r w:rsidR="00943EA9">
          <w:rPr>
            <w:rFonts w:ascii="Times New Roman" w:hAnsi="Times New Roman" w:cs="Times New Roman"/>
            <w:sz w:val="24"/>
            <w:szCs w:val="24"/>
            <w:lang w:val="es-MX"/>
          </w:rPr>
          <w:t xml:space="preserve"> </w:t>
        </w:r>
      </w:ins>
      <w:ins w:id="404" w:author="51964" w:date="2025-01-14T07:56:00Z" w16du:dateUtc="2025-01-14T12:56:00Z">
        <w:r w:rsidR="00943EA9">
          <w:rPr>
            <w:rFonts w:ascii="Times New Roman" w:hAnsi="Times New Roman" w:cs="Times New Roman"/>
            <w:sz w:val="24"/>
            <w:szCs w:val="24"/>
            <w:lang w:val="es-MX"/>
          </w:rPr>
          <w:t>imposición</w:t>
        </w:r>
      </w:ins>
      <w:ins w:id="405" w:author="51964" w:date="2025-01-14T07:53:00Z" w16du:dateUtc="2025-01-14T12:53:00Z">
        <w:r w:rsidR="00943EA9">
          <w:rPr>
            <w:rFonts w:ascii="Times New Roman" w:hAnsi="Times New Roman" w:cs="Times New Roman"/>
            <w:sz w:val="24"/>
            <w:szCs w:val="24"/>
            <w:lang w:val="es-MX"/>
          </w:rPr>
          <w:t xml:space="preserve"> del dólar estadoun</w:t>
        </w:r>
      </w:ins>
      <w:ins w:id="406" w:author="51964" w:date="2025-01-14T07:54:00Z" w16du:dateUtc="2025-01-14T12:54:00Z">
        <w:r w:rsidR="00943EA9">
          <w:rPr>
            <w:rFonts w:ascii="Times New Roman" w:hAnsi="Times New Roman" w:cs="Times New Roman"/>
            <w:sz w:val="24"/>
            <w:szCs w:val="24"/>
            <w:lang w:val="es-MX"/>
          </w:rPr>
          <w:t>idense como moneda hegemónica</w:t>
        </w:r>
      </w:ins>
      <w:ins w:id="407" w:author="51964" w:date="2025-01-14T08:02:00Z" w16du:dateUtc="2025-01-14T13:02:00Z">
        <w:r w:rsidR="00280BEF">
          <w:rPr>
            <w:rFonts w:ascii="Times New Roman" w:hAnsi="Times New Roman" w:cs="Times New Roman"/>
            <w:sz w:val="24"/>
            <w:szCs w:val="24"/>
            <w:lang w:val="es-MX"/>
          </w:rPr>
          <w:t>-</w:t>
        </w:r>
      </w:ins>
      <w:ins w:id="408" w:author="51964" w:date="2025-01-14T07:59:00Z" w16du:dateUtc="2025-01-14T12:59:00Z">
        <w:r w:rsidR="00943EA9">
          <w:rPr>
            <w:rFonts w:ascii="Times New Roman" w:hAnsi="Times New Roman" w:cs="Times New Roman"/>
            <w:sz w:val="24"/>
            <w:szCs w:val="24"/>
            <w:lang w:val="es-MX"/>
          </w:rPr>
          <w:t xml:space="preserve">, así como por </w:t>
        </w:r>
      </w:ins>
      <w:ins w:id="409" w:author="51964" w:date="2025-01-14T09:21:00Z" w16du:dateUtc="2025-01-14T14:21:00Z">
        <w:r w:rsidR="002160F6">
          <w:rPr>
            <w:rFonts w:ascii="Times New Roman" w:hAnsi="Times New Roman" w:cs="Times New Roman"/>
            <w:sz w:val="24"/>
            <w:szCs w:val="24"/>
            <w:lang w:val="es-MX"/>
          </w:rPr>
          <w:t xml:space="preserve">el colapso </w:t>
        </w:r>
      </w:ins>
      <w:ins w:id="410" w:author="51964" w:date="2025-01-14T07:59:00Z" w16du:dateUtc="2025-01-14T12:59:00Z">
        <w:r w:rsidR="00943EA9">
          <w:rPr>
            <w:rFonts w:ascii="Times New Roman" w:hAnsi="Times New Roman" w:cs="Times New Roman"/>
            <w:sz w:val="24"/>
            <w:szCs w:val="24"/>
            <w:lang w:val="es-MX"/>
          </w:rPr>
          <w:t>de la URSS</w:t>
        </w:r>
      </w:ins>
      <w:ins w:id="411" w:author="51964" w:date="2025-01-14T08:00:00Z" w16du:dateUtc="2025-01-14T13:00:00Z">
        <w:r w:rsidR="00280BEF">
          <w:rPr>
            <w:rFonts w:ascii="Times New Roman" w:hAnsi="Times New Roman" w:cs="Times New Roman"/>
            <w:sz w:val="24"/>
            <w:szCs w:val="24"/>
            <w:lang w:val="es-MX"/>
          </w:rPr>
          <w:t xml:space="preserve"> en 1989</w:t>
        </w:r>
      </w:ins>
      <w:ins w:id="412" w:author="51964" w:date="2025-01-14T09:21:00Z" w16du:dateUtc="2025-01-14T14:21:00Z">
        <w:r w:rsidR="002160F6">
          <w:rPr>
            <w:rFonts w:ascii="Times New Roman" w:hAnsi="Times New Roman" w:cs="Times New Roman"/>
            <w:sz w:val="24"/>
            <w:szCs w:val="24"/>
            <w:lang w:val="es-MX"/>
          </w:rPr>
          <w:t xml:space="preserve"> </w:t>
        </w:r>
        <w:r w:rsidR="002160F6">
          <w:rPr>
            <w:rFonts w:ascii="Times New Roman" w:hAnsi="Times New Roman" w:cs="Times New Roman"/>
            <w:sz w:val="24"/>
            <w:szCs w:val="24"/>
            <w:lang w:val="es-MX"/>
          </w:rPr>
          <w:fldChar w:fldCharType="begin"/>
        </w:r>
        <w:r w:rsidR="002160F6">
          <w:rPr>
            <w:rFonts w:ascii="Times New Roman" w:hAnsi="Times New Roman" w:cs="Times New Roman"/>
            <w:sz w:val="24"/>
            <w:szCs w:val="24"/>
            <w:lang w:val="es-MX"/>
          </w:rPr>
          <w:instrText xml:space="preserve"> ADDIN ZOTERO_ITEM CSL_CITATION {"citationID":"bAmEviJy","properties":{"formattedCitation":"(Anderson 2010)","plainCitation":"(Anderson 2010)","noteIndex":0},"citationItems":[{"id":1899,"uris":["http://zotero.org/users/4081719/items/J4B8UHQ6"],"itemData":{"id":1899,"type":"article-journal","container-title":"New Left Review","issue":"61","language":"Español","page":"55-90","title":"Dos revoluciones","URL":"https://newleftreview.es/issues/61/articles/perry-anderson-dos-revoluciones.pdf","author":[{"family":"Anderson","given":"Perry"}],"issued":{"date-parts":[["2010"]]},"citation-key":"andersonDosRevoluciones2010"}}],"schema":"https://github.com/citation-style-language/schema/raw/master/csl-citation.json"} </w:instrText>
        </w:r>
      </w:ins>
      <w:r w:rsidR="002160F6">
        <w:rPr>
          <w:rFonts w:ascii="Times New Roman" w:hAnsi="Times New Roman" w:cs="Times New Roman"/>
          <w:sz w:val="24"/>
          <w:szCs w:val="24"/>
          <w:lang w:val="es-MX"/>
        </w:rPr>
        <w:fldChar w:fldCharType="separate"/>
      </w:r>
      <w:ins w:id="413" w:author="51964" w:date="2025-01-14T09:21:00Z" w16du:dateUtc="2025-01-14T14:21:00Z">
        <w:r w:rsidR="002160F6" w:rsidRPr="002160F6">
          <w:rPr>
            <w:rFonts w:ascii="Times New Roman" w:hAnsi="Times New Roman" w:cs="Times New Roman"/>
            <w:sz w:val="24"/>
            <w:rPrChange w:id="414" w:author="51964" w:date="2025-01-14T09:21:00Z" w16du:dateUtc="2025-01-14T14:21:00Z">
              <w:rPr/>
            </w:rPrChange>
          </w:rPr>
          <w:t>(Anderson 2010)</w:t>
        </w:r>
        <w:r w:rsidR="002160F6">
          <w:rPr>
            <w:rFonts w:ascii="Times New Roman" w:hAnsi="Times New Roman" w:cs="Times New Roman"/>
            <w:sz w:val="24"/>
            <w:szCs w:val="24"/>
            <w:lang w:val="es-MX"/>
          </w:rPr>
          <w:fldChar w:fldCharType="end"/>
        </w:r>
      </w:ins>
      <w:ins w:id="415" w:author="51964" w:date="2025-01-14T08:01:00Z" w16du:dateUtc="2025-01-14T13:01:00Z">
        <w:r w:rsidR="00280BEF">
          <w:rPr>
            <w:rFonts w:ascii="Times New Roman" w:hAnsi="Times New Roman" w:cs="Times New Roman"/>
            <w:sz w:val="24"/>
            <w:szCs w:val="24"/>
            <w:lang w:val="es-MX"/>
          </w:rPr>
          <w:t xml:space="preserve">, y el </w:t>
        </w:r>
      </w:ins>
      <w:ins w:id="416" w:author="51964" w:date="2025-01-14T08:03:00Z" w16du:dateUtc="2025-01-14T13:03:00Z">
        <w:r w:rsidR="00280BEF">
          <w:rPr>
            <w:rFonts w:ascii="Times New Roman" w:hAnsi="Times New Roman" w:cs="Times New Roman"/>
            <w:sz w:val="24"/>
            <w:szCs w:val="24"/>
            <w:lang w:val="es-MX"/>
          </w:rPr>
          <w:t xml:space="preserve">desarrollo de la política </w:t>
        </w:r>
      </w:ins>
      <w:ins w:id="417" w:author="51964" w:date="2025-01-14T09:22:00Z" w16du:dateUtc="2025-01-14T14:22:00Z">
        <w:r w:rsidR="002160F6">
          <w:rPr>
            <w:rFonts w:ascii="Times New Roman" w:hAnsi="Times New Roman" w:cs="Times New Roman"/>
            <w:sz w:val="24"/>
            <w:szCs w:val="24"/>
            <w:lang w:val="es-MX"/>
          </w:rPr>
          <w:t xml:space="preserve">exterior estadounidense </w:t>
        </w:r>
      </w:ins>
      <w:ins w:id="418" w:author="51964" w:date="2025-01-14T08:03:00Z" w16du:dateUtc="2025-01-14T13:03:00Z">
        <w:r w:rsidR="00280BEF">
          <w:rPr>
            <w:rFonts w:ascii="Times New Roman" w:hAnsi="Times New Roman" w:cs="Times New Roman"/>
            <w:sz w:val="24"/>
            <w:szCs w:val="24"/>
            <w:lang w:val="es-MX"/>
          </w:rPr>
          <w:t xml:space="preserve">de </w:t>
        </w:r>
      </w:ins>
      <w:proofErr w:type="spellStart"/>
      <w:ins w:id="419" w:author="51964" w:date="2025-01-14T08:04:00Z" w16du:dateUtc="2025-01-14T13:04:00Z">
        <w:r w:rsidR="00280BEF">
          <w:rPr>
            <w:rFonts w:ascii="Times New Roman" w:hAnsi="Times New Roman" w:cs="Times New Roman"/>
            <w:sz w:val="24"/>
            <w:szCs w:val="24"/>
            <w:lang w:val="es-MX"/>
          </w:rPr>
          <w:t>securitización</w:t>
        </w:r>
      </w:ins>
      <w:proofErr w:type="spellEnd"/>
      <w:ins w:id="420" w:author="51964" w:date="2025-01-14T08:03:00Z" w16du:dateUtc="2025-01-14T13:03:00Z">
        <w:r w:rsidR="00280BEF">
          <w:rPr>
            <w:rFonts w:ascii="Times New Roman" w:hAnsi="Times New Roman" w:cs="Times New Roman"/>
            <w:sz w:val="24"/>
            <w:szCs w:val="24"/>
            <w:lang w:val="es-MX"/>
          </w:rPr>
          <w:t xml:space="preserve"> </w:t>
        </w:r>
      </w:ins>
      <w:ins w:id="421" w:author="51964" w:date="2025-01-14T08:12:00Z" w16du:dateUtc="2025-01-14T13:12:00Z">
        <w:r w:rsidR="00A7442D">
          <w:rPr>
            <w:rFonts w:ascii="Times New Roman" w:hAnsi="Times New Roman" w:cs="Times New Roman"/>
            <w:sz w:val="24"/>
            <w:szCs w:val="24"/>
            <w:lang w:val="es-MX"/>
          </w:rPr>
          <w:t xml:space="preserve">regional </w:t>
        </w:r>
      </w:ins>
      <w:ins w:id="422" w:author="51964" w:date="2025-01-14T09:22:00Z" w16du:dateUtc="2025-01-14T14:22:00Z">
        <w:r w:rsidR="002160F6">
          <w:rPr>
            <w:rFonts w:ascii="Times New Roman" w:hAnsi="Times New Roman" w:cs="Times New Roman"/>
            <w:sz w:val="24"/>
            <w:szCs w:val="24"/>
            <w:lang w:val="es-MX"/>
          </w:rPr>
          <w:t xml:space="preserve">sobre América </w:t>
        </w:r>
        <w:r w:rsidR="002160F6">
          <w:rPr>
            <w:rFonts w:ascii="Times New Roman" w:hAnsi="Times New Roman" w:cs="Times New Roman"/>
            <w:sz w:val="24"/>
            <w:szCs w:val="24"/>
            <w:lang w:val="es-MX"/>
          </w:rPr>
          <w:lastRenderedPageBreak/>
          <w:t xml:space="preserve">Latina y Los Andes, </w:t>
        </w:r>
      </w:ins>
      <w:ins w:id="423" w:author="51964" w:date="2025-01-14T08:03:00Z" w16du:dateUtc="2025-01-14T13:03:00Z">
        <w:r w:rsidR="00280BEF">
          <w:rPr>
            <w:rFonts w:ascii="Times New Roman" w:hAnsi="Times New Roman" w:cs="Times New Roman"/>
            <w:sz w:val="24"/>
            <w:szCs w:val="24"/>
            <w:lang w:val="es-MX"/>
          </w:rPr>
          <w:t xml:space="preserve">de la </w:t>
        </w:r>
      </w:ins>
      <w:ins w:id="424" w:author="51964" w:date="2025-01-14T09:22:00Z" w16du:dateUtc="2025-01-14T14:22:00Z">
        <w:r w:rsidR="00024C53">
          <w:rPr>
            <w:rFonts w:ascii="Times New Roman" w:hAnsi="Times New Roman" w:cs="Times New Roman"/>
            <w:sz w:val="24"/>
            <w:szCs w:val="24"/>
            <w:lang w:val="es-MX"/>
          </w:rPr>
          <w:t>cual</w:t>
        </w:r>
      </w:ins>
      <w:ins w:id="425" w:author="51964" w:date="2025-01-14T08:04:00Z" w16du:dateUtc="2025-01-14T13:04:00Z">
        <w:r w:rsidR="00280BEF">
          <w:rPr>
            <w:rFonts w:ascii="Times New Roman" w:hAnsi="Times New Roman" w:cs="Times New Roman"/>
            <w:sz w:val="24"/>
            <w:szCs w:val="24"/>
            <w:lang w:val="es-MX"/>
          </w:rPr>
          <w:t xml:space="preserve"> el</w:t>
        </w:r>
      </w:ins>
      <w:ins w:id="426" w:author="51964" w:date="2025-01-14T08:03:00Z" w16du:dateUtc="2025-01-14T13:03:00Z">
        <w:r w:rsidR="00280BEF">
          <w:rPr>
            <w:rFonts w:ascii="Times New Roman" w:hAnsi="Times New Roman" w:cs="Times New Roman"/>
            <w:sz w:val="24"/>
            <w:szCs w:val="24"/>
            <w:lang w:val="es-MX"/>
          </w:rPr>
          <w:t xml:space="preserve"> enfoque de gobernabilidad democrática </w:t>
        </w:r>
      </w:ins>
      <w:ins w:id="427" w:author="51964" w:date="2025-01-14T08:05:00Z" w16du:dateUtc="2025-01-14T13:05:00Z">
        <w:r w:rsidR="00280BEF">
          <w:rPr>
            <w:rFonts w:ascii="Times New Roman" w:hAnsi="Times New Roman" w:cs="Times New Roman"/>
            <w:sz w:val="24"/>
            <w:szCs w:val="24"/>
            <w:lang w:val="es-MX"/>
          </w:rPr>
          <w:t>bebe</w:t>
        </w:r>
      </w:ins>
      <w:ins w:id="428" w:author="51964" w:date="2025-01-14T08:12:00Z" w16du:dateUtc="2025-01-14T13:12:00Z">
        <w:r w:rsidR="00A7442D">
          <w:rPr>
            <w:rFonts w:ascii="Times New Roman" w:hAnsi="Times New Roman" w:cs="Times New Roman"/>
            <w:sz w:val="24"/>
            <w:szCs w:val="24"/>
            <w:lang w:val="es-MX"/>
          </w:rPr>
          <w:t>,</w:t>
        </w:r>
      </w:ins>
      <w:ins w:id="429" w:author="51964" w:date="2025-01-14T08:04:00Z" w16du:dateUtc="2025-01-14T13:04:00Z">
        <w:r w:rsidR="00280BEF">
          <w:rPr>
            <w:rFonts w:ascii="Times New Roman" w:hAnsi="Times New Roman" w:cs="Times New Roman"/>
            <w:sz w:val="24"/>
            <w:szCs w:val="24"/>
            <w:lang w:val="es-MX"/>
          </w:rPr>
          <w:t xml:space="preserve"> tanto como</w:t>
        </w:r>
      </w:ins>
      <w:ins w:id="430" w:author="51964" w:date="2025-01-14T08:05:00Z" w16du:dateUtc="2025-01-14T13:05:00Z">
        <w:r w:rsidR="00280BEF">
          <w:rPr>
            <w:rFonts w:ascii="Times New Roman" w:hAnsi="Times New Roman" w:cs="Times New Roman"/>
            <w:sz w:val="24"/>
            <w:szCs w:val="24"/>
            <w:lang w:val="es-MX"/>
          </w:rPr>
          <w:t xml:space="preserve"> </w:t>
        </w:r>
      </w:ins>
      <w:ins w:id="431" w:author="51964" w:date="2025-01-14T09:23:00Z" w16du:dateUtc="2025-01-14T14:23:00Z">
        <w:r w:rsidR="00024C53">
          <w:rPr>
            <w:rFonts w:ascii="Times New Roman" w:hAnsi="Times New Roman" w:cs="Times New Roman"/>
            <w:sz w:val="24"/>
            <w:szCs w:val="24"/>
            <w:lang w:val="es-MX"/>
          </w:rPr>
          <w:t>lo hizo el</w:t>
        </w:r>
      </w:ins>
      <w:ins w:id="432" w:author="51964" w:date="2025-01-14T08:05:00Z" w16du:dateUtc="2025-01-14T13:05:00Z">
        <w:r w:rsidR="00280BEF">
          <w:rPr>
            <w:rFonts w:ascii="Times New Roman" w:hAnsi="Times New Roman" w:cs="Times New Roman"/>
            <w:sz w:val="24"/>
            <w:szCs w:val="24"/>
            <w:lang w:val="es-MX"/>
          </w:rPr>
          <w:t xml:space="preserve"> </w:t>
        </w:r>
      </w:ins>
      <w:ins w:id="433" w:author="51964" w:date="2025-01-14T08:01:00Z" w16du:dateUtc="2025-01-14T13:01:00Z">
        <w:r w:rsidR="00280BEF">
          <w:rPr>
            <w:rFonts w:ascii="Times New Roman" w:hAnsi="Times New Roman" w:cs="Times New Roman"/>
            <w:sz w:val="24"/>
            <w:szCs w:val="24"/>
            <w:lang w:val="es-MX"/>
          </w:rPr>
          <w:t xml:space="preserve">militarismo </w:t>
        </w:r>
      </w:ins>
      <w:ins w:id="434" w:author="51964" w:date="2025-01-14T08:02:00Z" w16du:dateUtc="2025-01-14T13:02:00Z">
        <w:r w:rsidR="00280BEF">
          <w:rPr>
            <w:rFonts w:ascii="Times New Roman" w:hAnsi="Times New Roman" w:cs="Times New Roman"/>
            <w:sz w:val="24"/>
            <w:szCs w:val="24"/>
            <w:lang w:val="es-MX"/>
          </w:rPr>
          <w:t>intervencionista</w:t>
        </w:r>
      </w:ins>
      <w:ins w:id="435" w:author="51964" w:date="2025-01-14T08:03:00Z" w16du:dateUtc="2025-01-14T13:03:00Z">
        <w:r w:rsidR="00280BEF">
          <w:rPr>
            <w:rFonts w:ascii="Times New Roman" w:hAnsi="Times New Roman" w:cs="Times New Roman"/>
            <w:sz w:val="24"/>
            <w:szCs w:val="24"/>
            <w:lang w:val="es-MX"/>
          </w:rPr>
          <w:t xml:space="preserve"> en Oriente Medio</w:t>
        </w:r>
      </w:ins>
      <w:ins w:id="436" w:author="51964" w:date="2025-01-14T08:05:00Z" w16du:dateUtc="2025-01-14T13:05:00Z">
        <w:r w:rsidR="00280BEF">
          <w:rPr>
            <w:rFonts w:ascii="Times New Roman" w:hAnsi="Times New Roman" w:cs="Times New Roman"/>
            <w:sz w:val="24"/>
            <w:szCs w:val="24"/>
            <w:lang w:val="es-MX"/>
          </w:rPr>
          <w:t>, profesado</w:t>
        </w:r>
      </w:ins>
      <w:ins w:id="437" w:author="51964" w:date="2025-01-14T09:23:00Z" w16du:dateUtc="2025-01-14T14:23:00Z">
        <w:r w:rsidR="00024C53">
          <w:rPr>
            <w:rFonts w:ascii="Times New Roman" w:hAnsi="Times New Roman" w:cs="Times New Roman"/>
            <w:sz w:val="24"/>
            <w:szCs w:val="24"/>
            <w:lang w:val="es-MX"/>
          </w:rPr>
          <w:t>s</w:t>
        </w:r>
      </w:ins>
      <w:ins w:id="438" w:author="51964" w:date="2025-01-14T08:05:00Z" w16du:dateUtc="2025-01-14T13:05:00Z">
        <w:r w:rsidR="00280BEF">
          <w:rPr>
            <w:rFonts w:ascii="Times New Roman" w:hAnsi="Times New Roman" w:cs="Times New Roman"/>
            <w:sz w:val="24"/>
            <w:szCs w:val="24"/>
            <w:lang w:val="es-MX"/>
          </w:rPr>
          <w:t xml:space="preserve"> por Samuel Hunti</w:t>
        </w:r>
      </w:ins>
      <w:ins w:id="439" w:author="51964" w:date="2025-01-14T08:08:00Z" w16du:dateUtc="2025-01-14T13:08:00Z">
        <w:r w:rsidR="00A64227">
          <w:rPr>
            <w:rFonts w:ascii="Times New Roman" w:hAnsi="Times New Roman" w:cs="Times New Roman"/>
            <w:sz w:val="24"/>
            <w:szCs w:val="24"/>
            <w:lang w:val="es-MX"/>
          </w:rPr>
          <w:t>n</w:t>
        </w:r>
      </w:ins>
      <w:ins w:id="440" w:author="51964" w:date="2025-01-14T08:05:00Z" w16du:dateUtc="2025-01-14T13:05:00Z">
        <w:r w:rsidR="00280BEF">
          <w:rPr>
            <w:rFonts w:ascii="Times New Roman" w:hAnsi="Times New Roman" w:cs="Times New Roman"/>
            <w:sz w:val="24"/>
            <w:szCs w:val="24"/>
            <w:lang w:val="es-MX"/>
          </w:rPr>
          <w:t xml:space="preserve">gton </w:t>
        </w:r>
        <w:r w:rsidR="00280BEF">
          <w:rPr>
            <w:rFonts w:ascii="Times New Roman" w:hAnsi="Times New Roman" w:cs="Times New Roman"/>
            <w:sz w:val="24"/>
            <w:szCs w:val="24"/>
            <w:lang w:val="es-MX"/>
          </w:rPr>
          <w:fldChar w:fldCharType="begin"/>
        </w:r>
      </w:ins>
      <w:ins w:id="441" w:author="51964" w:date="2025-01-14T08:12:00Z" w16du:dateUtc="2025-01-14T13:12:00Z">
        <w:r w:rsidR="00A7442D">
          <w:rPr>
            <w:rFonts w:ascii="Times New Roman" w:hAnsi="Times New Roman" w:cs="Times New Roman"/>
            <w:sz w:val="24"/>
            <w:szCs w:val="24"/>
            <w:lang w:val="es-MX"/>
          </w:rPr>
          <w:instrText xml:space="preserve"> ADDIN ZOTERO_ITEM CSL_CITATION {"citationID":"vj4nc3gV","properties":{"formattedCitation":"(2014; 1998)","plainCitation":"(2014; 1998)","noteIndex":0},"citationItems":[{"id":2969,"uris":["http://zotero.org/users/4081719/items/T8A48WRH"],"itemData":{"id":2969,"type":"book","edition":"Segunda edición en español","event-place":"Barcelona","publisher":"Paidós","publisher-place":"Barcelona","title":"El orden político en las sociedades en cambio","author":[{"family":"Huntington","given":"Samuel"}],"issued":{"date-parts":[["2014"]]},"citation-key":"huntingtonOrdenPoliticoSociedades2014a"},"label":"page","suppress-author":true},{"id":4647,"uris":["http://zotero.org/users/4081719/items/W3M9R7B7"],"itemData":{"id":4647,"type":"book","event-place":"New York","publisher":"Touchstone","publisher-place":"New York","title":"The Clash of Civilizations and the Remaking of World Order","author":[{"family":"Huntington","given":"Samuel"}],"issued":{"date-parts":[["1998"]]},"citation-key":"huntingtonClashCivilizationsRemaking1998"}}],"schema":"https://github.com/citation-style-language/schema/raw/master/csl-citation.json"} </w:instrText>
        </w:r>
      </w:ins>
      <w:r w:rsidR="00280BEF">
        <w:rPr>
          <w:rFonts w:ascii="Times New Roman" w:hAnsi="Times New Roman" w:cs="Times New Roman"/>
          <w:sz w:val="24"/>
          <w:szCs w:val="24"/>
          <w:lang w:val="es-MX"/>
        </w:rPr>
        <w:fldChar w:fldCharType="separate"/>
      </w:r>
      <w:ins w:id="442" w:author="51964" w:date="2025-01-14T08:12:00Z" w16du:dateUtc="2025-01-14T13:12:00Z">
        <w:r w:rsidR="00A7442D" w:rsidRPr="00A7442D">
          <w:rPr>
            <w:rFonts w:ascii="Times New Roman" w:hAnsi="Times New Roman" w:cs="Times New Roman"/>
            <w:sz w:val="24"/>
            <w:rPrChange w:id="443" w:author="51964" w:date="2025-01-14T08:12:00Z" w16du:dateUtc="2025-01-14T13:12:00Z">
              <w:rPr/>
            </w:rPrChange>
          </w:rPr>
          <w:t>(2014; 1998)</w:t>
        </w:r>
      </w:ins>
      <w:ins w:id="444" w:author="51964" w:date="2025-01-14T08:05:00Z" w16du:dateUtc="2025-01-14T13:05:00Z">
        <w:r w:rsidR="00280BEF">
          <w:rPr>
            <w:rFonts w:ascii="Times New Roman" w:hAnsi="Times New Roman" w:cs="Times New Roman"/>
            <w:sz w:val="24"/>
            <w:szCs w:val="24"/>
            <w:lang w:val="es-MX"/>
          </w:rPr>
          <w:fldChar w:fldCharType="end"/>
        </w:r>
      </w:ins>
      <w:ins w:id="445" w:author="51964" w:date="2025-01-14T08:13:00Z" w16du:dateUtc="2025-01-14T13:13:00Z">
        <w:r w:rsidR="00A7442D">
          <w:rPr>
            <w:rFonts w:ascii="Times New Roman" w:hAnsi="Times New Roman" w:cs="Times New Roman"/>
            <w:sz w:val="24"/>
            <w:szCs w:val="24"/>
            <w:lang w:val="es-MX"/>
          </w:rPr>
          <w:t>, entre otros.</w:t>
        </w:r>
      </w:ins>
    </w:p>
    <w:p w14:paraId="7CF348F6" w14:textId="77777777" w:rsidR="0087667A" w:rsidRDefault="0087667A" w:rsidP="001404D4">
      <w:pPr>
        <w:spacing w:after="0" w:line="360" w:lineRule="auto"/>
        <w:jc w:val="both"/>
        <w:rPr>
          <w:ins w:id="446" w:author="51964" w:date="2025-01-14T07:59:00Z" w16du:dateUtc="2025-01-14T12:59:00Z"/>
          <w:rFonts w:ascii="Times New Roman" w:hAnsi="Times New Roman" w:cs="Times New Roman"/>
          <w:sz w:val="24"/>
          <w:szCs w:val="24"/>
          <w:lang w:val="es-MX"/>
        </w:rPr>
      </w:pPr>
    </w:p>
    <w:p w14:paraId="263934FB" w14:textId="3AFAD53C" w:rsidR="000B5257" w:rsidRDefault="0087667A" w:rsidP="001404D4">
      <w:pPr>
        <w:spacing w:after="0" w:line="360" w:lineRule="auto"/>
        <w:jc w:val="both"/>
        <w:rPr>
          <w:ins w:id="447" w:author="51964" w:date="2025-01-14T08:31:00Z" w16du:dateUtc="2025-01-14T13:31:00Z"/>
          <w:rFonts w:ascii="Times New Roman" w:hAnsi="Times New Roman" w:cs="Times New Roman"/>
          <w:sz w:val="24"/>
          <w:szCs w:val="24"/>
          <w:lang w:val="es-MX"/>
        </w:rPr>
      </w:pPr>
      <w:ins w:id="448" w:author="51964" w:date="2025-01-14T08:13:00Z" w16du:dateUtc="2025-01-14T13:13:00Z">
        <w:r>
          <w:rPr>
            <w:rFonts w:ascii="Times New Roman" w:hAnsi="Times New Roman" w:cs="Times New Roman"/>
            <w:sz w:val="24"/>
            <w:szCs w:val="24"/>
            <w:lang w:val="es-MX"/>
          </w:rPr>
          <w:t xml:space="preserve">A partir del año 2001, la expansión de la frontera extractiva minera </w:t>
        </w:r>
        <w:r>
          <w:rPr>
            <w:rFonts w:ascii="Times New Roman" w:hAnsi="Times New Roman" w:cs="Times New Roman"/>
            <w:sz w:val="24"/>
            <w:szCs w:val="24"/>
            <w:lang w:val="es-MX"/>
          </w:rPr>
          <w:fldChar w:fldCharType="begin"/>
        </w:r>
      </w:ins>
      <w:ins w:id="449" w:author="51964" w:date="2025-01-14T08:15:00Z" w16du:dateUtc="2025-01-14T13:15:00Z">
        <w:r>
          <w:rPr>
            <w:rFonts w:ascii="Times New Roman" w:hAnsi="Times New Roman" w:cs="Times New Roman"/>
            <w:sz w:val="24"/>
            <w:szCs w:val="24"/>
            <w:lang w:val="es-MX"/>
          </w:rPr>
          <w:instrText xml:space="preserve"> ADDIN ZOTERO_ITEM CSL_CITATION {"citationID":"iXL9mb5y","properties":{"formattedCitation":"(Mej\\uc0\\u237{}a 2021; James Petras y Henry Veltmeyer 2014)","plainCitation":"(Mejía 2021; James Petras y Henry Veltmeyer 2014)","noteIndex":0},"citationItems":[{"id":1879,"uris":["http://zotero.org/users/4081719/items/2GJDBEPU"],"itemData":{"id":1879,"type":"thesis","event-place":"Quito","genre":"Tesis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Manuel"}],"issued":{"date-parts":[["2021"]]},"citation-key":"mejiaCambioEscalaContienda2021"}},{"id":10350,"uris":["http://zotero.org/users/4081719/items/I4NMLZQU"],"itemData":{"id":10350,"type":"book","abstract":"This book explores the changing face of US imperialism in the context of a system that is in crisis. At issue are the devastating effects of the turn of many multinational corporations towards ‘extractivism'—a pillage of society's natural resources.","archive":"eBook Academic Collection (EBSCOhost)","collection-title":"Studies in Critical Social Sciences","event-place":"Leiden","ISBN":"978-90-04-26885-2","language":"English","publisher":"Brill","publisher-place":"Leiden","source":"EBSCOhost","title":"Extractive Imperialism in the Americas: Capitalism's New Frontier","URL":"https://search.ebscohost.com/login.aspx?direct=true&amp;db=e000xna&amp;AN=846975&amp;site=ehost-live&amp;scope=site&amp;authtype=ip,shib&amp;custid=dartcol","author":[{"literal":"James Petras"},{"literal":"Henry Veltmeyer"}],"issued":{"date-parts":[["2014"]]},"citation-key":"jamespetrasExtractiveImperialismAmericas2014"}}],"schema":"https://github.com/citation-style-language/schema/raw/master/csl-citation.json"} </w:instrText>
        </w:r>
      </w:ins>
      <w:r>
        <w:rPr>
          <w:rFonts w:ascii="Times New Roman" w:hAnsi="Times New Roman" w:cs="Times New Roman"/>
          <w:sz w:val="24"/>
          <w:szCs w:val="24"/>
          <w:lang w:val="es-MX"/>
        </w:rPr>
        <w:fldChar w:fldCharType="separate"/>
      </w:r>
      <w:ins w:id="450" w:author="51964" w:date="2025-01-14T08:15:00Z" w16du:dateUtc="2025-01-14T13:15:00Z">
        <w:r w:rsidRPr="0087667A">
          <w:rPr>
            <w:rFonts w:ascii="Times New Roman" w:hAnsi="Times New Roman" w:cs="Times New Roman"/>
            <w:kern w:val="0"/>
            <w:sz w:val="24"/>
            <w:rPrChange w:id="451" w:author="51964" w:date="2025-01-14T08:15:00Z" w16du:dateUtc="2025-01-14T13:15:00Z">
              <w:rPr>
                <w:rFonts w:ascii="Times New Roman" w:hAnsi="Times New Roman" w:cs="Times New Roman"/>
                <w:kern w:val="0"/>
              </w:rPr>
            </w:rPrChange>
          </w:rPr>
          <w:t>(Mejía 2021; James Petras y Henry Veltmeyer 2014)</w:t>
        </w:r>
      </w:ins>
      <w:ins w:id="452" w:author="51964" w:date="2025-01-14T08:13:00Z" w16du:dateUtc="2025-01-14T13:13:00Z">
        <w:r>
          <w:rPr>
            <w:rFonts w:ascii="Times New Roman" w:hAnsi="Times New Roman" w:cs="Times New Roman"/>
            <w:sz w:val="24"/>
            <w:szCs w:val="24"/>
            <w:lang w:val="es-MX"/>
          </w:rPr>
          <w:fldChar w:fldCharType="end"/>
        </w:r>
      </w:ins>
      <w:ins w:id="453" w:author="51964" w:date="2025-01-14T06:27:00Z" w16du:dateUtc="2025-01-14T11:27:00Z">
        <w:r w:rsidR="007F2FB7">
          <w:rPr>
            <w:rFonts w:ascii="Times New Roman" w:hAnsi="Times New Roman" w:cs="Times New Roman"/>
            <w:sz w:val="24"/>
            <w:szCs w:val="24"/>
            <w:lang w:val="es-MX"/>
          </w:rPr>
          <w:t xml:space="preserve"> </w:t>
        </w:r>
      </w:ins>
      <w:ins w:id="454" w:author="51964" w:date="2025-01-14T08:17:00Z" w16du:dateUtc="2025-01-14T13:17:00Z">
        <w:r>
          <w:rPr>
            <w:rFonts w:ascii="Times New Roman" w:hAnsi="Times New Roman" w:cs="Times New Roman"/>
            <w:sz w:val="24"/>
            <w:szCs w:val="24"/>
            <w:lang w:val="es-MX"/>
          </w:rPr>
          <w:t xml:space="preserve">transforma </w:t>
        </w:r>
      </w:ins>
      <w:ins w:id="455" w:author="51964" w:date="2025-01-14T06:27:00Z" w16du:dateUtc="2025-01-14T11:27:00Z">
        <w:r w:rsidR="007F2FB7">
          <w:rPr>
            <w:rFonts w:ascii="Times New Roman" w:hAnsi="Times New Roman" w:cs="Times New Roman"/>
            <w:sz w:val="24"/>
            <w:szCs w:val="24"/>
            <w:lang w:val="es-MX"/>
          </w:rPr>
          <w:t>la cordillera en</w:t>
        </w:r>
        <w:r w:rsidR="00B947B5">
          <w:rPr>
            <w:rFonts w:ascii="Times New Roman" w:hAnsi="Times New Roman" w:cs="Times New Roman"/>
            <w:sz w:val="24"/>
            <w:szCs w:val="24"/>
            <w:lang w:val="es-MX"/>
          </w:rPr>
          <w:t xml:space="preserve"> u</w:t>
        </w:r>
      </w:ins>
      <w:ins w:id="456" w:author="51964" w:date="2025-01-14T06:28:00Z" w16du:dateUtc="2025-01-14T11:28:00Z">
        <w:r w:rsidR="00B947B5">
          <w:rPr>
            <w:rFonts w:ascii="Times New Roman" w:hAnsi="Times New Roman" w:cs="Times New Roman"/>
            <w:sz w:val="24"/>
            <w:szCs w:val="24"/>
            <w:lang w:val="es-MX"/>
          </w:rPr>
          <w:t>n eslabonamiento</w:t>
        </w:r>
      </w:ins>
      <w:ins w:id="457" w:author="51964" w:date="2025-01-14T08:17:00Z" w16du:dateUtc="2025-01-14T13:17:00Z">
        <w:r>
          <w:rPr>
            <w:rFonts w:ascii="Times New Roman" w:hAnsi="Times New Roman" w:cs="Times New Roman"/>
            <w:sz w:val="24"/>
            <w:szCs w:val="24"/>
            <w:lang w:val="es-MX"/>
          </w:rPr>
          <w:t xml:space="preserve"> extractivo</w:t>
        </w:r>
      </w:ins>
      <w:ins w:id="458" w:author="51964" w:date="2025-01-14T06:28:00Z" w16du:dateUtc="2025-01-14T11:28:00Z">
        <w:r w:rsidR="00B947B5">
          <w:rPr>
            <w:rFonts w:ascii="Times New Roman" w:hAnsi="Times New Roman" w:cs="Times New Roman"/>
            <w:sz w:val="24"/>
            <w:szCs w:val="24"/>
            <w:lang w:val="es-MX"/>
          </w:rPr>
          <w:t xml:space="preserve"> de minas y puertos que atraviesa la superficie continental Latinoamericana</w:t>
        </w:r>
      </w:ins>
      <w:ins w:id="459" w:author="51964" w:date="2025-01-14T08:18:00Z" w16du:dateUtc="2025-01-14T13:18:00Z">
        <w:r>
          <w:rPr>
            <w:rFonts w:ascii="Times New Roman" w:hAnsi="Times New Roman" w:cs="Times New Roman"/>
            <w:sz w:val="24"/>
            <w:szCs w:val="24"/>
            <w:lang w:val="es-MX"/>
          </w:rPr>
          <w:t xml:space="preserve"> en función al desarrollo de</w:t>
        </w:r>
      </w:ins>
      <w:ins w:id="460" w:author="51964" w:date="2025-01-14T08:19:00Z" w16du:dateUtc="2025-01-14T13:19:00Z">
        <w:r>
          <w:rPr>
            <w:rFonts w:ascii="Times New Roman" w:hAnsi="Times New Roman" w:cs="Times New Roman"/>
            <w:sz w:val="24"/>
            <w:szCs w:val="24"/>
            <w:lang w:val="es-MX"/>
          </w:rPr>
          <w:t xml:space="preserve"> la infraestructura que </w:t>
        </w:r>
      </w:ins>
      <w:ins w:id="461" w:author="51964" w:date="2025-01-14T08:21:00Z" w16du:dateUtc="2025-01-14T13:21:00Z">
        <w:r>
          <w:rPr>
            <w:rFonts w:ascii="Times New Roman" w:hAnsi="Times New Roman" w:cs="Times New Roman"/>
            <w:sz w:val="24"/>
            <w:szCs w:val="24"/>
            <w:lang w:val="es-MX"/>
          </w:rPr>
          <w:t>-</w:t>
        </w:r>
      </w:ins>
      <w:ins w:id="462" w:author="51964" w:date="2025-01-14T08:20:00Z" w16du:dateUtc="2025-01-14T13:20:00Z">
        <w:r>
          <w:rPr>
            <w:rFonts w:ascii="Times New Roman" w:hAnsi="Times New Roman" w:cs="Times New Roman"/>
            <w:sz w:val="24"/>
            <w:szCs w:val="24"/>
            <w:lang w:val="es-MX"/>
          </w:rPr>
          <w:t>principalmente</w:t>
        </w:r>
      </w:ins>
      <w:ins w:id="463" w:author="51964" w:date="2025-01-14T08:21:00Z" w16du:dateUtc="2025-01-14T13:21:00Z">
        <w:r>
          <w:rPr>
            <w:rFonts w:ascii="Times New Roman" w:hAnsi="Times New Roman" w:cs="Times New Roman"/>
            <w:sz w:val="24"/>
            <w:szCs w:val="24"/>
            <w:lang w:val="es-MX"/>
          </w:rPr>
          <w:t xml:space="preserve">- </w:t>
        </w:r>
      </w:ins>
      <w:ins w:id="464" w:author="51964" w:date="2025-01-14T08:19:00Z" w16du:dateUtc="2025-01-14T13:19:00Z">
        <w:r>
          <w:rPr>
            <w:rFonts w:ascii="Times New Roman" w:hAnsi="Times New Roman" w:cs="Times New Roman"/>
            <w:sz w:val="24"/>
            <w:szCs w:val="24"/>
            <w:lang w:val="es-MX"/>
          </w:rPr>
          <w:t xml:space="preserve">China, </w:t>
        </w:r>
      </w:ins>
      <w:ins w:id="465" w:author="51964" w:date="2025-01-14T08:20:00Z" w16du:dateUtc="2025-01-14T13:20:00Z">
        <w:r>
          <w:rPr>
            <w:rFonts w:ascii="Times New Roman" w:hAnsi="Times New Roman" w:cs="Times New Roman"/>
            <w:sz w:val="24"/>
            <w:szCs w:val="24"/>
            <w:lang w:val="es-MX"/>
          </w:rPr>
          <w:t xml:space="preserve">Rusia, Irán </w:t>
        </w:r>
      </w:ins>
      <w:ins w:id="466" w:author="51964" w:date="2025-01-14T08:19:00Z" w16du:dateUtc="2025-01-14T13:19:00Z">
        <w:r>
          <w:rPr>
            <w:rFonts w:ascii="Times New Roman" w:hAnsi="Times New Roman" w:cs="Times New Roman"/>
            <w:sz w:val="24"/>
            <w:szCs w:val="24"/>
            <w:lang w:val="es-MX"/>
          </w:rPr>
          <w:t>y el</w:t>
        </w:r>
      </w:ins>
      <w:ins w:id="467" w:author="51964" w:date="2025-01-14T08:20:00Z" w16du:dateUtc="2025-01-14T13:20:00Z">
        <w:r>
          <w:rPr>
            <w:rFonts w:ascii="Times New Roman" w:hAnsi="Times New Roman" w:cs="Times New Roman"/>
            <w:sz w:val="24"/>
            <w:szCs w:val="24"/>
            <w:lang w:val="es-MX"/>
          </w:rPr>
          <w:t xml:space="preserve"> </w:t>
        </w:r>
      </w:ins>
      <w:ins w:id="468" w:author="51964" w:date="2025-01-14T08:19:00Z" w16du:dateUtc="2025-01-14T13:19:00Z">
        <w:r>
          <w:rPr>
            <w:rFonts w:ascii="Times New Roman" w:hAnsi="Times New Roman" w:cs="Times New Roman"/>
            <w:sz w:val="24"/>
            <w:szCs w:val="24"/>
            <w:lang w:val="es-MX"/>
          </w:rPr>
          <w:t>bloque amplificado de estados que constituye</w:t>
        </w:r>
      </w:ins>
      <w:ins w:id="469" w:author="51964" w:date="2025-01-14T08:22:00Z" w16du:dateUtc="2025-01-14T13:22:00Z">
        <w:r w:rsidR="000B5257">
          <w:rPr>
            <w:rFonts w:ascii="Times New Roman" w:hAnsi="Times New Roman" w:cs="Times New Roman"/>
            <w:sz w:val="24"/>
            <w:szCs w:val="24"/>
            <w:lang w:val="es-MX"/>
          </w:rPr>
          <w:t xml:space="preserve">n los </w:t>
        </w:r>
      </w:ins>
      <w:ins w:id="470" w:author="51964" w:date="2025-01-14T08:19:00Z" w16du:dateUtc="2025-01-14T13:19:00Z">
        <w:r>
          <w:rPr>
            <w:rFonts w:ascii="Times New Roman" w:hAnsi="Times New Roman" w:cs="Times New Roman"/>
            <w:sz w:val="24"/>
            <w:szCs w:val="24"/>
            <w:lang w:val="es-MX"/>
          </w:rPr>
          <w:t>BRICS</w:t>
        </w:r>
      </w:ins>
      <w:ins w:id="471" w:author="51964" w:date="2025-01-14T08:22:00Z" w16du:dateUtc="2025-01-14T13:22:00Z">
        <w:r w:rsidR="000B5257">
          <w:rPr>
            <w:rFonts w:ascii="Times New Roman" w:hAnsi="Times New Roman" w:cs="Times New Roman"/>
            <w:sz w:val="24"/>
            <w:szCs w:val="24"/>
            <w:lang w:val="es-MX"/>
          </w:rPr>
          <w:t xml:space="preserve">, el New </w:t>
        </w:r>
        <w:proofErr w:type="spellStart"/>
        <w:r w:rsidR="000B5257">
          <w:rPr>
            <w:rFonts w:ascii="Times New Roman" w:hAnsi="Times New Roman" w:cs="Times New Roman"/>
            <w:sz w:val="24"/>
            <w:szCs w:val="24"/>
            <w:lang w:val="es-MX"/>
          </w:rPr>
          <w:t>Silk</w:t>
        </w:r>
        <w:proofErr w:type="spellEnd"/>
        <w:r w:rsidR="000B5257">
          <w:rPr>
            <w:rFonts w:ascii="Times New Roman" w:hAnsi="Times New Roman" w:cs="Times New Roman"/>
            <w:sz w:val="24"/>
            <w:szCs w:val="24"/>
            <w:lang w:val="es-MX"/>
          </w:rPr>
          <w:t xml:space="preserve"> </w:t>
        </w:r>
        <w:proofErr w:type="spellStart"/>
        <w:r w:rsidR="000B5257">
          <w:rPr>
            <w:rFonts w:ascii="Times New Roman" w:hAnsi="Times New Roman" w:cs="Times New Roman"/>
            <w:sz w:val="24"/>
            <w:szCs w:val="24"/>
            <w:lang w:val="es-MX"/>
          </w:rPr>
          <w:t>Belt</w:t>
        </w:r>
        <w:proofErr w:type="spellEnd"/>
        <w:r w:rsidR="000B5257">
          <w:rPr>
            <w:rFonts w:ascii="Times New Roman" w:hAnsi="Times New Roman" w:cs="Times New Roman"/>
            <w:sz w:val="24"/>
            <w:szCs w:val="24"/>
            <w:lang w:val="es-MX"/>
          </w:rPr>
          <w:t xml:space="preserve"> Road</w:t>
        </w:r>
      </w:ins>
      <w:ins w:id="472" w:author="51964" w:date="2025-01-14T09:24:00Z" w16du:dateUtc="2025-01-14T14:24:00Z">
        <w:r w:rsidR="000107DE">
          <w:rPr>
            <w:rFonts w:ascii="Times New Roman" w:hAnsi="Times New Roman" w:cs="Times New Roman"/>
            <w:sz w:val="24"/>
            <w:szCs w:val="24"/>
            <w:lang w:val="es-MX"/>
          </w:rPr>
          <w:t xml:space="preserve"> </w:t>
        </w:r>
        <w:r w:rsidR="000107DE">
          <w:rPr>
            <w:rFonts w:ascii="Times New Roman" w:hAnsi="Times New Roman" w:cs="Times New Roman"/>
            <w:sz w:val="24"/>
            <w:szCs w:val="24"/>
            <w:lang w:val="es-MX"/>
          </w:rPr>
          <w:fldChar w:fldCharType="begin"/>
        </w:r>
      </w:ins>
      <w:ins w:id="473" w:author="51964" w:date="2025-01-14T09:25:00Z" w16du:dateUtc="2025-01-14T14:25:00Z">
        <w:r w:rsidR="000107DE">
          <w:rPr>
            <w:rFonts w:ascii="Times New Roman" w:hAnsi="Times New Roman" w:cs="Times New Roman"/>
            <w:sz w:val="24"/>
            <w:szCs w:val="24"/>
            <w:lang w:val="es-MX"/>
          </w:rPr>
          <w:instrText xml:space="preserve"> ADDIN ZOTERO_ITEM CSL_CITATION {"citationID":"ctuHCLxL","properties":{"formattedCitation":"(Hongbo 2014; C\\uc0\\u225{}ceres 2022; Valderrey, Montoya, y S\\uc0\\u225{}nchez 2019)","plainCitation":"(Hongbo 2014; Cáceres 2022; Valderrey, Montoya, y Sánchez 2019)","noteIndex":0},"citationItems":[{"id":10459,"uris":["http://zotero.org/users/4081719/items/QYAQJP9H"],"itemData":{"id":10459,"type":"article-journal","container-title":"Journal of Globalization, Competitiveness, and Governability","DOI":"10.3232/gcg.2012.v6.n1.07","issue":"1","note":"Citation Key: pub.1152658249","page":"115-135","title":"Building the new silk road across the pacific. Economic and trade relations between china and latin america after the financial crisis in 2008","URL":"https://app.dimensions.ai/details/publication/pub.1152658249","volume":"6","author":[{"family":"Hongbo","given":"Zhu"}],"issued":{"date-parts":[["2014"]]},"citation-key":"pub.1152658249"}},{"id":10458,"uris":["http://zotero.org/users/4081719/items/VZ6ET9VR"],"itemData":{"id":10458,"type":"chapter","abstract":"China has become the main trading partner for most Latin American economies, on the one hand, due to the growth in natural resources imports, and on the other, as a supplier of final consumption and industrial goods. During the last years, this participation has not only grown in aggregated terms, but China has also been able to develop a more complex export matrix, increasing its participation in highly innovative and technological sectors. This is the result of the implementation of various policies, among which export promotion policies become fundamental for its development. The objective of this chapter is to understand how the Belt and Road Initiative has become a fundamental element within Chinese export promotion policies toward Latin America. As some BRI projects in the region have been stalled, the Digital Silk Road appears as an alternative to enhance export promotion through cooperation between China and the Latin American region.","container-title":"China’s trade policy in latin america","note":"Citation Key: pub.1149108568\nDOI: 10.1007/978-3-030-98664-3_5","page":"63-78","title":"Chinese export promotion policies toward latin america: The belt and road initiative","URL":"https://app.dimensions.ai/details/publication/pub.1149108568","author":[{"family":"Cáceres","given":"Javiera"}],"issued":{"date-parts":[["2022"]]},"citation-key":"pub.1149108568"}},{"id":10457,"uris":["http://zotero.org/users/4081719/items/N379RH5S"],"itemData":{"id":10457,"type":"article-journal","abstract":"As the Belt and Road Initiative (BRI), or the New Silk Road, as commonly known in Western countries, continues to grow in size and scope, some questions remain unanswered. Most skepticism arises about the primary purpose of the project, the contribution of members countries to the overall initiative, or the involvement of those territories that are neither touched by the land or the maritime side of the project. Latin America, for example, has significant interaction with China, but few countries may soon join the project. After taking a glance on the history of the Silk Road and the new project, we look at the current status of the BRI, and one of the main issues of concern which is the lack of homogenous contribution to the initiative. For that matter, we propose a much-needed adjustment to the BRI, using a new tool for evaluating the participation of member countries. Comparisons take into account the five collaboration variables established as the building blocks of the BRI: policy coordination, facilities connectivity, unimpeded trade, financial integration, and people-to-people bond. To make a more detailed analysis, we include two measurement criteria per variable, which can be used either to test for suitability of new or existing members of the New Silk Road. A second issue under study is the feasibility analysis of the extension of the initiative into Latin America. We use the proposed mechanism comparing 10 active members of the BRI versus 10 countries in Latin America. Results show the adequacy of the region to join the initiative. Indeed, we demonstrate that Latin America is suitable to be the East Wind of the BRI.","container-title":"Competition and Regulation in Network Industries","DOI":"10.1177/1783591719853537","issue":"1","note":"Citation Key: pub.1116855878","page":"34-62","title":"Latin america: The east wing of the new silk road","URL":"https://app.dimensions.ai/details/publication/pub.1116855878","volume":"21","author":[{"family":"Valderrey","given":"Francisco Javier"},{"family":"Montoya","given":"Miguel A."},{"family":"Sánchez","given":"Adriana"}],"issued":{"date-parts":[["2019"]]},"citation-key":"pub.1116855878"}}],"schema":"https://github.com/citation-style-language/schema/raw/master/csl-citation.json"} </w:instrText>
        </w:r>
      </w:ins>
      <w:r w:rsidR="000107DE">
        <w:rPr>
          <w:rFonts w:ascii="Times New Roman" w:hAnsi="Times New Roman" w:cs="Times New Roman"/>
          <w:sz w:val="24"/>
          <w:szCs w:val="24"/>
          <w:lang w:val="es-MX"/>
        </w:rPr>
        <w:fldChar w:fldCharType="separate"/>
      </w:r>
      <w:ins w:id="474" w:author="51964" w:date="2025-01-14T09:25:00Z" w16du:dateUtc="2025-01-14T14:25:00Z">
        <w:r w:rsidR="000107DE" w:rsidRPr="000107DE">
          <w:rPr>
            <w:rFonts w:ascii="Times New Roman" w:hAnsi="Times New Roman" w:cs="Times New Roman"/>
            <w:kern w:val="0"/>
            <w:sz w:val="24"/>
            <w:rPrChange w:id="475" w:author="51964" w:date="2025-01-14T09:25:00Z" w16du:dateUtc="2025-01-14T14:25:00Z">
              <w:rPr>
                <w:rFonts w:ascii="Times New Roman" w:hAnsi="Times New Roman" w:cs="Times New Roman"/>
                <w:kern w:val="0"/>
              </w:rPr>
            </w:rPrChange>
          </w:rPr>
          <w:t>(</w:t>
        </w:r>
        <w:proofErr w:type="spellStart"/>
        <w:r w:rsidR="000107DE" w:rsidRPr="000107DE">
          <w:rPr>
            <w:rFonts w:ascii="Times New Roman" w:hAnsi="Times New Roman" w:cs="Times New Roman"/>
            <w:kern w:val="0"/>
            <w:sz w:val="24"/>
            <w:rPrChange w:id="476" w:author="51964" w:date="2025-01-14T09:25:00Z" w16du:dateUtc="2025-01-14T14:25:00Z">
              <w:rPr>
                <w:rFonts w:ascii="Times New Roman" w:hAnsi="Times New Roman" w:cs="Times New Roman"/>
                <w:kern w:val="0"/>
              </w:rPr>
            </w:rPrChange>
          </w:rPr>
          <w:t>Hongbo</w:t>
        </w:r>
        <w:proofErr w:type="spellEnd"/>
        <w:r w:rsidR="000107DE" w:rsidRPr="000107DE">
          <w:rPr>
            <w:rFonts w:ascii="Times New Roman" w:hAnsi="Times New Roman" w:cs="Times New Roman"/>
            <w:kern w:val="0"/>
            <w:sz w:val="24"/>
            <w:rPrChange w:id="477" w:author="51964" w:date="2025-01-14T09:25:00Z" w16du:dateUtc="2025-01-14T14:25:00Z">
              <w:rPr>
                <w:rFonts w:ascii="Times New Roman" w:hAnsi="Times New Roman" w:cs="Times New Roman"/>
                <w:kern w:val="0"/>
              </w:rPr>
            </w:rPrChange>
          </w:rPr>
          <w:t xml:space="preserve"> 2014; Cáceres 2022; </w:t>
        </w:r>
        <w:proofErr w:type="spellStart"/>
        <w:r w:rsidR="000107DE" w:rsidRPr="000107DE">
          <w:rPr>
            <w:rFonts w:ascii="Times New Roman" w:hAnsi="Times New Roman" w:cs="Times New Roman"/>
            <w:kern w:val="0"/>
            <w:sz w:val="24"/>
            <w:rPrChange w:id="478" w:author="51964" w:date="2025-01-14T09:25:00Z" w16du:dateUtc="2025-01-14T14:25:00Z">
              <w:rPr>
                <w:rFonts w:ascii="Times New Roman" w:hAnsi="Times New Roman" w:cs="Times New Roman"/>
                <w:kern w:val="0"/>
              </w:rPr>
            </w:rPrChange>
          </w:rPr>
          <w:t>Valderrey</w:t>
        </w:r>
        <w:proofErr w:type="spellEnd"/>
        <w:r w:rsidR="000107DE" w:rsidRPr="000107DE">
          <w:rPr>
            <w:rFonts w:ascii="Times New Roman" w:hAnsi="Times New Roman" w:cs="Times New Roman"/>
            <w:kern w:val="0"/>
            <w:sz w:val="24"/>
            <w:rPrChange w:id="479" w:author="51964" w:date="2025-01-14T09:25:00Z" w16du:dateUtc="2025-01-14T14:25:00Z">
              <w:rPr>
                <w:rFonts w:ascii="Times New Roman" w:hAnsi="Times New Roman" w:cs="Times New Roman"/>
                <w:kern w:val="0"/>
              </w:rPr>
            </w:rPrChange>
          </w:rPr>
          <w:t>, Montoya, y Sánchez 2019)</w:t>
        </w:r>
      </w:ins>
      <w:ins w:id="480" w:author="51964" w:date="2025-01-14T09:24:00Z" w16du:dateUtc="2025-01-14T14:24:00Z">
        <w:r w:rsidR="000107DE">
          <w:rPr>
            <w:rFonts w:ascii="Times New Roman" w:hAnsi="Times New Roman" w:cs="Times New Roman"/>
            <w:sz w:val="24"/>
            <w:szCs w:val="24"/>
            <w:lang w:val="es-MX"/>
          </w:rPr>
          <w:fldChar w:fldCharType="end"/>
        </w:r>
      </w:ins>
      <w:ins w:id="481" w:author="51964" w:date="2025-01-14T08:26:00Z" w16du:dateUtc="2025-01-14T13:26:00Z">
        <w:r w:rsidR="000B5257">
          <w:rPr>
            <w:rFonts w:ascii="Times New Roman" w:hAnsi="Times New Roman" w:cs="Times New Roman"/>
            <w:sz w:val="24"/>
            <w:szCs w:val="24"/>
            <w:lang w:val="es-MX"/>
          </w:rPr>
          <w:t>, con mayor fuerza a partir d</w:t>
        </w:r>
      </w:ins>
      <w:ins w:id="482" w:author="51964" w:date="2025-01-14T08:27:00Z" w16du:dateUtc="2025-01-14T13:27:00Z">
        <w:r w:rsidR="000B5257">
          <w:rPr>
            <w:rFonts w:ascii="Times New Roman" w:hAnsi="Times New Roman" w:cs="Times New Roman"/>
            <w:sz w:val="24"/>
            <w:szCs w:val="24"/>
            <w:lang w:val="es-MX"/>
          </w:rPr>
          <w:t>e la crisis financiera del 2008, así como por el quiebre de las relaciones de interdependencia tecnológica y comercial</w:t>
        </w:r>
      </w:ins>
      <w:ins w:id="483" w:author="51964" w:date="2025-01-14T08:28:00Z" w16du:dateUtc="2025-01-14T13:28:00Z">
        <w:r w:rsidR="000B5257">
          <w:rPr>
            <w:rFonts w:ascii="Times New Roman" w:hAnsi="Times New Roman" w:cs="Times New Roman"/>
            <w:sz w:val="24"/>
            <w:szCs w:val="24"/>
            <w:lang w:val="es-MX"/>
          </w:rPr>
          <w:t xml:space="preserve"> a partir del 2016, exacerbadas con la Pandemia COVID19</w:t>
        </w:r>
      </w:ins>
      <w:ins w:id="484" w:author="51964" w:date="2025-01-14T08:29:00Z" w16du:dateUtc="2025-01-14T13:29:00Z">
        <w:r w:rsidR="000B5257">
          <w:rPr>
            <w:rFonts w:ascii="Times New Roman" w:hAnsi="Times New Roman" w:cs="Times New Roman"/>
            <w:sz w:val="24"/>
            <w:szCs w:val="24"/>
            <w:lang w:val="es-MX"/>
          </w:rPr>
          <w:t xml:space="preserve"> iniciada en diciembre de 2019,</w:t>
        </w:r>
      </w:ins>
      <w:ins w:id="485" w:author="51964" w:date="2025-01-14T08:30:00Z" w16du:dateUtc="2025-01-14T13:30:00Z">
        <w:r w:rsidR="000B5257">
          <w:rPr>
            <w:rFonts w:ascii="Times New Roman" w:hAnsi="Times New Roman" w:cs="Times New Roman"/>
            <w:sz w:val="24"/>
            <w:szCs w:val="24"/>
            <w:lang w:val="es-MX"/>
          </w:rPr>
          <w:t xml:space="preserve"> </w:t>
        </w:r>
      </w:ins>
      <w:ins w:id="486" w:author="51964" w:date="2025-01-14T08:28:00Z" w16du:dateUtc="2025-01-14T13:28:00Z">
        <w:r w:rsidR="000B5257">
          <w:rPr>
            <w:rFonts w:ascii="Times New Roman" w:hAnsi="Times New Roman" w:cs="Times New Roman"/>
            <w:sz w:val="24"/>
            <w:szCs w:val="24"/>
            <w:lang w:val="es-MX"/>
          </w:rPr>
          <w:t xml:space="preserve">el conflicto </w:t>
        </w:r>
      </w:ins>
      <w:ins w:id="487" w:author="51964" w:date="2025-01-14T08:29:00Z" w16du:dateUtc="2025-01-14T13:29:00Z">
        <w:r w:rsidR="000B5257">
          <w:rPr>
            <w:rFonts w:ascii="Times New Roman" w:hAnsi="Times New Roman" w:cs="Times New Roman"/>
            <w:sz w:val="24"/>
            <w:szCs w:val="24"/>
            <w:lang w:val="es-MX"/>
          </w:rPr>
          <w:t xml:space="preserve">internacional </w:t>
        </w:r>
      </w:ins>
      <w:ins w:id="488" w:author="51964" w:date="2025-01-14T08:28:00Z" w16du:dateUtc="2025-01-14T13:28:00Z">
        <w:r w:rsidR="000B5257">
          <w:rPr>
            <w:rFonts w:ascii="Times New Roman" w:hAnsi="Times New Roman" w:cs="Times New Roman"/>
            <w:sz w:val="24"/>
            <w:szCs w:val="24"/>
            <w:lang w:val="es-MX"/>
          </w:rPr>
          <w:t>Palestin</w:t>
        </w:r>
      </w:ins>
      <w:ins w:id="489" w:author="51964" w:date="2025-01-14T08:29:00Z" w16du:dateUtc="2025-01-14T13:29:00Z">
        <w:r w:rsidR="000B5257">
          <w:rPr>
            <w:rFonts w:ascii="Times New Roman" w:hAnsi="Times New Roman" w:cs="Times New Roman"/>
            <w:sz w:val="24"/>
            <w:szCs w:val="24"/>
            <w:lang w:val="es-MX"/>
          </w:rPr>
          <w:t>o</w:t>
        </w:r>
      </w:ins>
      <w:ins w:id="490" w:author="51964" w:date="2025-01-14T08:28:00Z" w16du:dateUtc="2025-01-14T13:28:00Z">
        <w:r w:rsidR="000B5257">
          <w:rPr>
            <w:rFonts w:ascii="Times New Roman" w:hAnsi="Times New Roman" w:cs="Times New Roman"/>
            <w:sz w:val="24"/>
            <w:szCs w:val="24"/>
            <w:lang w:val="es-MX"/>
          </w:rPr>
          <w:t>-Israel</w:t>
        </w:r>
      </w:ins>
      <w:ins w:id="491" w:author="51964" w:date="2025-01-14T08:29:00Z" w16du:dateUtc="2025-01-14T13:29:00Z">
        <w:r w:rsidR="000B5257">
          <w:rPr>
            <w:rFonts w:ascii="Times New Roman" w:hAnsi="Times New Roman" w:cs="Times New Roman"/>
            <w:sz w:val="24"/>
            <w:szCs w:val="24"/>
            <w:lang w:val="es-MX"/>
          </w:rPr>
          <w:t>í iniciado e</w:t>
        </w:r>
      </w:ins>
      <w:ins w:id="492" w:author="51964" w:date="2025-01-14T09:26:00Z" w16du:dateUtc="2025-01-14T14:26:00Z">
        <w:r w:rsidR="000107DE">
          <w:rPr>
            <w:rFonts w:ascii="Times New Roman" w:hAnsi="Times New Roman" w:cs="Times New Roman"/>
            <w:sz w:val="24"/>
            <w:szCs w:val="24"/>
            <w:lang w:val="es-MX"/>
          </w:rPr>
          <w:t xml:space="preserve">l </w:t>
        </w:r>
        <w:r w:rsidR="000107DE" w:rsidRPr="000107DE">
          <w:rPr>
            <w:rFonts w:ascii="Times New Roman" w:hAnsi="Times New Roman" w:cs="Times New Roman"/>
            <w:i/>
            <w:iCs/>
            <w:sz w:val="24"/>
            <w:szCs w:val="24"/>
            <w:lang w:val="es-MX"/>
            <w:rPrChange w:id="493" w:author="51964" w:date="2025-01-14T09:26:00Z" w16du:dateUtc="2025-01-14T14:26:00Z">
              <w:rPr>
                <w:rFonts w:ascii="Times New Roman" w:hAnsi="Times New Roman" w:cs="Times New Roman"/>
                <w:sz w:val="24"/>
                <w:szCs w:val="24"/>
                <w:lang w:val="es-MX"/>
              </w:rPr>
            </w:rPrChange>
          </w:rPr>
          <w:t>7</w:t>
        </w:r>
        <w:r w:rsidR="000107DE">
          <w:rPr>
            <w:rFonts w:ascii="Times New Roman" w:hAnsi="Times New Roman" w:cs="Times New Roman"/>
            <w:i/>
            <w:iCs/>
            <w:sz w:val="24"/>
            <w:szCs w:val="24"/>
            <w:lang w:val="es-MX"/>
          </w:rPr>
          <w:t>O</w:t>
        </w:r>
      </w:ins>
      <w:ins w:id="494" w:author="51964" w:date="2025-01-14T08:30:00Z" w16du:dateUtc="2025-01-14T13:30:00Z">
        <w:r w:rsidR="000B5257">
          <w:rPr>
            <w:rFonts w:ascii="Times New Roman" w:hAnsi="Times New Roman" w:cs="Times New Roman"/>
            <w:sz w:val="24"/>
            <w:szCs w:val="24"/>
            <w:lang w:val="es-MX"/>
          </w:rPr>
          <w:t xml:space="preserve"> de 2024, y </w:t>
        </w:r>
      </w:ins>
      <w:ins w:id="495" w:author="51964" w:date="2025-01-14T08:31:00Z" w16du:dateUtc="2025-01-14T13:31:00Z">
        <w:r w:rsidR="000B5257">
          <w:rPr>
            <w:rFonts w:ascii="Times New Roman" w:hAnsi="Times New Roman" w:cs="Times New Roman"/>
            <w:sz w:val="24"/>
            <w:szCs w:val="24"/>
            <w:lang w:val="es-MX"/>
          </w:rPr>
          <w:t>su respuesta geopolítica que se desarrolla con</w:t>
        </w:r>
      </w:ins>
      <w:ins w:id="496" w:author="51964" w:date="2025-01-14T08:30:00Z" w16du:dateUtc="2025-01-14T13:30:00Z">
        <w:r w:rsidR="000B5257">
          <w:rPr>
            <w:rFonts w:ascii="Times New Roman" w:hAnsi="Times New Roman" w:cs="Times New Roman"/>
            <w:sz w:val="24"/>
            <w:szCs w:val="24"/>
            <w:lang w:val="es-MX"/>
          </w:rPr>
          <w:t xml:space="preserve"> la guerra de Taiwán</w:t>
        </w:r>
      </w:ins>
      <w:ins w:id="497" w:author="51964" w:date="2025-01-14T09:26:00Z" w16du:dateUtc="2025-01-14T14:26:00Z">
        <w:r w:rsidR="000107DE">
          <w:rPr>
            <w:rFonts w:ascii="Times New Roman" w:hAnsi="Times New Roman" w:cs="Times New Roman"/>
            <w:sz w:val="24"/>
            <w:szCs w:val="24"/>
            <w:lang w:val="es-MX"/>
          </w:rPr>
          <w:t xml:space="preserve"> actualm</w:t>
        </w:r>
      </w:ins>
      <w:ins w:id="498" w:author="51964" w:date="2025-01-14T09:27:00Z" w16du:dateUtc="2025-01-14T14:27:00Z">
        <w:r w:rsidR="000107DE">
          <w:rPr>
            <w:rFonts w:ascii="Times New Roman" w:hAnsi="Times New Roman" w:cs="Times New Roman"/>
            <w:sz w:val="24"/>
            <w:szCs w:val="24"/>
            <w:lang w:val="es-MX"/>
          </w:rPr>
          <w:t>ente</w:t>
        </w:r>
      </w:ins>
      <w:ins w:id="499" w:author="51964" w:date="2025-01-14T08:31:00Z" w16du:dateUtc="2025-01-14T13:31:00Z">
        <w:r w:rsidR="000B5257">
          <w:rPr>
            <w:rFonts w:ascii="Times New Roman" w:hAnsi="Times New Roman" w:cs="Times New Roman"/>
            <w:sz w:val="24"/>
            <w:szCs w:val="24"/>
            <w:lang w:val="es-MX"/>
          </w:rPr>
          <w:t>.</w:t>
        </w:r>
      </w:ins>
    </w:p>
    <w:p w14:paraId="1C44F043" w14:textId="77777777" w:rsidR="000B5257" w:rsidRDefault="000B5257" w:rsidP="001404D4">
      <w:pPr>
        <w:spacing w:after="0" w:line="360" w:lineRule="auto"/>
        <w:jc w:val="both"/>
        <w:rPr>
          <w:ins w:id="500" w:author="51964" w:date="2025-01-14T08:31:00Z" w16du:dateUtc="2025-01-14T13:31:00Z"/>
          <w:rFonts w:ascii="Times New Roman" w:hAnsi="Times New Roman" w:cs="Times New Roman"/>
          <w:sz w:val="24"/>
          <w:szCs w:val="24"/>
          <w:lang w:val="es-MX"/>
        </w:rPr>
      </w:pPr>
    </w:p>
    <w:p w14:paraId="5A8F0CD1" w14:textId="2A3D0760" w:rsidR="00570F21" w:rsidRDefault="008F3845" w:rsidP="001404D4">
      <w:pPr>
        <w:spacing w:after="0" w:line="360" w:lineRule="auto"/>
        <w:jc w:val="both"/>
        <w:rPr>
          <w:ins w:id="501" w:author="51964" w:date="2025-01-14T06:38:00Z" w16du:dateUtc="2025-01-14T11:38:00Z"/>
          <w:rFonts w:ascii="Times New Roman" w:hAnsi="Times New Roman" w:cs="Times New Roman"/>
          <w:sz w:val="24"/>
          <w:szCs w:val="24"/>
          <w:lang w:val="es-MX"/>
        </w:rPr>
      </w:pPr>
      <w:del w:id="502" w:author="51964" w:date="2025-01-14T06:03:00Z" w16du:dateUtc="2025-01-14T11:03:00Z">
        <w:r w:rsidRPr="009C2CC6" w:rsidDel="00563319">
          <w:rPr>
            <w:rFonts w:ascii="Times New Roman" w:hAnsi="Times New Roman" w:cs="Times New Roman"/>
            <w:sz w:val="24"/>
            <w:szCs w:val="24"/>
            <w:lang w:val="es-MX"/>
            <w:rPrChange w:id="503" w:author="51964" w:date="2025-01-12T19:20:00Z" w16du:dateUtc="2025-01-13T00:20:00Z">
              <w:rPr>
                <w:rFonts w:ascii="Calibri Light" w:hAnsi="Calibri Light" w:cs="Calibri Light"/>
                <w:sz w:val="24"/>
                <w:szCs w:val="24"/>
                <w:lang w:val="es-MX"/>
              </w:rPr>
            </w:rPrChange>
          </w:rPr>
          <w:delText xml:space="preserve"> </w:delText>
        </w:r>
      </w:del>
    </w:p>
    <w:p w14:paraId="4C9BAAF8" w14:textId="156912C0" w:rsidR="008F3845" w:rsidRPr="009C2CC6" w:rsidRDefault="008F3845" w:rsidP="001404D4">
      <w:pPr>
        <w:spacing w:after="0" w:line="360" w:lineRule="auto"/>
        <w:jc w:val="both"/>
        <w:rPr>
          <w:rFonts w:ascii="Times New Roman" w:hAnsi="Times New Roman" w:cs="Times New Roman"/>
          <w:sz w:val="24"/>
          <w:szCs w:val="24"/>
          <w:lang w:val="es-MX"/>
          <w:rPrChange w:id="504" w:author="51964" w:date="2025-01-12T19:20:00Z" w16du:dateUtc="2025-01-13T00:20:00Z">
            <w:rPr>
              <w:rFonts w:ascii="Calibri Light" w:hAnsi="Calibri Light" w:cs="Calibri Light"/>
              <w:sz w:val="24"/>
              <w:szCs w:val="24"/>
              <w:lang w:val="es-MX"/>
            </w:rPr>
          </w:rPrChange>
        </w:rPr>
      </w:pPr>
      <w:del w:id="505" w:author="51964" w:date="2025-01-14T06:03:00Z" w16du:dateUtc="2025-01-14T11:03:00Z">
        <w:r w:rsidRPr="009C2CC6" w:rsidDel="00563319">
          <w:rPr>
            <w:rFonts w:ascii="Times New Roman" w:hAnsi="Times New Roman" w:cs="Times New Roman"/>
            <w:sz w:val="24"/>
            <w:szCs w:val="24"/>
            <w:lang w:val="es-MX"/>
            <w:rPrChange w:id="506" w:author="51964" w:date="2025-01-12T19:20:00Z" w16du:dateUtc="2025-01-13T00:20:00Z">
              <w:rPr>
                <w:rFonts w:ascii="Calibri Light" w:hAnsi="Calibri Light" w:cs="Calibri Light"/>
                <w:sz w:val="24"/>
                <w:szCs w:val="24"/>
                <w:lang w:val="es-MX"/>
              </w:rPr>
            </w:rPrChange>
          </w:rPr>
          <w:delText xml:space="preserve">con influencia </w:delText>
        </w:r>
      </w:del>
      <w:del w:id="507" w:author="51964" w:date="2025-01-14T06:04:00Z" w16du:dateUtc="2025-01-14T11:04:00Z">
        <w:r w:rsidRPr="009C2CC6" w:rsidDel="00563319">
          <w:rPr>
            <w:rFonts w:ascii="Times New Roman" w:hAnsi="Times New Roman" w:cs="Times New Roman"/>
            <w:sz w:val="24"/>
            <w:szCs w:val="24"/>
            <w:lang w:val="es-MX"/>
            <w:rPrChange w:id="508" w:author="51964" w:date="2025-01-12T19:20:00Z" w16du:dateUtc="2025-01-13T00:20:00Z">
              <w:rPr>
                <w:rFonts w:ascii="Calibri Light" w:hAnsi="Calibri Light" w:cs="Calibri Light"/>
                <w:sz w:val="24"/>
                <w:szCs w:val="24"/>
                <w:lang w:val="es-MX"/>
              </w:rPr>
            </w:rPrChange>
          </w:rPr>
          <w:delText>de actividades extractivas</w:delText>
        </w:r>
      </w:del>
      <w:del w:id="509" w:author="51964" w:date="2025-01-14T06:09:00Z" w16du:dateUtc="2025-01-14T11:09:00Z">
        <w:r w:rsidRPr="009C2CC6" w:rsidDel="00BB744E">
          <w:rPr>
            <w:rFonts w:ascii="Times New Roman" w:hAnsi="Times New Roman" w:cs="Times New Roman"/>
            <w:sz w:val="24"/>
            <w:szCs w:val="24"/>
            <w:lang w:val="es-MX"/>
            <w:rPrChange w:id="510" w:author="51964" w:date="2025-01-12T19:20:00Z" w16du:dateUtc="2025-01-13T00:20:00Z">
              <w:rPr>
                <w:rFonts w:ascii="Calibri Light" w:hAnsi="Calibri Light" w:cs="Calibri Light"/>
                <w:sz w:val="24"/>
                <w:szCs w:val="24"/>
                <w:lang w:val="es-MX"/>
              </w:rPr>
            </w:rPrChange>
          </w:rPr>
          <w:delText>, específicamente la actividad minera a gran escala.</w:delText>
        </w:r>
      </w:del>
      <w:del w:id="511" w:author="51964" w:date="2025-01-14T06:38:00Z" w16du:dateUtc="2025-01-14T11:38:00Z">
        <w:r w:rsidRPr="009C2CC6" w:rsidDel="00570F21">
          <w:rPr>
            <w:rFonts w:ascii="Times New Roman" w:hAnsi="Times New Roman" w:cs="Times New Roman"/>
            <w:sz w:val="24"/>
            <w:szCs w:val="24"/>
            <w:lang w:val="es-MX"/>
            <w:rPrChange w:id="512" w:author="51964" w:date="2025-01-12T19:20:00Z" w16du:dateUtc="2025-01-13T00:20:00Z">
              <w:rPr>
                <w:rFonts w:ascii="Calibri Light" w:hAnsi="Calibri Light" w:cs="Calibri Light"/>
                <w:sz w:val="24"/>
                <w:szCs w:val="24"/>
                <w:lang w:val="es-MX"/>
              </w:rPr>
            </w:rPrChange>
          </w:rPr>
          <w:delText xml:space="preserve"> </w:delText>
        </w:r>
      </w:del>
      <w:r w:rsidRPr="009C2CC6">
        <w:rPr>
          <w:rFonts w:ascii="Times New Roman" w:hAnsi="Times New Roman" w:cs="Times New Roman"/>
          <w:sz w:val="24"/>
          <w:szCs w:val="24"/>
          <w:lang w:val="es-MX"/>
          <w:rPrChange w:id="513" w:author="51964" w:date="2025-01-12T19:20:00Z" w16du:dateUtc="2025-01-13T00:20:00Z">
            <w:rPr>
              <w:rFonts w:ascii="Calibri Light" w:hAnsi="Calibri Light" w:cs="Calibri Light"/>
              <w:sz w:val="24"/>
              <w:szCs w:val="24"/>
              <w:lang w:val="es-MX"/>
            </w:rPr>
          </w:rPrChange>
        </w:rPr>
        <w:t>Consideramos que estas experiencias de gobernanza pueden arrojar aprendizajes de vital importancia para hacer frente</w:t>
      </w:r>
      <w:r w:rsidR="00AC3DBB" w:rsidRPr="009C2CC6">
        <w:rPr>
          <w:rFonts w:ascii="Times New Roman" w:hAnsi="Times New Roman" w:cs="Times New Roman"/>
          <w:sz w:val="24"/>
          <w:szCs w:val="24"/>
          <w:lang w:val="es-MX"/>
          <w:rPrChange w:id="514" w:author="51964" w:date="2025-01-12T19:20:00Z" w16du:dateUtc="2025-01-13T00:20:00Z">
            <w:rPr>
              <w:rFonts w:ascii="Calibri Light" w:hAnsi="Calibri Light" w:cs="Calibri Light"/>
              <w:sz w:val="24"/>
              <w:szCs w:val="24"/>
              <w:lang w:val="es-MX"/>
            </w:rPr>
          </w:rPrChange>
        </w:rPr>
        <w:t xml:space="preserve"> </w:t>
      </w:r>
      <w:r w:rsidRPr="009C2CC6">
        <w:rPr>
          <w:rFonts w:ascii="Times New Roman" w:hAnsi="Times New Roman" w:cs="Times New Roman"/>
          <w:sz w:val="24"/>
          <w:szCs w:val="24"/>
          <w:lang w:val="es-MX"/>
          <w:rPrChange w:id="515" w:author="51964" w:date="2025-01-12T19:20:00Z" w16du:dateUtc="2025-01-13T00:20:00Z">
            <w:rPr>
              <w:rFonts w:ascii="Calibri Light" w:hAnsi="Calibri Light" w:cs="Calibri Light"/>
              <w:sz w:val="24"/>
              <w:szCs w:val="24"/>
              <w:lang w:val="es-MX"/>
            </w:rPr>
          </w:rPrChange>
        </w:rPr>
        <w:t>a</w:t>
      </w:r>
      <w:r w:rsidR="00A57C03" w:rsidRPr="009C2CC6">
        <w:rPr>
          <w:rFonts w:ascii="Times New Roman" w:hAnsi="Times New Roman" w:cs="Times New Roman"/>
          <w:sz w:val="24"/>
          <w:szCs w:val="24"/>
          <w:lang w:val="es-MX"/>
          <w:rPrChange w:id="516" w:author="51964" w:date="2025-01-12T19:20:00Z" w16du:dateUtc="2025-01-13T00:20:00Z">
            <w:rPr>
              <w:rFonts w:ascii="Calibri Light" w:hAnsi="Calibri Light" w:cs="Calibri Light"/>
              <w:sz w:val="24"/>
              <w:szCs w:val="24"/>
              <w:lang w:val="es-MX"/>
            </w:rPr>
          </w:rPrChange>
        </w:rPr>
        <w:t xml:space="preserve"> </w:t>
      </w:r>
      <w:r w:rsidRPr="009C2CC6">
        <w:rPr>
          <w:rFonts w:ascii="Times New Roman" w:hAnsi="Times New Roman" w:cs="Times New Roman"/>
          <w:sz w:val="24"/>
          <w:szCs w:val="24"/>
          <w:lang w:val="es-MX"/>
          <w:rPrChange w:id="517" w:author="51964" w:date="2025-01-12T19:20:00Z" w16du:dateUtc="2025-01-13T00:20:00Z">
            <w:rPr>
              <w:rFonts w:ascii="Calibri Light" w:hAnsi="Calibri Light" w:cs="Calibri Light"/>
              <w:sz w:val="24"/>
              <w:szCs w:val="24"/>
              <w:lang w:val="es-MX"/>
            </w:rPr>
          </w:rPrChange>
        </w:rPr>
        <w:t>l</w:t>
      </w:r>
      <w:r w:rsidR="00A57C03" w:rsidRPr="009C2CC6">
        <w:rPr>
          <w:rFonts w:ascii="Times New Roman" w:hAnsi="Times New Roman" w:cs="Times New Roman"/>
          <w:sz w:val="24"/>
          <w:szCs w:val="24"/>
          <w:lang w:val="es-MX"/>
          <w:rPrChange w:id="518" w:author="51964" w:date="2025-01-12T19:20:00Z" w16du:dateUtc="2025-01-13T00:20:00Z">
            <w:rPr>
              <w:rFonts w:ascii="Calibri Light" w:hAnsi="Calibri Light" w:cs="Calibri Light"/>
              <w:sz w:val="24"/>
              <w:szCs w:val="24"/>
              <w:lang w:val="es-MX"/>
            </w:rPr>
          </w:rPrChange>
        </w:rPr>
        <w:t>os efectos del</w:t>
      </w:r>
      <w:r w:rsidRPr="009C2CC6">
        <w:rPr>
          <w:rFonts w:ascii="Times New Roman" w:hAnsi="Times New Roman" w:cs="Times New Roman"/>
          <w:sz w:val="24"/>
          <w:szCs w:val="24"/>
          <w:lang w:val="es-MX"/>
          <w:rPrChange w:id="519" w:author="51964" w:date="2025-01-12T19:20:00Z" w16du:dateUtc="2025-01-13T00:20:00Z">
            <w:rPr>
              <w:rFonts w:ascii="Calibri Light" w:hAnsi="Calibri Light" w:cs="Calibri Light"/>
              <w:sz w:val="24"/>
              <w:szCs w:val="24"/>
              <w:lang w:val="es-MX"/>
            </w:rPr>
          </w:rPrChange>
        </w:rPr>
        <w:t xml:space="preserve"> </w:t>
      </w:r>
      <w:r w:rsidR="00AC3DBB" w:rsidRPr="009C2CC6">
        <w:rPr>
          <w:rFonts w:ascii="Times New Roman" w:hAnsi="Times New Roman" w:cs="Times New Roman"/>
          <w:sz w:val="24"/>
          <w:szCs w:val="24"/>
          <w:lang w:val="es-MX"/>
          <w:rPrChange w:id="520" w:author="51964" w:date="2025-01-12T19:20:00Z" w16du:dateUtc="2025-01-13T00:20:00Z">
            <w:rPr>
              <w:rFonts w:ascii="Calibri Light" w:hAnsi="Calibri Light" w:cs="Calibri Light"/>
              <w:sz w:val="24"/>
              <w:szCs w:val="24"/>
              <w:lang w:val="es-MX"/>
            </w:rPr>
          </w:rPrChange>
        </w:rPr>
        <w:t>cambio climático y la degradación ambiental</w:t>
      </w:r>
      <w:r w:rsidR="00A57C03" w:rsidRPr="009C2CC6">
        <w:rPr>
          <w:rFonts w:ascii="Times New Roman" w:hAnsi="Times New Roman" w:cs="Times New Roman"/>
          <w:sz w:val="24"/>
          <w:szCs w:val="24"/>
          <w:lang w:val="es-MX"/>
          <w:rPrChange w:id="521" w:author="51964" w:date="2025-01-12T19:20:00Z" w16du:dateUtc="2025-01-13T00:20:00Z">
            <w:rPr>
              <w:rFonts w:ascii="Calibri Light" w:hAnsi="Calibri Light" w:cs="Calibri Light"/>
              <w:sz w:val="24"/>
              <w:szCs w:val="24"/>
              <w:lang w:val="es-MX"/>
            </w:rPr>
          </w:rPrChange>
        </w:rPr>
        <w:t xml:space="preserve"> a nivel local</w:t>
      </w:r>
      <w:r w:rsidRPr="009C2CC6">
        <w:rPr>
          <w:rFonts w:ascii="Times New Roman" w:hAnsi="Times New Roman" w:cs="Times New Roman"/>
          <w:sz w:val="24"/>
          <w:szCs w:val="24"/>
          <w:lang w:val="es-MX"/>
          <w:rPrChange w:id="522" w:author="51964" w:date="2025-01-12T19:20:00Z" w16du:dateUtc="2025-01-13T00:20:00Z">
            <w:rPr>
              <w:rFonts w:ascii="Calibri Light" w:hAnsi="Calibri Light" w:cs="Calibri Light"/>
              <w:sz w:val="24"/>
              <w:szCs w:val="24"/>
              <w:lang w:val="es-MX"/>
            </w:rPr>
          </w:rPrChange>
        </w:rPr>
        <w:t xml:space="preserve">. Nos interesa analizar aquellos mecanismos que han contribuido al desarrollo de estas </w:t>
      </w:r>
      <w:del w:id="523" w:author="51964" w:date="2025-01-14T09:27:00Z" w16du:dateUtc="2025-01-14T14:27:00Z">
        <w:r w:rsidRPr="009C2CC6" w:rsidDel="000107DE">
          <w:rPr>
            <w:rFonts w:ascii="Times New Roman" w:hAnsi="Times New Roman" w:cs="Times New Roman"/>
            <w:sz w:val="24"/>
            <w:szCs w:val="24"/>
            <w:lang w:val="es-MX"/>
            <w:rPrChange w:id="524" w:author="51964" w:date="2025-01-12T19:20:00Z" w16du:dateUtc="2025-01-13T00:20:00Z">
              <w:rPr>
                <w:rFonts w:ascii="Calibri Light" w:hAnsi="Calibri Light" w:cs="Calibri Light"/>
                <w:sz w:val="24"/>
                <w:szCs w:val="24"/>
                <w:lang w:val="es-MX"/>
              </w:rPr>
            </w:rPrChange>
          </w:rPr>
          <w:delText>experiencias</w:delText>
        </w:r>
      </w:del>
      <w:ins w:id="525" w:author="51964" w:date="2025-01-14T09:27:00Z" w16du:dateUtc="2025-01-14T14:27:00Z">
        <w:r w:rsidR="000107DE">
          <w:rPr>
            <w:rFonts w:ascii="Times New Roman" w:hAnsi="Times New Roman" w:cs="Times New Roman"/>
            <w:sz w:val="24"/>
            <w:szCs w:val="24"/>
            <w:lang w:val="es-MX"/>
          </w:rPr>
          <w:t xml:space="preserve">trayectorias de institucionalización de la gobernanza ambiental en contextos </w:t>
        </w:r>
      </w:ins>
      <w:ins w:id="526" w:author="51964" w:date="2025-01-14T09:32:00Z" w16du:dateUtc="2025-01-14T14:32:00Z">
        <w:r w:rsidR="000107DE">
          <w:rPr>
            <w:rFonts w:ascii="Times New Roman" w:hAnsi="Times New Roman" w:cs="Times New Roman"/>
            <w:sz w:val="24"/>
            <w:szCs w:val="24"/>
            <w:lang w:val="es-MX"/>
          </w:rPr>
          <w:t>regionales marcados por la profundización de la</w:t>
        </w:r>
      </w:ins>
      <w:ins w:id="527" w:author="51964" w:date="2025-01-14T09:27:00Z" w16du:dateUtc="2025-01-14T14:27:00Z">
        <w:r w:rsidR="000107DE">
          <w:rPr>
            <w:rFonts w:ascii="Times New Roman" w:hAnsi="Times New Roman" w:cs="Times New Roman"/>
            <w:sz w:val="24"/>
            <w:szCs w:val="24"/>
            <w:lang w:val="es-MX"/>
          </w:rPr>
          <w:t xml:space="preserve"> intervención extractiva-minera</w:t>
        </w:r>
      </w:ins>
      <w:ins w:id="528" w:author="51964" w:date="2025-01-14T09:28:00Z" w16du:dateUtc="2025-01-14T14:28:00Z">
        <w:r w:rsidR="000107DE">
          <w:rPr>
            <w:rFonts w:ascii="Times New Roman" w:hAnsi="Times New Roman" w:cs="Times New Roman"/>
            <w:sz w:val="24"/>
            <w:szCs w:val="24"/>
            <w:lang w:val="es-MX"/>
          </w:rPr>
          <w:t xml:space="preserve">, </w:t>
        </w:r>
      </w:ins>
      <w:ins w:id="529" w:author="51964" w:date="2025-01-14T09:33:00Z" w16du:dateUtc="2025-01-14T14:33:00Z">
        <w:r w:rsidR="000107DE">
          <w:rPr>
            <w:rFonts w:ascii="Times New Roman" w:hAnsi="Times New Roman" w:cs="Times New Roman"/>
            <w:sz w:val="24"/>
            <w:szCs w:val="24"/>
            <w:lang w:val="es-MX"/>
          </w:rPr>
          <w:t>y las secuencias de</w:t>
        </w:r>
      </w:ins>
      <w:ins w:id="530" w:author="51964" w:date="2025-01-14T09:31:00Z" w16du:dateUtc="2025-01-14T14:31:00Z">
        <w:r w:rsidR="000107DE">
          <w:rPr>
            <w:rFonts w:ascii="Times New Roman" w:hAnsi="Times New Roman" w:cs="Times New Roman"/>
            <w:sz w:val="24"/>
            <w:szCs w:val="24"/>
            <w:lang w:val="es-MX"/>
          </w:rPr>
          <w:t xml:space="preserve"> e</w:t>
        </w:r>
      </w:ins>
      <w:ins w:id="531" w:author="51964" w:date="2025-01-14T09:32:00Z" w16du:dateUtc="2025-01-14T14:32:00Z">
        <w:r w:rsidR="000107DE">
          <w:rPr>
            <w:rFonts w:ascii="Times New Roman" w:hAnsi="Times New Roman" w:cs="Times New Roman"/>
            <w:sz w:val="24"/>
            <w:szCs w:val="24"/>
            <w:lang w:val="es-MX"/>
          </w:rPr>
          <w:t>pisodios</w:t>
        </w:r>
      </w:ins>
      <w:ins w:id="532" w:author="51964" w:date="2025-01-14T09:31:00Z" w16du:dateUtc="2025-01-14T14:31:00Z">
        <w:r w:rsidR="000107DE">
          <w:rPr>
            <w:rFonts w:ascii="Times New Roman" w:hAnsi="Times New Roman" w:cs="Times New Roman"/>
            <w:sz w:val="24"/>
            <w:szCs w:val="24"/>
            <w:lang w:val="es-MX"/>
          </w:rPr>
          <w:t xml:space="preserve"> </w:t>
        </w:r>
      </w:ins>
      <w:ins w:id="533" w:author="51964" w:date="2025-01-14T09:32:00Z" w16du:dateUtc="2025-01-14T14:32:00Z">
        <w:r w:rsidR="000107DE">
          <w:rPr>
            <w:rFonts w:ascii="Times New Roman" w:hAnsi="Times New Roman" w:cs="Times New Roman"/>
            <w:sz w:val="24"/>
            <w:szCs w:val="24"/>
            <w:lang w:val="es-MX"/>
          </w:rPr>
          <w:t>de lucha política</w:t>
        </w:r>
      </w:ins>
      <w:ins w:id="534" w:author="51964" w:date="2025-01-14T09:33:00Z" w16du:dateUtc="2025-01-14T14:33:00Z">
        <w:r w:rsidR="000107DE">
          <w:rPr>
            <w:rFonts w:ascii="Times New Roman" w:hAnsi="Times New Roman" w:cs="Times New Roman"/>
            <w:sz w:val="24"/>
            <w:szCs w:val="24"/>
            <w:lang w:val="es-MX"/>
          </w:rPr>
          <w:t xml:space="preserve"> que abren los efectos</w:t>
        </w:r>
        <w:r w:rsidR="008A5B30">
          <w:rPr>
            <w:rFonts w:ascii="Times New Roman" w:hAnsi="Times New Roman" w:cs="Times New Roman"/>
            <w:sz w:val="24"/>
            <w:szCs w:val="24"/>
            <w:lang w:val="es-MX"/>
          </w:rPr>
          <w:t xml:space="preserve"> económicos</w:t>
        </w:r>
      </w:ins>
      <w:ins w:id="535" w:author="51964" w:date="2025-01-14T09:34:00Z" w16du:dateUtc="2025-01-14T14:34:00Z">
        <w:r w:rsidR="008A5B30">
          <w:rPr>
            <w:rFonts w:ascii="Times New Roman" w:hAnsi="Times New Roman" w:cs="Times New Roman"/>
            <w:sz w:val="24"/>
            <w:szCs w:val="24"/>
            <w:lang w:val="es-MX"/>
          </w:rPr>
          <w:t>, biológicos, políticos y de salud pública que produce</w:t>
        </w:r>
      </w:ins>
      <w:ins w:id="536" w:author="51964" w:date="2025-01-14T09:33:00Z" w16du:dateUtc="2025-01-14T14:33:00Z">
        <w:r w:rsidR="000107DE">
          <w:rPr>
            <w:rFonts w:ascii="Times New Roman" w:hAnsi="Times New Roman" w:cs="Times New Roman"/>
            <w:sz w:val="24"/>
            <w:szCs w:val="24"/>
            <w:lang w:val="es-MX"/>
          </w:rPr>
          <w:t xml:space="preserve"> la megaminería</w:t>
        </w:r>
      </w:ins>
      <w:ins w:id="537" w:author="51964" w:date="2025-01-14T09:34:00Z" w16du:dateUtc="2025-01-14T14:34:00Z">
        <w:r w:rsidR="008A5B30">
          <w:rPr>
            <w:rFonts w:ascii="Times New Roman" w:hAnsi="Times New Roman" w:cs="Times New Roman"/>
            <w:sz w:val="24"/>
            <w:szCs w:val="24"/>
            <w:lang w:val="es-MX"/>
          </w:rPr>
          <w:t>.</w:t>
        </w:r>
      </w:ins>
      <w:del w:id="538" w:author="51964" w:date="2025-01-14T09:29:00Z" w16du:dateUtc="2025-01-14T14:29:00Z">
        <w:r w:rsidRPr="009C2CC6" w:rsidDel="000107DE">
          <w:rPr>
            <w:rFonts w:ascii="Times New Roman" w:hAnsi="Times New Roman" w:cs="Times New Roman"/>
            <w:sz w:val="24"/>
            <w:szCs w:val="24"/>
            <w:lang w:val="es-MX"/>
            <w:rPrChange w:id="539" w:author="51964" w:date="2025-01-12T19:20:00Z" w16du:dateUtc="2025-01-13T00:20:00Z">
              <w:rPr>
                <w:rFonts w:ascii="Calibri Light" w:hAnsi="Calibri Light" w:cs="Calibri Light"/>
                <w:sz w:val="24"/>
                <w:szCs w:val="24"/>
                <w:lang w:val="es-MX"/>
              </w:rPr>
            </w:rPrChange>
          </w:rPr>
          <w:delText>,</w:delText>
        </w:r>
      </w:del>
      <w:r w:rsidRPr="009C2CC6">
        <w:rPr>
          <w:rFonts w:ascii="Times New Roman" w:hAnsi="Times New Roman" w:cs="Times New Roman"/>
          <w:sz w:val="24"/>
          <w:szCs w:val="24"/>
          <w:lang w:val="es-MX"/>
          <w:rPrChange w:id="540" w:author="51964" w:date="2025-01-12T19:20:00Z" w16du:dateUtc="2025-01-13T00:20:00Z">
            <w:rPr>
              <w:rFonts w:ascii="Calibri Light" w:hAnsi="Calibri Light" w:cs="Calibri Light"/>
              <w:sz w:val="24"/>
              <w:szCs w:val="24"/>
              <w:lang w:val="es-MX"/>
            </w:rPr>
          </w:rPrChange>
        </w:rPr>
        <w:t xml:space="preserve"> </w:t>
      </w:r>
      <w:del w:id="541" w:author="51964" w:date="2025-01-14T09:34:00Z" w16du:dateUtc="2025-01-14T14:34:00Z">
        <w:r w:rsidRPr="009C2CC6" w:rsidDel="008A5B30">
          <w:rPr>
            <w:rFonts w:ascii="Times New Roman" w:hAnsi="Times New Roman" w:cs="Times New Roman"/>
            <w:sz w:val="24"/>
            <w:szCs w:val="24"/>
            <w:lang w:val="es-MX"/>
            <w:rPrChange w:id="542" w:author="51964" w:date="2025-01-12T19:20:00Z" w16du:dateUtc="2025-01-13T00:20:00Z">
              <w:rPr>
                <w:rFonts w:ascii="Calibri Light" w:hAnsi="Calibri Light" w:cs="Calibri Light"/>
                <w:sz w:val="24"/>
                <w:szCs w:val="24"/>
                <w:lang w:val="es-MX"/>
              </w:rPr>
            </w:rPrChange>
          </w:rPr>
          <w:delText xml:space="preserve">así como aquellos factores que han limitado su desempeño. </w:delText>
        </w:r>
      </w:del>
      <w:r w:rsidR="00AC3DBB" w:rsidRPr="009C2CC6">
        <w:rPr>
          <w:rFonts w:ascii="Times New Roman" w:hAnsi="Times New Roman" w:cs="Times New Roman"/>
          <w:sz w:val="24"/>
          <w:szCs w:val="24"/>
          <w:lang w:val="es-MX"/>
          <w:rPrChange w:id="543" w:author="51964" w:date="2025-01-12T19:20:00Z" w16du:dateUtc="2025-01-13T00:20:00Z">
            <w:rPr>
              <w:rFonts w:ascii="Calibri Light" w:hAnsi="Calibri Light" w:cs="Calibri Light"/>
              <w:sz w:val="24"/>
              <w:szCs w:val="24"/>
              <w:lang w:val="es-MX"/>
            </w:rPr>
          </w:rPrChange>
        </w:rPr>
        <w:t xml:space="preserve">Para ello, consideramos </w:t>
      </w:r>
      <w:ins w:id="544" w:author="51964" w:date="2025-01-14T09:35:00Z" w16du:dateUtc="2025-01-14T14:35:00Z">
        <w:r w:rsidR="008A5B30">
          <w:rPr>
            <w:rFonts w:ascii="Times New Roman" w:hAnsi="Times New Roman" w:cs="Times New Roman"/>
            <w:sz w:val="24"/>
            <w:szCs w:val="24"/>
            <w:lang w:val="es-MX"/>
          </w:rPr>
          <w:t xml:space="preserve">prioritarios los </w:t>
        </w:r>
      </w:ins>
      <w:r w:rsidR="00AC3DBB" w:rsidRPr="009C2CC6">
        <w:rPr>
          <w:rFonts w:ascii="Times New Roman" w:hAnsi="Times New Roman" w:cs="Times New Roman"/>
          <w:sz w:val="24"/>
          <w:szCs w:val="24"/>
          <w:lang w:val="es-MX"/>
          <w:rPrChange w:id="545" w:author="51964" w:date="2025-01-12T19:20:00Z" w16du:dateUtc="2025-01-13T00:20:00Z">
            <w:rPr>
              <w:rFonts w:ascii="Calibri Light" w:hAnsi="Calibri Light" w:cs="Calibri Light"/>
              <w:sz w:val="24"/>
              <w:szCs w:val="24"/>
              <w:lang w:val="es-MX"/>
            </w:rPr>
          </w:rPrChange>
        </w:rPr>
        <w:t>casos</w:t>
      </w:r>
      <w:ins w:id="546" w:author="51964" w:date="2025-01-14T09:35:00Z" w16du:dateUtc="2025-01-14T14:35:00Z">
        <w:r w:rsidR="008A5B30">
          <w:rPr>
            <w:rFonts w:ascii="Times New Roman" w:hAnsi="Times New Roman" w:cs="Times New Roman"/>
            <w:sz w:val="24"/>
            <w:szCs w:val="24"/>
            <w:lang w:val="es-MX"/>
          </w:rPr>
          <w:t xml:space="preserve"> de Cusco y Apurímac</w:t>
        </w:r>
      </w:ins>
      <w:r w:rsidR="00AC3DBB" w:rsidRPr="009C2CC6">
        <w:rPr>
          <w:rFonts w:ascii="Times New Roman" w:hAnsi="Times New Roman" w:cs="Times New Roman"/>
          <w:sz w:val="24"/>
          <w:szCs w:val="24"/>
          <w:lang w:val="es-MX"/>
          <w:rPrChange w:id="547" w:author="51964" w:date="2025-01-12T19:20:00Z" w16du:dateUtc="2025-01-13T00:20:00Z">
            <w:rPr>
              <w:rFonts w:ascii="Calibri Light" w:hAnsi="Calibri Light" w:cs="Calibri Light"/>
              <w:sz w:val="24"/>
              <w:szCs w:val="24"/>
              <w:lang w:val="es-MX"/>
            </w:rPr>
          </w:rPrChange>
        </w:rPr>
        <w:t xml:space="preserve"> en donde se encuentran involucradas poblaciones indígenas</w:t>
      </w:r>
      <w:ins w:id="548" w:author="51964" w:date="2025-01-14T09:35:00Z" w16du:dateUtc="2025-01-14T14:35:00Z">
        <w:r w:rsidR="008A5B30">
          <w:rPr>
            <w:rFonts w:ascii="Times New Roman" w:hAnsi="Times New Roman" w:cs="Times New Roman"/>
            <w:sz w:val="24"/>
            <w:szCs w:val="24"/>
            <w:lang w:val="es-MX"/>
          </w:rPr>
          <w:t>-cholas</w:t>
        </w:r>
      </w:ins>
      <w:r w:rsidR="000965CD" w:rsidRPr="009C2CC6">
        <w:rPr>
          <w:rFonts w:ascii="Times New Roman" w:hAnsi="Times New Roman" w:cs="Times New Roman"/>
          <w:sz w:val="24"/>
          <w:szCs w:val="24"/>
          <w:lang w:val="es-MX"/>
          <w:rPrChange w:id="549" w:author="51964" w:date="2025-01-12T19:20:00Z" w16du:dateUtc="2025-01-13T00:20:00Z">
            <w:rPr>
              <w:rFonts w:ascii="Calibri Light" w:hAnsi="Calibri Light" w:cs="Calibri Light"/>
              <w:sz w:val="24"/>
              <w:szCs w:val="24"/>
              <w:lang w:val="es-MX"/>
            </w:rPr>
          </w:rPrChange>
        </w:rPr>
        <w:t xml:space="preserve"> y campesinas</w:t>
      </w:r>
      <w:del w:id="550" w:author="51964" w:date="2025-01-14T09:35:00Z" w16du:dateUtc="2025-01-14T14:35:00Z">
        <w:r w:rsidR="00AC3DBB" w:rsidRPr="009C2CC6" w:rsidDel="008A5B30">
          <w:rPr>
            <w:rFonts w:ascii="Times New Roman" w:hAnsi="Times New Roman" w:cs="Times New Roman"/>
            <w:sz w:val="24"/>
            <w:szCs w:val="24"/>
            <w:lang w:val="es-MX"/>
            <w:rPrChange w:id="551" w:author="51964" w:date="2025-01-12T19:20:00Z" w16du:dateUtc="2025-01-13T00:20:00Z">
              <w:rPr>
                <w:rFonts w:ascii="Calibri Light" w:hAnsi="Calibri Light" w:cs="Calibri Light"/>
                <w:sz w:val="24"/>
                <w:szCs w:val="24"/>
                <w:lang w:val="es-MX"/>
              </w:rPr>
            </w:rPrChange>
          </w:rPr>
          <w:delText xml:space="preserve"> en </w:delText>
        </w:r>
        <w:r w:rsidR="000965CD" w:rsidRPr="009C2CC6" w:rsidDel="008A5B30">
          <w:rPr>
            <w:rFonts w:ascii="Times New Roman" w:hAnsi="Times New Roman" w:cs="Times New Roman"/>
            <w:sz w:val="24"/>
            <w:szCs w:val="24"/>
            <w:lang w:val="es-MX"/>
            <w:rPrChange w:id="552" w:author="51964" w:date="2025-01-12T19:20:00Z" w16du:dateUtc="2025-01-13T00:20:00Z">
              <w:rPr>
                <w:rFonts w:ascii="Calibri Light" w:hAnsi="Calibri Light" w:cs="Calibri Light"/>
                <w:sz w:val="24"/>
                <w:szCs w:val="24"/>
                <w:lang w:val="es-MX"/>
              </w:rPr>
            </w:rPrChange>
          </w:rPr>
          <w:delText>Apurímac</w:delText>
        </w:r>
        <w:r w:rsidR="00AC3DBB" w:rsidRPr="009C2CC6" w:rsidDel="008A5B30">
          <w:rPr>
            <w:rFonts w:ascii="Times New Roman" w:hAnsi="Times New Roman" w:cs="Times New Roman"/>
            <w:sz w:val="24"/>
            <w:szCs w:val="24"/>
            <w:lang w:val="es-MX"/>
            <w:rPrChange w:id="553" w:author="51964" w:date="2025-01-12T19:20:00Z" w16du:dateUtc="2025-01-13T00:20:00Z">
              <w:rPr>
                <w:rFonts w:ascii="Calibri Light" w:hAnsi="Calibri Light" w:cs="Calibri Light"/>
                <w:sz w:val="24"/>
                <w:szCs w:val="24"/>
                <w:lang w:val="es-MX"/>
              </w:rPr>
            </w:rPrChange>
          </w:rPr>
          <w:delText xml:space="preserve"> y </w:delText>
        </w:r>
        <w:r w:rsidR="000965CD" w:rsidRPr="009C2CC6" w:rsidDel="008A5B30">
          <w:rPr>
            <w:rFonts w:ascii="Times New Roman" w:hAnsi="Times New Roman" w:cs="Times New Roman"/>
            <w:sz w:val="24"/>
            <w:szCs w:val="24"/>
            <w:lang w:val="es-MX"/>
            <w:rPrChange w:id="554" w:author="51964" w:date="2025-01-12T19:20:00Z" w16du:dateUtc="2025-01-13T00:20:00Z">
              <w:rPr>
                <w:rFonts w:ascii="Calibri Light" w:hAnsi="Calibri Light" w:cs="Calibri Light"/>
                <w:sz w:val="24"/>
                <w:szCs w:val="24"/>
                <w:lang w:val="es-MX"/>
              </w:rPr>
            </w:rPrChange>
          </w:rPr>
          <w:delText>Cusco</w:delText>
        </w:r>
      </w:del>
      <w:r w:rsidR="00AC3DBB" w:rsidRPr="009C2CC6">
        <w:rPr>
          <w:rFonts w:ascii="Times New Roman" w:hAnsi="Times New Roman" w:cs="Times New Roman"/>
          <w:sz w:val="24"/>
          <w:szCs w:val="24"/>
          <w:lang w:val="es-MX"/>
          <w:rPrChange w:id="555" w:author="51964" w:date="2025-01-12T19:20:00Z" w16du:dateUtc="2025-01-13T00:20:00Z">
            <w:rPr>
              <w:rFonts w:ascii="Calibri Light" w:hAnsi="Calibri Light" w:cs="Calibri Light"/>
              <w:sz w:val="24"/>
              <w:szCs w:val="24"/>
              <w:lang w:val="es-MX"/>
            </w:rPr>
          </w:rPrChange>
        </w:rPr>
        <w:t xml:space="preserve">, </w:t>
      </w:r>
      <w:ins w:id="556" w:author="51964" w:date="2025-01-14T09:40:00Z" w16du:dateUtc="2025-01-14T14:40:00Z">
        <w:r w:rsidR="008A5B30">
          <w:rPr>
            <w:rFonts w:ascii="Times New Roman" w:hAnsi="Times New Roman" w:cs="Times New Roman"/>
            <w:sz w:val="24"/>
            <w:szCs w:val="24"/>
            <w:lang w:val="es-MX"/>
          </w:rPr>
          <w:t>relegadas</w:t>
        </w:r>
      </w:ins>
      <w:ins w:id="557" w:author="51964" w:date="2025-01-14T09:35:00Z" w16du:dateUtc="2025-01-14T14:35:00Z">
        <w:r w:rsidR="008A5B30">
          <w:rPr>
            <w:rFonts w:ascii="Times New Roman" w:hAnsi="Times New Roman" w:cs="Times New Roman"/>
            <w:sz w:val="24"/>
            <w:szCs w:val="24"/>
            <w:lang w:val="es-MX"/>
          </w:rPr>
          <w:t xml:space="preserve"> históricamente de la moderniza</w:t>
        </w:r>
      </w:ins>
      <w:ins w:id="558" w:author="51964" w:date="2025-01-14T09:36:00Z" w16du:dateUtc="2025-01-14T14:36:00Z">
        <w:r w:rsidR="008A5B30">
          <w:rPr>
            <w:rFonts w:ascii="Times New Roman" w:hAnsi="Times New Roman" w:cs="Times New Roman"/>
            <w:sz w:val="24"/>
            <w:szCs w:val="24"/>
            <w:lang w:val="es-MX"/>
          </w:rPr>
          <w:t xml:space="preserve">ción centralista y </w:t>
        </w:r>
      </w:ins>
      <w:del w:id="559" w:author="51964" w:date="2025-01-14T09:36:00Z" w16du:dateUtc="2025-01-14T14:36:00Z">
        <w:r w:rsidR="00AC3DBB" w:rsidRPr="009C2CC6" w:rsidDel="008A5B30">
          <w:rPr>
            <w:rFonts w:ascii="Times New Roman" w:hAnsi="Times New Roman" w:cs="Times New Roman"/>
            <w:sz w:val="24"/>
            <w:szCs w:val="24"/>
            <w:lang w:val="es-MX"/>
            <w:rPrChange w:id="560" w:author="51964" w:date="2025-01-12T19:20:00Z" w16du:dateUtc="2025-01-13T00:20:00Z">
              <w:rPr>
                <w:rFonts w:ascii="Calibri Light" w:hAnsi="Calibri Light" w:cs="Calibri Light"/>
                <w:sz w:val="24"/>
                <w:szCs w:val="24"/>
                <w:lang w:val="es-MX"/>
              </w:rPr>
            </w:rPrChange>
          </w:rPr>
          <w:delText xml:space="preserve">poblaciones que han sido </w:delText>
        </w:r>
      </w:del>
      <w:r w:rsidR="00AC3DBB" w:rsidRPr="009C2CC6">
        <w:rPr>
          <w:rFonts w:ascii="Times New Roman" w:hAnsi="Times New Roman" w:cs="Times New Roman"/>
          <w:sz w:val="24"/>
          <w:szCs w:val="24"/>
          <w:lang w:val="es-MX"/>
          <w:rPrChange w:id="561" w:author="51964" w:date="2025-01-12T19:20:00Z" w16du:dateUtc="2025-01-13T00:20:00Z">
            <w:rPr>
              <w:rFonts w:ascii="Calibri Light" w:hAnsi="Calibri Light" w:cs="Calibri Light"/>
              <w:sz w:val="24"/>
              <w:szCs w:val="24"/>
              <w:lang w:val="es-MX"/>
            </w:rPr>
          </w:rPrChange>
        </w:rPr>
        <w:t>particularmente</w:t>
      </w:r>
      <w:ins w:id="562" w:author="51964" w:date="2025-01-14T09:36:00Z" w16du:dateUtc="2025-01-14T14:36:00Z">
        <w:r w:rsidR="008A5B30">
          <w:rPr>
            <w:rFonts w:ascii="Times New Roman" w:hAnsi="Times New Roman" w:cs="Times New Roman"/>
            <w:sz w:val="24"/>
            <w:szCs w:val="24"/>
            <w:lang w:val="es-MX"/>
          </w:rPr>
          <w:t>, concretamente,</w:t>
        </w:r>
      </w:ins>
      <w:r w:rsidR="00AC3DBB" w:rsidRPr="009C2CC6">
        <w:rPr>
          <w:rFonts w:ascii="Times New Roman" w:hAnsi="Times New Roman" w:cs="Times New Roman"/>
          <w:sz w:val="24"/>
          <w:szCs w:val="24"/>
          <w:lang w:val="es-MX"/>
          <w:rPrChange w:id="563" w:author="51964" w:date="2025-01-12T19:20:00Z" w16du:dateUtc="2025-01-13T00:20:00Z">
            <w:rPr>
              <w:rFonts w:ascii="Calibri Light" w:hAnsi="Calibri Light" w:cs="Calibri Light"/>
              <w:sz w:val="24"/>
              <w:szCs w:val="24"/>
              <w:lang w:val="es-MX"/>
            </w:rPr>
          </w:rPrChange>
        </w:rPr>
        <w:t xml:space="preserve"> afectadas por la degradación </w:t>
      </w:r>
      <w:del w:id="564" w:author="51964" w:date="2025-01-14T09:36:00Z" w16du:dateUtc="2025-01-14T14:36:00Z">
        <w:r w:rsidR="00AC3DBB" w:rsidRPr="009C2CC6" w:rsidDel="008A5B30">
          <w:rPr>
            <w:rFonts w:ascii="Times New Roman" w:hAnsi="Times New Roman" w:cs="Times New Roman"/>
            <w:sz w:val="24"/>
            <w:szCs w:val="24"/>
            <w:lang w:val="es-MX"/>
            <w:rPrChange w:id="565" w:author="51964" w:date="2025-01-12T19:20:00Z" w16du:dateUtc="2025-01-13T00:20:00Z">
              <w:rPr>
                <w:rFonts w:ascii="Calibri Light" w:hAnsi="Calibri Light" w:cs="Calibri Light"/>
                <w:sz w:val="24"/>
                <w:szCs w:val="24"/>
                <w:lang w:val="es-MX"/>
              </w:rPr>
            </w:rPrChange>
          </w:rPr>
          <w:delText>ambiental</w:delText>
        </w:r>
      </w:del>
      <w:ins w:id="566" w:author="51964" w:date="2025-01-14T09:36:00Z" w16du:dateUtc="2025-01-14T14:36:00Z">
        <w:r w:rsidR="008A5B30">
          <w:rPr>
            <w:rFonts w:ascii="Times New Roman" w:hAnsi="Times New Roman" w:cs="Times New Roman"/>
            <w:sz w:val="24"/>
            <w:szCs w:val="24"/>
            <w:lang w:val="es-MX"/>
          </w:rPr>
          <w:t>socioambiental</w:t>
        </w:r>
      </w:ins>
      <w:r w:rsidR="00AC3DBB" w:rsidRPr="009C2CC6">
        <w:rPr>
          <w:rFonts w:ascii="Times New Roman" w:hAnsi="Times New Roman" w:cs="Times New Roman"/>
          <w:sz w:val="24"/>
          <w:szCs w:val="24"/>
          <w:lang w:val="es-MX"/>
          <w:rPrChange w:id="567" w:author="51964" w:date="2025-01-12T19:20:00Z" w16du:dateUtc="2025-01-13T00:20:00Z">
            <w:rPr>
              <w:rFonts w:ascii="Calibri Light" w:hAnsi="Calibri Light" w:cs="Calibri Light"/>
              <w:sz w:val="24"/>
              <w:szCs w:val="24"/>
              <w:lang w:val="es-MX"/>
            </w:rPr>
          </w:rPrChange>
        </w:rPr>
        <w:t xml:space="preserve"> </w:t>
      </w:r>
      <w:del w:id="568" w:author="51964" w:date="2025-01-14T09:36:00Z" w16du:dateUtc="2025-01-14T14:36:00Z">
        <w:r w:rsidR="00AC3DBB" w:rsidRPr="009C2CC6" w:rsidDel="008A5B30">
          <w:rPr>
            <w:rFonts w:ascii="Times New Roman" w:hAnsi="Times New Roman" w:cs="Times New Roman"/>
            <w:sz w:val="24"/>
            <w:szCs w:val="24"/>
            <w:lang w:val="es-MX"/>
            <w:rPrChange w:id="569" w:author="51964" w:date="2025-01-12T19:20:00Z" w16du:dateUtc="2025-01-13T00:20:00Z">
              <w:rPr>
                <w:rFonts w:ascii="Calibri Light" w:hAnsi="Calibri Light" w:cs="Calibri Light"/>
                <w:sz w:val="24"/>
                <w:szCs w:val="24"/>
                <w:lang w:val="es-MX"/>
              </w:rPr>
            </w:rPrChange>
          </w:rPr>
          <w:delText>y que han ensayado diferentes respuestas ante esta situación</w:delText>
        </w:r>
      </w:del>
      <w:ins w:id="570" w:author="51964" w:date="2025-01-14T09:36:00Z" w16du:dateUtc="2025-01-14T14:36:00Z">
        <w:r w:rsidR="008A5B30">
          <w:rPr>
            <w:rFonts w:ascii="Times New Roman" w:hAnsi="Times New Roman" w:cs="Times New Roman"/>
            <w:sz w:val="24"/>
            <w:szCs w:val="24"/>
            <w:lang w:val="es-MX"/>
          </w:rPr>
          <w:t>que produce la minería a gran escala irremediablemente, así como el pr</w:t>
        </w:r>
      </w:ins>
      <w:ins w:id="571" w:author="51964" w:date="2025-01-14T09:37:00Z" w16du:dateUtc="2025-01-14T14:37:00Z">
        <w:r w:rsidR="008A5B30">
          <w:rPr>
            <w:rFonts w:ascii="Times New Roman" w:hAnsi="Times New Roman" w:cs="Times New Roman"/>
            <w:sz w:val="24"/>
            <w:szCs w:val="24"/>
            <w:lang w:val="es-MX"/>
          </w:rPr>
          <w:t>oceso de institucionalización que define las trayectorias regionales de Apurímac y Cusco en la construcción de la gobernanza ambient</w:t>
        </w:r>
      </w:ins>
      <w:ins w:id="572" w:author="51964" w:date="2025-01-14T09:38:00Z" w16du:dateUtc="2025-01-14T14:38:00Z">
        <w:r w:rsidR="008A5B30">
          <w:rPr>
            <w:rFonts w:ascii="Times New Roman" w:hAnsi="Times New Roman" w:cs="Times New Roman"/>
            <w:sz w:val="24"/>
            <w:szCs w:val="24"/>
            <w:lang w:val="es-MX"/>
          </w:rPr>
          <w:t>al sobre valores de uso (recursos naturales como</w:t>
        </w:r>
      </w:ins>
      <w:ins w:id="573" w:author="51964" w:date="2025-01-14T09:39:00Z" w16du:dateUtc="2025-01-14T14:39:00Z">
        <w:r w:rsidR="008A5B30">
          <w:rPr>
            <w:rFonts w:ascii="Times New Roman" w:hAnsi="Times New Roman" w:cs="Times New Roman"/>
            <w:sz w:val="24"/>
            <w:szCs w:val="24"/>
            <w:lang w:val="es-MX"/>
          </w:rPr>
          <w:t xml:space="preserve"> el agua y la tierra)</w:t>
        </w:r>
      </w:ins>
      <w:ins w:id="574" w:author="51964" w:date="2025-01-14T09:38:00Z" w16du:dateUtc="2025-01-14T14:38:00Z">
        <w:r w:rsidR="008A5B30">
          <w:rPr>
            <w:rFonts w:ascii="Times New Roman" w:hAnsi="Times New Roman" w:cs="Times New Roman"/>
            <w:sz w:val="24"/>
            <w:szCs w:val="24"/>
            <w:lang w:val="es-MX"/>
          </w:rPr>
          <w:t xml:space="preserve"> </w:t>
        </w:r>
      </w:ins>
      <w:ins w:id="575" w:author="51964" w:date="2025-01-14T09:39:00Z" w16du:dateUtc="2025-01-14T14:39:00Z">
        <w:r w:rsidR="008A5B30">
          <w:rPr>
            <w:rFonts w:ascii="Times New Roman" w:hAnsi="Times New Roman" w:cs="Times New Roman"/>
            <w:sz w:val="24"/>
            <w:szCs w:val="24"/>
            <w:lang w:val="es-MX"/>
          </w:rPr>
          <w:t xml:space="preserve">depredados, </w:t>
        </w:r>
      </w:ins>
      <w:ins w:id="576" w:author="51964" w:date="2025-01-14T09:38:00Z" w16du:dateUtc="2025-01-14T14:38:00Z">
        <w:r w:rsidR="008A5B30">
          <w:rPr>
            <w:rFonts w:ascii="Times New Roman" w:hAnsi="Times New Roman" w:cs="Times New Roman"/>
            <w:sz w:val="24"/>
            <w:szCs w:val="24"/>
            <w:lang w:val="es-MX"/>
          </w:rPr>
          <w:t xml:space="preserve">disputados y </w:t>
        </w:r>
      </w:ins>
      <w:ins w:id="577" w:author="51964" w:date="2025-01-14T09:39:00Z" w16du:dateUtc="2025-01-14T14:39:00Z">
        <w:r w:rsidR="008A5B30">
          <w:rPr>
            <w:rFonts w:ascii="Times New Roman" w:hAnsi="Times New Roman" w:cs="Times New Roman"/>
            <w:sz w:val="24"/>
            <w:szCs w:val="24"/>
            <w:lang w:val="es-MX"/>
          </w:rPr>
          <w:t>lotizados por</w:t>
        </w:r>
      </w:ins>
      <w:ins w:id="578" w:author="51964" w:date="2025-01-14T09:38:00Z" w16du:dateUtc="2025-01-14T14:38:00Z">
        <w:r w:rsidR="008A5B30">
          <w:rPr>
            <w:rFonts w:ascii="Times New Roman" w:hAnsi="Times New Roman" w:cs="Times New Roman"/>
            <w:sz w:val="24"/>
            <w:szCs w:val="24"/>
            <w:lang w:val="es-MX"/>
          </w:rPr>
          <w:t xml:space="preserve"> la industria megaminera</w:t>
        </w:r>
      </w:ins>
      <w:ins w:id="579" w:author="51964" w:date="2025-01-14T09:39:00Z" w16du:dateUtc="2025-01-14T14:39:00Z">
        <w:r w:rsidR="008A5B30">
          <w:rPr>
            <w:rFonts w:ascii="Times New Roman" w:hAnsi="Times New Roman" w:cs="Times New Roman"/>
            <w:sz w:val="24"/>
            <w:szCs w:val="24"/>
            <w:lang w:val="es-MX"/>
          </w:rPr>
          <w:t xml:space="preserve"> </w:t>
        </w:r>
        <w:r w:rsidR="008A5B30">
          <w:rPr>
            <w:rFonts w:ascii="Times New Roman" w:hAnsi="Times New Roman" w:cs="Times New Roman"/>
            <w:sz w:val="24"/>
            <w:szCs w:val="24"/>
            <w:lang w:val="es-MX"/>
          </w:rPr>
          <w:fldChar w:fldCharType="begin"/>
        </w:r>
      </w:ins>
      <w:ins w:id="580" w:author="51964" w:date="2025-01-14T09:40:00Z" w16du:dateUtc="2025-01-14T14:40:00Z">
        <w:r w:rsidR="008A5B30">
          <w:rPr>
            <w:rFonts w:ascii="Times New Roman" w:hAnsi="Times New Roman" w:cs="Times New Roman"/>
            <w:sz w:val="24"/>
            <w:szCs w:val="24"/>
            <w:lang w:val="es-MX"/>
          </w:rPr>
          <w:instrText xml:space="preserve"> ADDIN ZOTERO_ITEM CSL_CITATION {"citationID":"40XvCRst","properties":{"formattedCitation":"(Ross 1999; 2015)","plainCitation":"(Ross 1999; 2015)","noteIndex":0},"citationItems":[{"id":5014,"uris":["http://zotero.org/users/4081719/items/S4Q8IAWG"],"itemData":{"id":5014,"type":"article-journal","container-title":"World Politics","DOI":"10.1017/S0043887100008200","ISSN":"0043-8871, 1086-3338","issue":"02","language":"en","page":"297-322","source":"Crossref","title":"The Political Economy of the Resource Curse","URL":"http://www.journals.cambridge.org/abstract_S0043887100008200","volume":"51","author":[{"family":"Ross","given":"Michael L."}],"accessed":{"date-parts":[["2018",7,13]]},"issued":{"date-parts":[["1999",1]]},"citation-key":"rossPoliticalEconomyResource1999"}},{"id":2005,"uris":["http://zotero.org/users/4081719/items/23LXIIP2"],"itemData":{"id":2005,"type":"article-journal","abstract":"Since 2001, hundreds of academic studies have examined the ?political resource curse,? meaning the claim that natural resource wealth tends to adversely affect a country's governance. There is now robust evidence that one type of mineral wealth, petroleum, has at least three harmful effects: It tends to make authoritarian regimes more durable, to increase certain types of corruption, and to help trigger violent conflict in low- and middle-income countries. Scholars have also made progress toward understanding the mechanisms that lead to these outcomes and the conditions that make them more likely. This essay reviews the evidence behind these claims, the debates over their validity, and some of the unresolved puzzles for future research.","container-title":"Annual Review of Political Science","DOI":"10.1146/annurev-polisci-052213-040359","ISSN":"1094-2939","issue":"1","journalAbbreviation":"Annu. Rev. Polit. Sci.","page":"239-259","title":"What Have We Learned about the Resource Curse?","URL":"https://doi.org/10.1146/annurev-polisci-052213-040359","volume":"18","author":[{"family":"Ross","given":"Michael L."}],"accessed":{"date-parts":[["2018",4,18]]},"issued":{"date-parts":[["2015",5,11]]},"citation-key":"rossWhatHaveWe2015"}}],"schema":"https://github.com/citation-style-language/schema/raw/master/csl-citation.json"} </w:instrText>
        </w:r>
      </w:ins>
      <w:r w:rsidR="008A5B30">
        <w:rPr>
          <w:rFonts w:ascii="Times New Roman" w:hAnsi="Times New Roman" w:cs="Times New Roman"/>
          <w:sz w:val="24"/>
          <w:szCs w:val="24"/>
          <w:lang w:val="es-MX"/>
        </w:rPr>
        <w:fldChar w:fldCharType="separate"/>
      </w:r>
      <w:ins w:id="581" w:author="51964" w:date="2025-01-14T09:40:00Z" w16du:dateUtc="2025-01-14T14:40:00Z">
        <w:r w:rsidR="008A5B30" w:rsidRPr="008A5B30">
          <w:rPr>
            <w:rFonts w:ascii="Times New Roman" w:hAnsi="Times New Roman" w:cs="Times New Roman"/>
            <w:sz w:val="24"/>
            <w:rPrChange w:id="582" w:author="51964" w:date="2025-01-14T09:40:00Z" w16du:dateUtc="2025-01-14T14:40:00Z">
              <w:rPr/>
            </w:rPrChange>
          </w:rPr>
          <w:t>(Ross 1999; 2015)</w:t>
        </w:r>
      </w:ins>
      <w:ins w:id="583" w:author="51964" w:date="2025-01-14T09:39:00Z" w16du:dateUtc="2025-01-14T14:39:00Z">
        <w:r w:rsidR="008A5B30">
          <w:rPr>
            <w:rFonts w:ascii="Times New Roman" w:hAnsi="Times New Roman" w:cs="Times New Roman"/>
            <w:sz w:val="24"/>
            <w:szCs w:val="24"/>
            <w:lang w:val="es-MX"/>
          </w:rPr>
          <w:fldChar w:fldCharType="end"/>
        </w:r>
      </w:ins>
      <w:r w:rsidR="00AC3DBB" w:rsidRPr="009C2CC6">
        <w:rPr>
          <w:rFonts w:ascii="Times New Roman" w:hAnsi="Times New Roman" w:cs="Times New Roman"/>
          <w:sz w:val="24"/>
          <w:szCs w:val="24"/>
          <w:lang w:val="es-MX"/>
          <w:rPrChange w:id="584" w:author="51964" w:date="2025-01-12T19:20:00Z" w16du:dateUtc="2025-01-13T00:20:00Z">
            <w:rPr>
              <w:rFonts w:ascii="Calibri Light" w:hAnsi="Calibri Light" w:cs="Calibri Light"/>
              <w:sz w:val="24"/>
              <w:szCs w:val="24"/>
              <w:lang w:val="es-MX"/>
            </w:rPr>
          </w:rPrChange>
        </w:rPr>
        <w:t xml:space="preserve">. </w:t>
      </w:r>
    </w:p>
    <w:p w14:paraId="55DA98B5" w14:textId="77777777" w:rsidR="008F3845" w:rsidRPr="009C2CC6" w:rsidRDefault="008F3845" w:rsidP="001404D4">
      <w:pPr>
        <w:spacing w:after="0" w:line="360" w:lineRule="auto"/>
        <w:jc w:val="both"/>
        <w:rPr>
          <w:rFonts w:ascii="Times New Roman" w:hAnsi="Times New Roman" w:cs="Times New Roman"/>
          <w:sz w:val="24"/>
          <w:szCs w:val="24"/>
          <w:lang w:val="es-MX"/>
          <w:rPrChange w:id="585" w:author="51964" w:date="2025-01-12T19:20:00Z" w16du:dateUtc="2025-01-13T00:20:00Z">
            <w:rPr>
              <w:rFonts w:ascii="Calibri Light" w:hAnsi="Calibri Light" w:cs="Calibri Light"/>
              <w:sz w:val="24"/>
              <w:szCs w:val="24"/>
              <w:lang w:val="es-MX"/>
            </w:rPr>
          </w:rPrChange>
        </w:rPr>
      </w:pPr>
    </w:p>
    <w:p w14:paraId="265524EF" w14:textId="77777777" w:rsidR="008A5B30" w:rsidRDefault="00A57C03" w:rsidP="001404D4">
      <w:pPr>
        <w:spacing w:after="0" w:line="360" w:lineRule="auto"/>
        <w:jc w:val="both"/>
        <w:rPr>
          <w:ins w:id="586" w:author="51964" w:date="2025-01-14T09:41:00Z" w16du:dateUtc="2025-01-14T14:41:00Z"/>
          <w:rFonts w:ascii="Times New Roman" w:hAnsi="Times New Roman" w:cs="Times New Roman"/>
          <w:sz w:val="24"/>
          <w:szCs w:val="24"/>
          <w:lang w:val="es-MX"/>
        </w:rPr>
      </w:pPr>
      <w:r w:rsidRPr="009C2CC6">
        <w:rPr>
          <w:rFonts w:ascii="Times New Roman" w:hAnsi="Times New Roman" w:cs="Times New Roman"/>
          <w:sz w:val="24"/>
          <w:szCs w:val="24"/>
          <w:lang w:val="es-MX"/>
          <w:rPrChange w:id="587" w:author="51964" w:date="2025-01-12T19:20:00Z" w16du:dateUtc="2025-01-13T00:20:00Z">
            <w:rPr>
              <w:rFonts w:ascii="Calibri Light" w:hAnsi="Calibri Light" w:cs="Calibri Light"/>
              <w:sz w:val="24"/>
              <w:szCs w:val="24"/>
              <w:lang w:val="es-MX"/>
            </w:rPr>
          </w:rPrChange>
        </w:rPr>
        <w:t xml:space="preserve">Como sabemos, </w:t>
      </w:r>
      <w:del w:id="588" w:author="51964" w:date="2025-01-13T00:05:00Z" w16du:dateUtc="2025-01-13T05:05:00Z">
        <w:r w:rsidR="000965CD" w:rsidRPr="009C2CC6" w:rsidDel="00DF04D8">
          <w:rPr>
            <w:rFonts w:ascii="Times New Roman" w:hAnsi="Times New Roman" w:cs="Times New Roman"/>
            <w:sz w:val="24"/>
            <w:szCs w:val="24"/>
            <w:lang w:val="es-MX"/>
            <w:rPrChange w:id="589" w:author="51964" w:date="2025-01-12T19:20:00Z" w16du:dateUtc="2025-01-13T00:20:00Z">
              <w:rPr>
                <w:rFonts w:ascii="Calibri Light" w:hAnsi="Calibri Light" w:cs="Calibri Light"/>
                <w:sz w:val="24"/>
                <w:szCs w:val="24"/>
                <w:lang w:val="es-MX"/>
              </w:rPr>
            </w:rPrChange>
          </w:rPr>
          <w:delText>dos</w:delText>
        </w:r>
        <w:r w:rsidR="001404D4" w:rsidRPr="009C2CC6" w:rsidDel="00DF04D8">
          <w:rPr>
            <w:rFonts w:ascii="Times New Roman" w:hAnsi="Times New Roman" w:cs="Times New Roman"/>
            <w:sz w:val="24"/>
            <w:szCs w:val="24"/>
            <w:lang w:val="es-MX"/>
            <w:rPrChange w:id="590" w:author="51964" w:date="2025-01-12T19:20:00Z" w16du:dateUtc="2025-01-13T00:20:00Z">
              <w:rPr>
                <w:rFonts w:ascii="Calibri Light" w:hAnsi="Calibri Light" w:cs="Calibri Light"/>
                <w:sz w:val="24"/>
                <w:szCs w:val="24"/>
                <w:lang w:val="es-MX"/>
              </w:rPr>
            </w:rPrChange>
          </w:rPr>
          <w:delText xml:space="preserve"> </w:delText>
        </w:r>
      </w:del>
      <w:ins w:id="591" w:author="51964" w:date="2025-01-13T00:05:00Z" w16du:dateUtc="2025-01-13T05:05:00Z">
        <w:r w:rsidR="00DF04D8">
          <w:rPr>
            <w:rFonts w:ascii="Times New Roman" w:hAnsi="Times New Roman" w:cs="Times New Roman"/>
            <w:sz w:val="24"/>
            <w:szCs w:val="24"/>
            <w:lang w:val="es-MX"/>
          </w:rPr>
          <w:t>algunas</w:t>
        </w:r>
        <w:r w:rsidR="00DF04D8" w:rsidRPr="009C2CC6">
          <w:rPr>
            <w:rFonts w:ascii="Times New Roman" w:hAnsi="Times New Roman" w:cs="Times New Roman"/>
            <w:sz w:val="24"/>
            <w:szCs w:val="24"/>
            <w:lang w:val="es-MX"/>
            <w:rPrChange w:id="592" w:author="51964" w:date="2025-01-12T19:20:00Z" w16du:dateUtc="2025-01-13T00:20:00Z">
              <w:rPr>
                <w:rFonts w:ascii="Calibri Light" w:hAnsi="Calibri Light" w:cs="Calibri Light"/>
                <w:sz w:val="24"/>
                <w:szCs w:val="24"/>
                <w:lang w:val="es-MX"/>
              </w:rPr>
            </w:rPrChange>
          </w:rPr>
          <w:t xml:space="preserve"> </w:t>
        </w:r>
      </w:ins>
      <w:r w:rsidR="001404D4" w:rsidRPr="009C2CC6">
        <w:rPr>
          <w:rFonts w:ascii="Times New Roman" w:hAnsi="Times New Roman" w:cs="Times New Roman"/>
          <w:sz w:val="24"/>
          <w:szCs w:val="24"/>
          <w:lang w:val="es-MX"/>
          <w:rPrChange w:id="593" w:author="51964" w:date="2025-01-12T19:20:00Z" w16du:dateUtc="2025-01-13T00:20:00Z">
            <w:rPr>
              <w:rFonts w:ascii="Calibri Light" w:hAnsi="Calibri Light" w:cs="Calibri Light"/>
              <w:sz w:val="24"/>
              <w:szCs w:val="24"/>
              <w:lang w:val="es-MX"/>
            </w:rPr>
          </w:rPrChange>
        </w:rPr>
        <w:t xml:space="preserve">de las principales </w:t>
      </w:r>
      <w:r w:rsidR="00AC3DBB" w:rsidRPr="009C2CC6">
        <w:rPr>
          <w:rFonts w:ascii="Times New Roman" w:hAnsi="Times New Roman" w:cs="Times New Roman"/>
          <w:sz w:val="24"/>
          <w:szCs w:val="24"/>
          <w:lang w:val="es-MX"/>
          <w:rPrChange w:id="594" w:author="51964" w:date="2025-01-12T19:20:00Z" w16du:dateUtc="2025-01-13T00:20:00Z">
            <w:rPr>
              <w:rFonts w:ascii="Calibri Light" w:hAnsi="Calibri Light" w:cs="Calibri Light"/>
              <w:sz w:val="24"/>
              <w:szCs w:val="24"/>
              <w:lang w:val="es-MX"/>
            </w:rPr>
          </w:rPrChange>
        </w:rPr>
        <w:t>consecuencias de la degradación ambiental</w:t>
      </w:r>
      <w:r w:rsidR="001404D4" w:rsidRPr="009C2CC6">
        <w:rPr>
          <w:rFonts w:ascii="Times New Roman" w:hAnsi="Times New Roman" w:cs="Times New Roman"/>
          <w:sz w:val="24"/>
          <w:szCs w:val="24"/>
          <w:lang w:val="es-MX"/>
          <w:rPrChange w:id="595" w:author="51964" w:date="2025-01-12T19:20:00Z" w16du:dateUtc="2025-01-13T00:20:00Z">
            <w:rPr>
              <w:rFonts w:ascii="Calibri Light" w:hAnsi="Calibri Light" w:cs="Calibri Light"/>
              <w:sz w:val="24"/>
              <w:szCs w:val="24"/>
              <w:lang w:val="es-MX"/>
            </w:rPr>
          </w:rPrChange>
        </w:rPr>
        <w:t xml:space="preserve"> que enfrentamos a escala global </w:t>
      </w:r>
      <w:r w:rsidR="000965CD" w:rsidRPr="009C2CC6">
        <w:rPr>
          <w:rFonts w:ascii="Times New Roman" w:hAnsi="Times New Roman" w:cs="Times New Roman"/>
          <w:sz w:val="24"/>
          <w:szCs w:val="24"/>
          <w:lang w:val="es-MX"/>
          <w:rPrChange w:id="596" w:author="51964" w:date="2025-01-12T19:20:00Z" w16du:dateUtc="2025-01-13T00:20:00Z">
            <w:rPr>
              <w:rFonts w:ascii="Calibri Light" w:hAnsi="Calibri Light" w:cs="Calibri Light"/>
              <w:sz w:val="24"/>
              <w:szCs w:val="24"/>
              <w:lang w:val="es-MX"/>
            </w:rPr>
          </w:rPrChange>
        </w:rPr>
        <w:t>son</w:t>
      </w:r>
      <w:r w:rsidR="00B942D5" w:rsidRPr="009C2CC6">
        <w:rPr>
          <w:rFonts w:ascii="Times New Roman" w:hAnsi="Times New Roman" w:cs="Times New Roman"/>
          <w:sz w:val="24"/>
          <w:szCs w:val="24"/>
          <w:lang w:val="es-MX"/>
          <w:rPrChange w:id="597" w:author="51964" w:date="2025-01-12T19:20:00Z" w16du:dateUtc="2025-01-13T00:20:00Z">
            <w:rPr>
              <w:rFonts w:ascii="Calibri Light" w:hAnsi="Calibri Light" w:cs="Calibri Light"/>
              <w:sz w:val="24"/>
              <w:szCs w:val="24"/>
              <w:lang w:val="es-MX"/>
            </w:rPr>
          </w:rPrChange>
        </w:rPr>
        <w:t xml:space="preserve"> la</w:t>
      </w:r>
      <w:r w:rsidR="00AC3DBB" w:rsidRPr="009C2CC6">
        <w:rPr>
          <w:rFonts w:ascii="Times New Roman" w:hAnsi="Times New Roman" w:cs="Times New Roman"/>
          <w:sz w:val="24"/>
          <w:szCs w:val="24"/>
          <w:lang w:val="es-MX"/>
          <w:rPrChange w:id="598" w:author="51964" w:date="2025-01-12T19:20:00Z" w16du:dateUtc="2025-01-13T00:20:00Z">
            <w:rPr>
              <w:rFonts w:ascii="Calibri Light" w:hAnsi="Calibri Light" w:cs="Calibri Light"/>
              <w:sz w:val="24"/>
              <w:szCs w:val="24"/>
              <w:lang w:val="es-MX"/>
            </w:rPr>
          </w:rPrChange>
        </w:rPr>
        <w:t xml:space="preserve"> progresiva</w:t>
      </w:r>
      <w:r w:rsidR="001404D4" w:rsidRPr="009C2CC6">
        <w:rPr>
          <w:rFonts w:ascii="Times New Roman" w:hAnsi="Times New Roman" w:cs="Times New Roman"/>
          <w:sz w:val="24"/>
          <w:szCs w:val="24"/>
          <w:lang w:val="es-MX"/>
          <w:rPrChange w:id="599" w:author="51964" w:date="2025-01-12T19:20:00Z" w16du:dateUtc="2025-01-13T00:20:00Z">
            <w:rPr>
              <w:rFonts w:ascii="Calibri Light" w:hAnsi="Calibri Light" w:cs="Calibri Light"/>
              <w:sz w:val="24"/>
              <w:szCs w:val="24"/>
              <w:lang w:val="es-MX"/>
            </w:rPr>
          </w:rPrChange>
        </w:rPr>
        <w:t xml:space="preserve"> </w:t>
      </w:r>
      <w:r w:rsidR="008600C0" w:rsidRPr="009C2CC6">
        <w:rPr>
          <w:rFonts w:ascii="Times New Roman" w:hAnsi="Times New Roman" w:cs="Times New Roman"/>
          <w:sz w:val="24"/>
          <w:szCs w:val="24"/>
          <w:lang w:val="es-MX"/>
          <w:rPrChange w:id="600" w:author="51964" w:date="2025-01-12T19:20:00Z" w16du:dateUtc="2025-01-13T00:20:00Z">
            <w:rPr>
              <w:rFonts w:ascii="Calibri Light" w:hAnsi="Calibri Light" w:cs="Calibri Light"/>
              <w:sz w:val="24"/>
              <w:szCs w:val="24"/>
              <w:lang w:val="es-MX"/>
            </w:rPr>
          </w:rPrChange>
        </w:rPr>
        <w:t>escase</w:t>
      </w:r>
      <w:r w:rsidR="00FA0077" w:rsidRPr="009C2CC6">
        <w:rPr>
          <w:rFonts w:ascii="Times New Roman" w:hAnsi="Times New Roman" w:cs="Times New Roman"/>
          <w:sz w:val="24"/>
          <w:szCs w:val="24"/>
          <w:lang w:val="es-MX"/>
          <w:rPrChange w:id="601" w:author="51964" w:date="2025-01-12T19:20:00Z" w16du:dateUtc="2025-01-13T00:20:00Z">
            <w:rPr>
              <w:rFonts w:ascii="Calibri Light" w:hAnsi="Calibri Light" w:cs="Calibri Light"/>
              <w:sz w:val="24"/>
              <w:szCs w:val="24"/>
              <w:lang w:val="es-MX"/>
            </w:rPr>
          </w:rPrChange>
        </w:rPr>
        <w:t>z</w:t>
      </w:r>
      <w:ins w:id="602" w:author="51964" w:date="2025-01-11T17:37:00Z" w16du:dateUtc="2025-01-11T22:37:00Z">
        <w:r w:rsidR="00901B8E" w:rsidRPr="009C2CC6">
          <w:rPr>
            <w:rFonts w:ascii="Times New Roman" w:hAnsi="Times New Roman" w:cs="Times New Roman"/>
            <w:sz w:val="24"/>
            <w:szCs w:val="24"/>
            <w:lang w:val="es-MX"/>
            <w:rPrChange w:id="603" w:author="51964" w:date="2025-01-12T19:20:00Z" w16du:dateUtc="2025-01-13T00:20:00Z">
              <w:rPr>
                <w:rFonts w:ascii="Calibri Light" w:hAnsi="Calibri Light" w:cs="Calibri Light"/>
                <w:sz w:val="24"/>
                <w:szCs w:val="24"/>
                <w:lang w:val="es-MX"/>
              </w:rPr>
            </w:rPrChange>
          </w:rPr>
          <w:t xml:space="preserve"> </w:t>
        </w:r>
      </w:ins>
      <w:del w:id="604" w:author="51964" w:date="2025-01-11T17:37:00Z" w16du:dateUtc="2025-01-11T22:37:00Z">
        <w:r w:rsidR="008600C0" w:rsidRPr="009C2CC6" w:rsidDel="00901B8E">
          <w:rPr>
            <w:rFonts w:ascii="Times New Roman" w:hAnsi="Times New Roman" w:cs="Times New Roman"/>
            <w:sz w:val="24"/>
            <w:szCs w:val="24"/>
            <w:lang w:val="es-MX"/>
            <w:rPrChange w:id="605" w:author="51964" w:date="2025-01-12T19:20:00Z" w16du:dateUtc="2025-01-13T00:20:00Z">
              <w:rPr>
                <w:rFonts w:ascii="Calibri Light" w:hAnsi="Calibri Light" w:cs="Calibri Light"/>
                <w:sz w:val="24"/>
                <w:szCs w:val="24"/>
                <w:lang w:val="es-MX"/>
              </w:rPr>
            </w:rPrChange>
          </w:rPr>
          <w:delText xml:space="preserve"> de bienes naturales</w:delText>
        </w:r>
        <w:r w:rsidR="000965CD" w:rsidRPr="009C2CC6" w:rsidDel="00901B8E">
          <w:rPr>
            <w:rFonts w:ascii="Times New Roman" w:hAnsi="Times New Roman" w:cs="Times New Roman"/>
            <w:sz w:val="24"/>
            <w:szCs w:val="24"/>
            <w:lang w:val="es-MX"/>
            <w:rPrChange w:id="606" w:author="51964" w:date="2025-01-12T19:20:00Z" w16du:dateUtc="2025-01-13T00:20:00Z">
              <w:rPr>
                <w:rFonts w:ascii="Calibri Light" w:hAnsi="Calibri Light" w:cs="Calibri Light"/>
                <w:sz w:val="24"/>
                <w:szCs w:val="24"/>
                <w:lang w:val="es-MX"/>
              </w:rPr>
            </w:rPrChange>
          </w:rPr>
          <w:delText xml:space="preserve"> </w:delText>
        </w:r>
      </w:del>
      <w:r w:rsidR="000965CD" w:rsidRPr="009C2CC6">
        <w:rPr>
          <w:rFonts w:ascii="Times New Roman" w:hAnsi="Times New Roman" w:cs="Times New Roman"/>
          <w:sz w:val="24"/>
          <w:szCs w:val="24"/>
          <w:lang w:val="es-MX"/>
          <w:rPrChange w:id="607" w:author="51964" w:date="2025-01-12T19:20:00Z" w16du:dateUtc="2025-01-13T00:20:00Z">
            <w:rPr>
              <w:rFonts w:ascii="Calibri Light" w:hAnsi="Calibri Light" w:cs="Calibri Light"/>
              <w:sz w:val="24"/>
              <w:szCs w:val="24"/>
              <w:lang w:val="es-MX"/>
            </w:rPr>
          </w:rPrChange>
        </w:rPr>
        <w:t xml:space="preserve">y </w:t>
      </w:r>
      <w:ins w:id="608" w:author="51964" w:date="2025-01-11T17:37:00Z" w16du:dateUtc="2025-01-11T22:37:00Z">
        <w:r w:rsidR="00901B8E" w:rsidRPr="009C2CC6">
          <w:rPr>
            <w:rFonts w:ascii="Times New Roman" w:hAnsi="Times New Roman" w:cs="Times New Roman"/>
            <w:sz w:val="24"/>
            <w:szCs w:val="24"/>
            <w:lang w:val="es-MX"/>
            <w:rPrChange w:id="609" w:author="51964" w:date="2025-01-12T19:20:00Z" w16du:dateUtc="2025-01-13T00:20:00Z">
              <w:rPr>
                <w:rFonts w:ascii="Calibri Light" w:hAnsi="Calibri Light" w:cs="Calibri Light"/>
                <w:sz w:val="24"/>
                <w:szCs w:val="24"/>
                <w:lang w:val="es-MX"/>
              </w:rPr>
            </w:rPrChange>
          </w:rPr>
          <w:t>c</w:t>
        </w:r>
      </w:ins>
      <w:del w:id="610" w:author="51964" w:date="2025-01-11T17:37:00Z" w16du:dateUtc="2025-01-11T22:37:00Z">
        <w:r w:rsidR="000965CD" w:rsidRPr="009C2CC6" w:rsidDel="00901B8E">
          <w:rPr>
            <w:rFonts w:ascii="Times New Roman" w:hAnsi="Times New Roman" w:cs="Times New Roman"/>
            <w:sz w:val="24"/>
            <w:szCs w:val="24"/>
            <w:lang w:val="es-MX"/>
            <w:rPrChange w:id="611" w:author="51964" w:date="2025-01-12T19:20:00Z" w16du:dateUtc="2025-01-13T00:20:00Z">
              <w:rPr>
                <w:rFonts w:ascii="Calibri Light" w:hAnsi="Calibri Light" w:cs="Calibri Light"/>
                <w:sz w:val="24"/>
                <w:szCs w:val="24"/>
                <w:lang w:val="es-MX"/>
              </w:rPr>
            </w:rPrChange>
          </w:rPr>
          <w:delText>la c</w:delText>
        </w:r>
      </w:del>
      <w:r w:rsidR="000965CD" w:rsidRPr="009C2CC6">
        <w:rPr>
          <w:rFonts w:ascii="Times New Roman" w:hAnsi="Times New Roman" w:cs="Times New Roman"/>
          <w:sz w:val="24"/>
          <w:szCs w:val="24"/>
          <w:lang w:val="es-MX"/>
          <w:rPrChange w:id="612" w:author="51964" w:date="2025-01-12T19:20:00Z" w16du:dateUtc="2025-01-13T00:20:00Z">
            <w:rPr>
              <w:rFonts w:ascii="Calibri Light" w:hAnsi="Calibri Light" w:cs="Calibri Light"/>
              <w:sz w:val="24"/>
              <w:szCs w:val="24"/>
              <w:lang w:val="es-MX"/>
            </w:rPr>
          </w:rPrChange>
        </w:rPr>
        <w:t xml:space="preserve">ontaminación del </w:t>
      </w:r>
      <w:ins w:id="613" w:author="51964" w:date="2025-01-11T17:37:00Z" w16du:dateUtc="2025-01-11T22:37:00Z">
        <w:r w:rsidR="00901B8E" w:rsidRPr="009C2CC6">
          <w:rPr>
            <w:rFonts w:ascii="Times New Roman" w:hAnsi="Times New Roman" w:cs="Times New Roman"/>
            <w:sz w:val="24"/>
            <w:szCs w:val="24"/>
            <w:lang w:val="es-MX"/>
            <w:rPrChange w:id="614" w:author="51964" w:date="2025-01-12T19:20:00Z" w16du:dateUtc="2025-01-13T00:20:00Z">
              <w:rPr>
                <w:rFonts w:ascii="Calibri Light" w:hAnsi="Calibri Light" w:cs="Calibri Light"/>
                <w:sz w:val="24"/>
                <w:szCs w:val="24"/>
                <w:lang w:val="es-MX"/>
              </w:rPr>
            </w:rPrChange>
          </w:rPr>
          <w:t xml:space="preserve">agua, el </w:t>
        </w:r>
        <w:r w:rsidR="00901B8E" w:rsidRPr="009C2CC6">
          <w:rPr>
            <w:rFonts w:ascii="Times New Roman" w:hAnsi="Times New Roman" w:cs="Times New Roman"/>
            <w:sz w:val="24"/>
            <w:szCs w:val="24"/>
            <w:lang w:val="es-MX"/>
            <w:rPrChange w:id="615" w:author="51964" w:date="2025-01-12T19:20:00Z" w16du:dateUtc="2025-01-13T00:20:00Z">
              <w:rPr>
                <w:rFonts w:ascii="Calibri Light" w:hAnsi="Calibri Light" w:cs="Calibri Light"/>
                <w:sz w:val="24"/>
                <w:szCs w:val="24"/>
                <w:lang w:val="es-MX"/>
              </w:rPr>
            </w:rPrChange>
          </w:rPr>
          <w:lastRenderedPageBreak/>
          <w:t xml:space="preserve">suelo y el </w:t>
        </w:r>
      </w:ins>
      <w:r w:rsidR="000965CD" w:rsidRPr="009C2CC6">
        <w:rPr>
          <w:rFonts w:ascii="Times New Roman" w:hAnsi="Times New Roman" w:cs="Times New Roman"/>
          <w:sz w:val="24"/>
          <w:szCs w:val="24"/>
          <w:lang w:val="es-MX"/>
          <w:rPrChange w:id="616" w:author="51964" w:date="2025-01-12T19:20:00Z" w16du:dateUtc="2025-01-13T00:20:00Z">
            <w:rPr>
              <w:rFonts w:ascii="Calibri Light" w:hAnsi="Calibri Light" w:cs="Calibri Light"/>
              <w:sz w:val="24"/>
              <w:szCs w:val="24"/>
              <w:lang w:val="es-MX"/>
            </w:rPr>
          </w:rPrChange>
        </w:rPr>
        <w:t>aire</w:t>
      </w:r>
      <w:ins w:id="617" w:author="51964" w:date="2025-01-11T17:37:00Z" w16du:dateUtc="2025-01-11T22:37:00Z">
        <w:r w:rsidR="00901B8E" w:rsidRPr="009C2CC6">
          <w:rPr>
            <w:rFonts w:ascii="Times New Roman" w:hAnsi="Times New Roman" w:cs="Times New Roman"/>
            <w:sz w:val="24"/>
            <w:szCs w:val="24"/>
            <w:lang w:val="es-MX"/>
            <w:rPrChange w:id="618" w:author="51964" w:date="2025-01-12T19:20:00Z" w16du:dateUtc="2025-01-13T00:20:00Z">
              <w:rPr>
                <w:rFonts w:ascii="Calibri Light" w:hAnsi="Calibri Light" w:cs="Calibri Light"/>
                <w:sz w:val="24"/>
                <w:szCs w:val="24"/>
                <w:lang w:val="es-MX"/>
              </w:rPr>
            </w:rPrChange>
          </w:rPr>
          <w:t xml:space="preserve"> con metales pesados</w:t>
        </w:r>
      </w:ins>
      <w:r w:rsidR="001404D4" w:rsidRPr="009C2CC6">
        <w:rPr>
          <w:rFonts w:ascii="Times New Roman" w:hAnsi="Times New Roman" w:cs="Times New Roman"/>
          <w:sz w:val="24"/>
          <w:szCs w:val="24"/>
          <w:lang w:val="es-MX"/>
          <w:rPrChange w:id="619" w:author="51964" w:date="2025-01-12T19:20:00Z" w16du:dateUtc="2025-01-13T00:20:00Z">
            <w:rPr>
              <w:rFonts w:ascii="Calibri Light" w:hAnsi="Calibri Light" w:cs="Calibri Light"/>
              <w:sz w:val="24"/>
              <w:szCs w:val="24"/>
              <w:lang w:val="es-MX"/>
            </w:rPr>
          </w:rPrChange>
        </w:rPr>
        <w:t xml:space="preserve">. </w:t>
      </w:r>
      <w:r w:rsidR="000965CD" w:rsidRPr="009C2CC6">
        <w:rPr>
          <w:rFonts w:ascii="Times New Roman" w:hAnsi="Times New Roman" w:cs="Times New Roman"/>
          <w:sz w:val="24"/>
          <w:szCs w:val="24"/>
          <w:lang w:val="es-MX"/>
          <w:rPrChange w:id="620" w:author="51964" w:date="2025-01-12T19:20:00Z" w16du:dateUtc="2025-01-13T00:20:00Z">
            <w:rPr>
              <w:rFonts w:ascii="Calibri Light" w:hAnsi="Calibri Light" w:cs="Calibri Light"/>
              <w:sz w:val="24"/>
              <w:szCs w:val="24"/>
              <w:lang w:val="es-MX"/>
            </w:rPr>
          </w:rPrChange>
        </w:rPr>
        <w:t xml:space="preserve"> Con relación a lo primero, d</w:t>
      </w:r>
      <w:r w:rsidR="008600C0" w:rsidRPr="009C2CC6">
        <w:rPr>
          <w:rFonts w:ascii="Times New Roman" w:hAnsi="Times New Roman" w:cs="Times New Roman"/>
          <w:sz w:val="24"/>
          <w:szCs w:val="24"/>
          <w:lang w:val="es-MX"/>
          <w:rPrChange w:id="621" w:author="51964" w:date="2025-01-12T19:20:00Z" w16du:dateUtc="2025-01-13T00:20:00Z">
            <w:rPr>
              <w:rFonts w:ascii="Calibri Light" w:hAnsi="Calibri Light" w:cs="Calibri Light"/>
              <w:sz w:val="24"/>
              <w:szCs w:val="24"/>
              <w:lang w:val="es-MX"/>
            </w:rPr>
          </w:rPrChange>
        </w:rPr>
        <w:t>iferentes e</w:t>
      </w:r>
      <w:r w:rsidR="001404D4" w:rsidRPr="009C2CC6">
        <w:rPr>
          <w:rFonts w:ascii="Times New Roman" w:hAnsi="Times New Roman" w:cs="Times New Roman"/>
          <w:sz w:val="24"/>
          <w:szCs w:val="24"/>
          <w:lang w:val="es-MX"/>
          <w:rPrChange w:id="622" w:author="51964" w:date="2025-01-12T19:20:00Z" w16du:dateUtc="2025-01-13T00:20:00Z">
            <w:rPr>
              <w:rFonts w:ascii="Calibri Light" w:hAnsi="Calibri Light" w:cs="Calibri Light"/>
              <w:sz w:val="24"/>
              <w:szCs w:val="24"/>
              <w:lang w:val="es-MX"/>
            </w:rPr>
          </w:rPrChange>
        </w:rPr>
        <w:t>studios estiman que la escasez de los bienes naturales</w:t>
      </w:r>
      <w:r w:rsidR="008600C0" w:rsidRPr="009C2CC6">
        <w:rPr>
          <w:rFonts w:ascii="Times New Roman" w:hAnsi="Times New Roman" w:cs="Times New Roman"/>
          <w:sz w:val="24"/>
          <w:szCs w:val="24"/>
          <w:lang w:val="es-MX"/>
          <w:rPrChange w:id="623" w:author="51964" w:date="2025-01-12T19:20:00Z" w16du:dateUtc="2025-01-13T00:20:00Z">
            <w:rPr>
              <w:rFonts w:ascii="Calibri Light" w:hAnsi="Calibri Light" w:cs="Calibri Light"/>
              <w:sz w:val="24"/>
              <w:szCs w:val="24"/>
              <w:lang w:val="es-MX"/>
            </w:rPr>
          </w:rPrChange>
        </w:rPr>
        <w:t xml:space="preserve"> </w:t>
      </w:r>
      <w:r w:rsidR="001404D4" w:rsidRPr="009C2CC6">
        <w:rPr>
          <w:rFonts w:ascii="Times New Roman" w:hAnsi="Times New Roman" w:cs="Times New Roman"/>
          <w:sz w:val="24"/>
          <w:szCs w:val="24"/>
          <w:lang w:val="es-MX"/>
          <w:rPrChange w:id="624" w:author="51964" w:date="2025-01-12T19:20:00Z" w16du:dateUtc="2025-01-13T00:20:00Z">
            <w:rPr>
              <w:rFonts w:ascii="Calibri Light" w:hAnsi="Calibri Light" w:cs="Calibri Light"/>
              <w:sz w:val="24"/>
              <w:szCs w:val="24"/>
              <w:lang w:val="es-MX"/>
            </w:rPr>
          </w:rPrChange>
        </w:rPr>
        <w:t>a nivel de agua, tierra y fuentes energéticas se incrementará en l</w:t>
      </w:r>
      <w:r w:rsidR="00EC01D6" w:rsidRPr="009C2CC6">
        <w:rPr>
          <w:rFonts w:ascii="Times New Roman" w:hAnsi="Times New Roman" w:cs="Times New Roman"/>
          <w:sz w:val="24"/>
          <w:szCs w:val="24"/>
          <w:lang w:val="es-MX"/>
          <w:rPrChange w:id="625" w:author="51964" w:date="2025-01-12T19:20:00Z" w16du:dateUtc="2025-01-13T00:20:00Z">
            <w:rPr>
              <w:rFonts w:ascii="Calibri Light" w:hAnsi="Calibri Light" w:cs="Calibri Light"/>
              <w:sz w:val="24"/>
              <w:szCs w:val="24"/>
              <w:lang w:val="es-MX"/>
            </w:rPr>
          </w:rPrChange>
        </w:rPr>
        <w:t>a</w:t>
      </w:r>
      <w:r w:rsidR="001404D4" w:rsidRPr="009C2CC6">
        <w:rPr>
          <w:rFonts w:ascii="Times New Roman" w:hAnsi="Times New Roman" w:cs="Times New Roman"/>
          <w:sz w:val="24"/>
          <w:szCs w:val="24"/>
          <w:lang w:val="es-MX"/>
          <w:rPrChange w:id="626" w:author="51964" w:date="2025-01-12T19:20:00Z" w16du:dateUtc="2025-01-13T00:20:00Z">
            <w:rPr>
              <w:rFonts w:ascii="Calibri Light" w:hAnsi="Calibri Light" w:cs="Calibri Light"/>
              <w:sz w:val="24"/>
              <w:szCs w:val="24"/>
              <w:lang w:val="es-MX"/>
            </w:rPr>
          </w:rPrChange>
        </w:rPr>
        <w:t xml:space="preserve">s </w:t>
      </w:r>
      <w:r w:rsidRPr="009C2CC6">
        <w:rPr>
          <w:rFonts w:ascii="Times New Roman" w:hAnsi="Times New Roman" w:cs="Times New Roman"/>
          <w:sz w:val="24"/>
          <w:szCs w:val="24"/>
          <w:lang w:val="es-MX"/>
          <w:rPrChange w:id="627" w:author="51964" w:date="2025-01-12T19:20:00Z" w16du:dateUtc="2025-01-13T00:20:00Z">
            <w:rPr>
              <w:rFonts w:ascii="Calibri Light" w:hAnsi="Calibri Light" w:cs="Calibri Light"/>
              <w:sz w:val="24"/>
              <w:szCs w:val="24"/>
              <w:lang w:val="es-MX"/>
            </w:rPr>
          </w:rPrChange>
        </w:rPr>
        <w:t>siguientes</w:t>
      </w:r>
      <w:r w:rsidR="001404D4" w:rsidRPr="009C2CC6">
        <w:rPr>
          <w:rFonts w:ascii="Times New Roman" w:hAnsi="Times New Roman" w:cs="Times New Roman"/>
          <w:sz w:val="24"/>
          <w:szCs w:val="24"/>
          <w:lang w:val="es-MX"/>
          <w:rPrChange w:id="628" w:author="51964" w:date="2025-01-12T19:20:00Z" w16du:dateUtc="2025-01-13T00:20:00Z">
            <w:rPr>
              <w:rFonts w:ascii="Calibri Light" w:hAnsi="Calibri Light" w:cs="Calibri Light"/>
              <w:sz w:val="24"/>
              <w:szCs w:val="24"/>
              <w:lang w:val="es-MX"/>
            </w:rPr>
          </w:rPrChange>
        </w:rPr>
        <w:t xml:space="preserve"> </w:t>
      </w:r>
      <w:r w:rsidR="00EC01D6" w:rsidRPr="009C2CC6">
        <w:rPr>
          <w:rFonts w:ascii="Times New Roman" w:hAnsi="Times New Roman" w:cs="Times New Roman"/>
          <w:sz w:val="24"/>
          <w:szCs w:val="24"/>
          <w:lang w:val="es-MX"/>
          <w:rPrChange w:id="629" w:author="51964" w:date="2025-01-12T19:20:00Z" w16du:dateUtc="2025-01-13T00:20:00Z">
            <w:rPr>
              <w:rFonts w:ascii="Calibri Light" w:hAnsi="Calibri Light" w:cs="Calibri Light"/>
              <w:sz w:val="24"/>
              <w:szCs w:val="24"/>
              <w:lang w:val="es-MX"/>
            </w:rPr>
          </w:rPrChange>
        </w:rPr>
        <w:t>décadas</w:t>
      </w:r>
      <w:r w:rsidR="001404D4" w:rsidRPr="009C2CC6">
        <w:rPr>
          <w:rFonts w:ascii="Times New Roman" w:hAnsi="Times New Roman" w:cs="Times New Roman"/>
          <w:sz w:val="24"/>
          <w:szCs w:val="24"/>
          <w:lang w:val="es-MX"/>
          <w:rPrChange w:id="630" w:author="51964" w:date="2025-01-12T19:20:00Z" w16du:dateUtc="2025-01-13T00:20:00Z">
            <w:rPr>
              <w:rFonts w:ascii="Calibri Light" w:hAnsi="Calibri Light" w:cs="Calibri Light"/>
              <w:sz w:val="24"/>
              <w:szCs w:val="24"/>
              <w:lang w:val="es-MX"/>
            </w:rPr>
          </w:rPrChange>
        </w:rPr>
        <w:t>. Sobre la escasez de agua se prevé que</w:t>
      </w:r>
      <w:r w:rsidR="008600C0" w:rsidRPr="009C2CC6">
        <w:rPr>
          <w:rFonts w:ascii="Times New Roman" w:hAnsi="Times New Roman" w:cs="Times New Roman"/>
          <w:sz w:val="24"/>
          <w:szCs w:val="24"/>
          <w:lang w:val="es-MX"/>
          <w:rPrChange w:id="631" w:author="51964" w:date="2025-01-12T19:20:00Z" w16du:dateUtc="2025-01-13T00:20:00Z">
            <w:rPr>
              <w:rFonts w:ascii="Calibri Light" w:hAnsi="Calibri Light" w:cs="Calibri Light"/>
              <w:sz w:val="24"/>
              <w:szCs w:val="24"/>
              <w:lang w:val="es-MX"/>
            </w:rPr>
          </w:rPrChange>
        </w:rPr>
        <w:t xml:space="preserve"> para el 2050</w:t>
      </w:r>
      <w:r w:rsidR="001404D4" w:rsidRPr="009C2CC6">
        <w:rPr>
          <w:rFonts w:ascii="Times New Roman" w:hAnsi="Times New Roman" w:cs="Times New Roman"/>
          <w:sz w:val="24"/>
          <w:szCs w:val="24"/>
          <w:lang w:val="es-MX"/>
          <w:rPrChange w:id="632" w:author="51964" w:date="2025-01-12T19:20:00Z" w16du:dateUtc="2025-01-13T00:20:00Z">
            <w:rPr>
              <w:rFonts w:ascii="Calibri Light" w:hAnsi="Calibri Light" w:cs="Calibri Light"/>
              <w:sz w:val="24"/>
              <w:szCs w:val="24"/>
              <w:lang w:val="es-MX"/>
            </w:rPr>
          </w:rPrChange>
        </w:rPr>
        <w:t xml:space="preserve"> la población urbana afectada por este problema podría duplicar lo reportado en el 2016</w:t>
      </w:r>
      <w:r w:rsidR="008600C0" w:rsidRPr="009C2CC6">
        <w:rPr>
          <w:rFonts w:ascii="Times New Roman" w:hAnsi="Times New Roman" w:cs="Times New Roman"/>
          <w:sz w:val="24"/>
          <w:szCs w:val="24"/>
          <w:lang w:val="es-MX"/>
          <w:rPrChange w:id="633" w:author="51964" w:date="2025-01-12T19:20:00Z" w16du:dateUtc="2025-01-13T00:20:00Z">
            <w:rPr>
              <w:rFonts w:ascii="Calibri Light" w:hAnsi="Calibri Light" w:cs="Calibri Light"/>
              <w:sz w:val="24"/>
              <w:szCs w:val="24"/>
              <w:lang w:val="es-MX"/>
            </w:rPr>
          </w:rPrChange>
        </w:rPr>
        <w:t xml:space="preserve">. </w:t>
      </w:r>
      <w:r w:rsidR="00EC01D6" w:rsidRPr="009C2CC6">
        <w:rPr>
          <w:rFonts w:ascii="Times New Roman" w:hAnsi="Times New Roman" w:cs="Times New Roman"/>
          <w:sz w:val="24"/>
          <w:szCs w:val="24"/>
          <w:lang w:val="es-MX"/>
          <w:rPrChange w:id="634" w:author="51964" w:date="2025-01-12T19:20:00Z" w16du:dateUtc="2025-01-13T00:20:00Z">
            <w:rPr>
              <w:rFonts w:ascii="Calibri Light" w:hAnsi="Calibri Light" w:cs="Calibri Light"/>
              <w:sz w:val="24"/>
              <w:szCs w:val="24"/>
              <w:lang w:val="es-MX"/>
            </w:rPr>
          </w:rPrChange>
        </w:rPr>
        <w:t>S</w:t>
      </w:r>
      <w:r w:rsidR="008600C0" w:rsidRPr="009C2CC6">
        <w:rPr>
          <w:rFonts w:ascii="Times New Roman" w:hAnsi="Times New Roman" w:cs="Times New Roman"/>
          <w:sz w:val="24"/>
          <w:szCs w:val="24"/>
          <w:lang w:val="es-MX"/>
          <w:rPrChange w:id="635" w:author="51964" w:date="2025-01-12T19:20:00Z" w16du:dateUtc="2025-01-13T00:20:00Z">
            <w:rPr>
              <w:rFonts w:ascii="Calibri Light" w:hAnsi="Calibri Light" w:cs="Calibri Light"/>
              <w:sz w:val="24"/>
              <w:szCs w:val="24"/>
              <w:lang w:val="es-MX"/>
            </w:rPr>
          </w:rPrChange>
        </w:rPr>
        <w:t>e calcula</w:t>
      </w:r>
      <w:r w:rsidR="00EC01D6" w:rsidRPr="009C2CC6">
        <w:rPr>
          <w:rFonts w:ascii="Times New Roman" w:hAnsi="Times New Roman" w:cs="Times New Roman"/>
          <w:sz w:val="24"/>
          <w:szCs w:val="24"/>
          <w:lang w:val="es-MX"/>
          <w:rPrChange w:id="636" w:author="51964" w:date="2025-01-12T19:20:00Z" w16du:dateUtc="2025-01-13T00:20:00Z">
            <w:rPr>
              <w:rFonts w:ascii="Calibri Light" w:hAnsi="Calibri Light" w:cs="Calibri Light"/>
              <w:sz w:val="24"/>
              <w:szCs w:val="24"/>
              <w:lang w:val="es-MX"/>
            </w:rPr>
          </w:rPrChange>
        </w:rPr>
        <w:t xml:space="preserve"> también</w:t>
      </w:r>
      <w:r w:rsidR="008600C0" w:rsidRPr="009C2CC6">
        <w:rPr>
          <w:rFonts w:ascii="Times New Roman" w:hAnsi="Times New Roman" w:cs="Times New Roman"/>
          <w:sz w:val="24"/>
          <w:szCs w:val="24"/>
          <w:lang w:val="es-MX"/>
          <w:rPrChange w:id="637" w:author="51964" w:date="2025-01-12T19:20:00Z" w16du:dateUtc="2025-01-13T00:20:00Z">
            <w:rPr>
              <w:rFonts w:ascii="Calibri Light" w:hAnsi="Calibri Light" w:cs="Calibri Light"/>
              <w:sz w:val="24"/>
              <w:szCs w:val="24"/>
              <w:lang w:val="es-MX"/>
            </w:rPr>
          </w:rPrChange>
        </w:rPr>
        <w:t xml:space="preserve"> que para dicho año se increment</w:t>
      </w:r>
      <w:r w:rsidR="00EC01D6" w:rsidRPr="009C2CC6">
        <w:rPr>
          <w:rFonts w:ascii="Times New Roman" w:hAnsi="Times New Roman" w:cs="Times New Roman"/>
          <w:sz w:val="24"/>
          <w:szCs w:val="24"/>
          <w:lang w:val="es-MX"/>
          <w:rPrChange w:id="638" w:author="51964" w:date="2025-01-12T19:20:00Z" w16du:dateUtc="2025-01-13T00:20:00Z">
            <w:rPr>
              <w:rFonts w:ascii="Calibri Light" w:hAnsi="Calibri Light" w:cs="Calibri Light"/>
              <w:sz w:val="24"/>
              <w:szCs w:val="24"/>
              <w:lang w:val="es-MX"/>
            </w:rPr>
          </w:rPrChange>
        </w:rPr>
        <w:t>ará</w:t>
      </w:r>
      <w:r w:rsidR="008600C0" w:rsidRPr="009C2CC6">
        <w:rPr>
          <w:rFonts w:ascii="Times New Roman" w:hAnsi="Times New Roman" w:cs="Times New Roman"/>
          <w:sz w:val="24"/>
          <w:szCs w:val="24"/>
          <w:lang w:val="es-MX"/>
          <w:rPrChange w:id="639" w:author="51964" w:date="2025-01-12T19:20:00Z" w16du:dateUtc="2025-01-13T00:20:00Z">
            <w:rPr>
              <w:rFonts w:ascii="Calibri Light" w:hAnsi="Calibri Light" w:cs="Calibri Light"/>
              <w:sz w:val="24"/>
              <w:szCs w:val="24"/>
              <w:lang w:val="es-MX"/>
            </w:rPr>
          </w:rPrChange>
        </w:rPr>
        <w:t>n los desplazamientos</w:t>
      </w:r>
      <w:r w:rsidR="008A0E9D" w:rsidRPr="009C2CC6">
        <w:rPr>
          <w:rFonts w:ascii="Times New Roman" w:hAnsi="Times New Roman" w:cs="Times New Roman"/>
          <w:sz w:val="24"/>
          <w:szCs w:val="24"/>
          <w:lang w:val="es-MX"/>
          <w:rPrChange w:id="640" w:author="51964" w:date="2025-01-12T19:20:00Z" w16du:dateUtc="2025-01-13T00:20:00Z">
            <w:rPr>
              <w:rFonts w:ascii="Calibri Light" w:hAnsi="Calibri Light" w:cs="Calibri Light"/>
              <w:sz w:val="24"/>
              <w:szCs w:val="24"/>
              <w:lang w:val="es-MX"/>
            </w:rPr>
          </w:rPrChange>
        </w:rPr>
        <w:t xml:space="preserve"> forzados</w:t>
      </w:r>
      <w:r w:rsidR="008600C0" w:rsidRPr="009C2CC6">
        <w:rPr>
          <w:rFonts w:ascii="Times New Roman" w:hAnsi="Times New Roman" w:cs="Times New Roman"/>
          <w:sz w:val="24"/>
          <w:szCs w:val="24"/>
          <w:lang w:val="es-MX"/>
          <w:rPrChange w:id="641" w:author="51964" w:date="2025-01-12T19:20:00Z" w16du:dateUtc="2025-01-13T00:20:00Z">
            <w:rPr>
              <w:rFonts w:ascii="Calibri Light" w:hAnsi="Calibri Light" w:cs="Calibri Light"/>
              <w:sz w:val="24"/>
              <w:szCs w:val="24"/>
              <w:lang w:val="es-MX"/>
            </w:rPr>
          </w:rPrChange>
        </w:rPr>
        <w:t xml:space="preserve"> de personas a causa de la escase</w:t>
      </w:r>
      <w:r w:rsidRPr="009C2CC6">
        <w:rPr>
          <w:rFonts w:ascii="Times New Roman" w:hAnsi="Times New Roman" w:cs="Times New Roman"/>
          <w:sz w:val="24"/>
          <w:szCs w:val="24"/>
          <w:lang w:val="es-MX"/>
          <w:rPrChange w:id="642" w:author="51964" w:date="2025-01-12T19:20:00Z" w16du:dateUtc="2025-01-13T00:20:00Z">
            <w:rPr>
              <w:rFonts w:ascii="Calibri Light" w:hAnsi="Calibri Light" w:cs="Calibri Light"/>
              <w:sz w:val="24"/>
              <w:szCs w:val="24"/>
              <w:lang w:val="es-MX"/>
            </w:rPr>
          </w:rPrChange>
        </w:rPr>
        <w:t>z</w:t>
      </w:r>
      <w:r w:rsidR="008600C0" w:rsidRPr="009C2CC6">
        <w:rPr>
          <w:rFonts w:ascii="Times New Roman" w:hAnsi="Times New Roman" w:cs="Times New Roman"/>
          <w:sz w:val="24"/>
          <w:szCs w:val="24"/>
          <w:lang w:val="es-MX"/>
          <w:rPrChange w:id="643" w:author="51964" w:date="2025-01-12T19:20:00Z" w16du:dateUtc="2025-01-13T00:20:00Z">
            <w:rPr>
              <w:rFonts w:ascii="Calibri Light" w:hAnsi="Calibri Light" w:cs="Calibri Light"/>
              <w:sz w:val="24"/>
              <w:szCs w:val="24"/>
              <w:lang w:val="es-MX"/>
            </w:rPr>
          </w:rPrChange>
        </w:rPr>
        <w:t xml:space="preserve"> de alimentos y del agua (Becerra, 2022</w:t>
      </w:r>
      <w:r w:rsidR="007925E5" w:rsidRPr="009C2CC6">
        <w:rPr>
          <w:rFonts w:ascii="Times New Roman" w:hAnsi="Times New Roman" w:cs="Times New Roman"/>
          <w:sz w:val="24"/>
          <w:szCs w:val="24"/>
          <w:lang w:val="es-MX"/>
          <w:rPrChange w:id="644" w:author="51964" w:date="2025-01-12T19:20:00Z" w16du:dateUtc="2025-01-13T00:20:00Z">
            <w:rPr>
              <w:rFonts w:ascii="Calibri Light" w:hAnsi="Calibri Light" w:cs="Calibri Light"/>
              <w:sz w:val="24"/>
              <w:szCs w:val="24"/>
              <w:lang w:val="es-MX"/>
            </w:rPr>
          </w:rPrChange>
        </w:rPr>
        <w:t>; UNESCO, 2023</w:t>
      </w:r>
      <w:r w:rsidR="008600C0" w:rsidRPr="009C2CC6">
        <w:rPr>
          <w:rFonts w:ascii="Times New Roman" w:hAnsi="Times New Roman" w:cs="Times New Roman"/>
          <w:sz w:val="24"/>
          <w:szCs w:val="24"/>
          <w:lang w:val="es-MX"/>
          <w:rPrChange w:id="645" w:author="51964" w:date="2025-01-12T19:20:00Z" w16du:dateUtc="2025-01-13T00:20:00Z">
            <w:rPr>
              <w:rFonts w:ascii="Calibri Light" w:hAnsi="Calibri Light" w:cs="Calibri Light"/>
              <w:sz w:val="24"/>
              <w:szCs w:val="24"/>
              <w:lang w:val="es-MX"/>
            </w:rPr>
          </w:rPrChange>
        </w:rPr>
        <w:t xml:space="preserve">). </w:t>
      </w:r>
      <w:r w:rsidR="00B942D5" w:rsidRPr="009C2CC6">
        <w:rPr>
          <w:rFonts w:ascii="Times New Roman" w:hAnsi="Times New Roman" w:cs="Times New Roman"/>
          <w:sz w:val="24"/>
          <w:szCs w:val="24"/>
          <w:lang w:val="es-MX"/>
          <w:rPrChange w:id="646" w:author="51964" w:date="2025-01-12T19:20:00Z" w16du:dateUtc="2025-01-13T00:20:00Z">
            <w:rPr>
              <w:rFonts w:ascii="Calibri Light" w:hAnsi="Calibri Light" w:cs="Calibri Light"/>
              <w:sz w:val="24"/>
              <w:szCs w:val="24"/>
              <w:lang w:val="es-MX"/>
            </w:rPr>
          </w:rPrChange>
        </w:rPr>
        <w:t>Entre las causas de la progresiva escase</w:t>
      </w:r>
      <w:r w:rsidR="00FA0077" w:rsidRPr="009C2CC6">
        <w:rPr>
          <w:rFonts w:ascii="Times New Roman" w:hAnsi="Times New Roman" w:cs="Times New Roman"/>
          <w:sz w:val="24"/>
          <w:szCs w:val="24"/>
          <w:lang w:val="es-MX"/>
          <w:rPrChange w:id="647" w:author="51964" w:date="2025-01-12T19:20:00Z" w16du:dateUtc="2025-01-13T00:20:00Z">
            <w:rPr>
              <w:rFonts w:ascii="Calibri Light" w:hAnsi="Calibri Light" w:cs="Calibri Light"/>
              <w:sz w:val="24"/>
              <w:szCs w:val="24"/>
              <w:lang w:val="es-MX"/>
            </w:rPr>
          </w:rPrChange>
        </w:rPr>
        <w:t>z</w:t>
      </w:r>
      <w:r w:rsidR="00B942D5" w:rsidRPr="009C2CC6">
        <w:rPr>
          <w:rFonts w:ascii="Times New Roman" w:hAnsi="Times New Roman" w:cs="Times New Roman"/>
          <w:sz w:val="24"/>
          <w:szCs w:val="24"/>
          <w:lang w:val="es-MX"/>
          <w:rPrChange w:id="648" w:author="51964" w:date="2025-01-12T19:20:00Z" w16du:dateUtc="2025-01-13T00:20:00Z">
            <w:rPr>
              <w:rFonts w:ascii="Calibri Light" w:hAnsi="Calibri Light" w:cs="Calibri Light"/>
              <w:sz w:val="24"/>
              <w:szCs w:val="24"/>
              <w:lang w:val="es-MX"/>
            </w:rPr>
          </w:rPrChange>
        </w:rPr>
        <w:t xml:space="preserve"> de bienes naturales a nivel global se encuentran</w:t>
      </w:r>
      <w:r w:rsidR="008A0E9D" w:rsidRPr="009C2CC6">
        <w:rPr>
          <w:rFonts w:ascii="Times New Roman" w:hAnsi="Times New Roman" w:cs="Times New Roman"/>
          <w:sz w:val="24"/>
          <w:szCs w:val="24"/>
          <w:lang w:val="es-MX"/>
          <w:rPrChange w:id="649" w:author="51964" w:date="2025-01-12T19:20:00Z" w16du:dateUtc="2025-01-13T00:20:00Z">
            <w:rPr>
              <w:rFonts w:ascii="Calibri Light" w:hAnsi="Calibri Light" w:cs="Calibri Light"/>
              <w:sz w:val="24"/>
              <w:szCs w:val="24"/>
              <w:lang w:val="es-MX"/>
            </w:rPr>
          </w:rPrChange>
        </w:rPr>
        <w:t>:</w:t>
      </w:r>
      <w:r w:rsidR="00B942D5" w:rsidRPr="009C2CC6">
        <w:rPr>
          <w:rFonts w:ascii="Times New Roman" w:hAnsi="Times New Roman" w:cs="Times New Roman"/>
          <w:sz w:val="24"/>
          <w:szCs w:val="24"/>
          <w:lang w:val="es-MX"/>
          <w:rPrChange w:id="650" w:author="51964" w:date="2025-01-12T19:20:00Z" w16du:dateUtc="2025-01-13T00:20:00Z">
            <w:rPr>
              <w:rFonts w:ascii="Calibri Light" w:hAnsi="Calibri Light" w:cs="Calibri Light"/>
              <w:sz w:val="24"/>
              <w:szCs w:val="24"/>
              <w:lang w:val="es-MX"/>
            </w:rPr>
          </w:rPrChange>
        </w:rPr>
        <w:t xml:space="preserve"> </w:t>
      </w:r>
      <w:r w:rsidR="00EC01D6" w:rsidRPr="009C2CC6">
        <w:rPr>
          <w:rFonts w:ascii="Times New Roman" w:hAnsi="Times New Roman" w:cs="Times New Roman"/>
          <w:sz w:val="24"/>
          <w:szCs w:val="24"/>
          <w:lang w:val="es-MX"/>
          <w:rPrChange w:id="651" w:author="51964" w:date="2025-01-12T19:20:00Z" w16du:dateUtc="2025-01-13T00:20:00Z">
            <w:rPr>
              <w:rFonts w:ascii="Calibri Light" w:hAnsi="Calibri Light" w:cs="Calibri Light"/>
              <w:sz w:val="24"/>
              <w:szCs w:val="24"/>
              <w:lang w:val="es-MX"/>
            </w:rPr>
          </w:rPrChange>
        </w:rPr>
        <w:t xml:space="preserve">(i) </w:t>
      </w:r>
      <w:r w:rsidR="00B942D5" w:rsidRPr="009C2CC6">
        <w:rPr>
          <w:rFonts w:ascii="Times New Roman" w:hAnsi="Times New Roman" w:cs="Times New Roman"/>
          <w:sz w:val="24"/>
          <w:szCs w:val="24"/>
          <w:lang w:val="es-MX"/>
          <w:rPrChange w:id="652" w:author="51964" w:date="2025-01-12T19:20:00Z" w16du:dateUtc="2025-01-13T00:20:00Z">
            <w:rPr>
              <w:rFonts w:ascii="Calibri Light" w:hAnsi="Calibri Light" w:cs="Calibri Light"/>
              <w:sz w:val="24"/>
              <w:szCs w:val="24"/>
              <w:lang w:val="es-MX"/>
            </w:rPr>
          </w:rPrChange>
        </w:rPr>
        <w:t>el cambio climático,</w:t>
      </w:r>
      <w:r w:rsidR="00EC01D6" w:rsidRPr="009C2CC6">
        <w:rPr>
          <w:rFonts w:ascii="Times New Roman" w:hAnsi="Times New Roman" w:cs="Times New Roman"/>
          <w:sz w:val="24"/>
          <w:szCs w:val="24"/>
          <w:lang w:val="es-MX"/>
          <w:rPrChange w:id="653" w:author="51964" w:date="2025-01-12T19:20:00Z" w16du:dateUtc="2025-01-13T00:20:00Z">
            <w:rPr>
              <w:rFonts w:ascii="Calibri Light" w:hAnsi="Calibri Light" w:cs="Calibri Light"/>
              <w:sz w:val="24"/>
              <w:szCs w:val="24"/>
              <w:lang w:val="es-MX"/>
            </w:rPr>
          </w:rPrChange>
        </w:rPr>
        <w:t xml:space="preserve"> (ii)</w:t>
      </w:r>
      <w:r w:rsidR="00B942D5" w:rsidRPr="009C2CC6">
        <w:rPr>
          <w:rFonts w:ascii="Times New Roman" w:hAnsi="Times New Roman" w:cs="Times New Roman"/>
          <w:sz w:val="24"/>
          <w:szCs w:val="24"/>
          <w:lang w:val="es-MX"/>
          <w:rPrChange w:id="654" w:author="51964" w:date="2025-01-12T19:20:00Z" w16du:dateUtc="2025-01-13T00:20:00Z">
            <w:rPr>
              <w:rFonts w:ascii="Calibri Light" w:hAnsi="Calibri Light" w:cs="Calibri Light"/>
              <w:sz w:val="24"/>
              <w:szCs w:val="24"/>
              <w:lang w:val="es-MX"/>
            </w:rPr>
          </w:rPrChange>
        </w:rPr>
        <w:t xml:space="preserve"> el crecimiento poblacional y</w:t>
      </w:r>
      <w:r w:rsidR="00EC01D6" w:rsidRPr="009C2CC6">
        <w:rPr>
          <w:rFonts w:ascii="Times New Roman" w:hAnsi="Times New Roman" w:cs="Times New Roman"/>
          <w:sz w:val="24"/>
          <w:szCs w:val="24"/>
          <w:lang w:val="es-MX"/>
          <w:rPrChange w:id="655" w:author="51964" w:date="2025-01-12T19:20:00Z" w16du:dateUtc="2025-01-13T00:20:00Z">
            <w:rPr>
              <w:rFonts w:ascii="Calibri Light" w:hAnsi="Calibri Light" w:cs="Calibri Light"/>
              <w:sz w:val="24"/>
              <w:szCs w:val="24"/>
              <w:lang w:val="es-MX"/>
            </w:rPr>
          </w:rPrChange>
        </w:rPr>
        <w:t xml:space="preserve"> (iii)</w:t>
      </w:r>
      <w:r w:rsidR="00B942D5" w:rsidRPr="009C2CC6">
        <w:rPr>
          <w:rFonts w:ascii="Times New Roman" w:hAnsi="Times New Roman" w:cs="Times New Roman"/>
          <w:sz w:val="24"/>
          <w:szCs w:val="24"/>
          <w:lang w:val="es-MX"/>
          <w:rPrChange w:id="656" w:author="51964" w:date="2025-01-12T19:20:00Z" w16du:dateUtc="2025-01-13T00:20:00Z">
            <w:rPr>
              <w:rFonts w:ascii="Calibri Light" w:hAnsi="Calibri Light" w:cs="Calibri Light"/>
              <w:sz w:val="24"/>
              <w:szCs w:val="24"/>
              <w:lang w:val="es-MX"/>
            </w:rPr>
          </w:rPrChange>
        </w:rPr>
        <w:t xml:space="preserve"> la mala gestión de los bienes naturales. </w:t>
      </w:r>
    </w:p>
    <w:p w14:paraId="5C28C74E" w14:textId="77777777" w:rsidR="008A5B30" w:rsidRDefault="008A5B30" w:rsidP="001404D4">
      <w:pPr>
        <w:spacing w:after="0" w:line="360" w:lineRule="auto"/>
        <w:jc w:val="both"/>
        <w:rPr>
          <w:ins w:id="657" w:author="51964" w:date="2025-01-14T09:41:00Z" w16du:dateUtc="2025-01-14T14:41:00Z"/>
          <w:rFonts w:ascii="Times New Roman" w:hAnsi="Times New Roman" w:cs="Times New Roman"/>
          <w:sz w:val="24"/>
          <w:szCs w:val="24"/>
          <w:lang w:val="es-MX"/>
        </w:rPr>
      </w:pPr>
    </w:p>
    <w:p w14:paraId="4B971A88" w14:textId="1F5A0970" w:rsidR="00B942D5" w:rsidRPr="009C2CC6" w:rsidRDefault="008A0E9D" w:rsidP="001404D4">
      <w:pPr>
        <w:spacing w:after="0" w:line="360" w:lineRule="auto"/>
        <w:jc w:val="both"/>
        <w:rPr>
          <w:rFonts w:ascii="Times New Roman" w:hAnsi="Times New Roman" w:cs="Times New Roman"/>
          <w:sz w:val="24"/>
          <w:szCs w:val="24"/>
          <w:lang w:val="es-MX"/>
          <w:rPrChange w:id="658" w:author="51964" w:date="2025-01-12T19:20:00Z" w16du:dateUtc="2025-01-13T00:20:00Z">
            <w:rPr>
              <w:rFonts w:ascii="Calibri Light" w:hAnsi="Calibri Light" w:cs="Calibri Light"/>
              <w:sz w:val="24"/>
              <w:szCs w:val="24"/>
              <w:lang w:val="es-MX"/>
            </w:rPr>
          </w:rPrChange>
        </w:rPr>
      </w:pPr>
      <w:r w:rsidRPr="009C2CC6">
        <w:rPr>
          <w:rFonts w:ascii="Times New Roman" w:hAnsi="Times New Roman" w:cs="Times New Roman"/>
          <w:sz w:val="24"/>
          <w:szCs w:val="24"/>
          <w:lang w:val="es-MX"/>
          <w:rPrChange w:id="659" w:author="51964" w:date="2025-01-12T19:20:00Z" w16du:dateUtc="2025-01-13T00:20:00Z">
            <w:rPr>
              <w:rFonts w:ascii="Calibri Light" w:hAnsi="Calibri Light" w:cs="Calibri Light"/>
              <w:sz w:val="24"/>
              <w:szCs w:val="24"/>
              <w:lang w:val="es-MX"/>
            </w:rPr>
          </w:rPrChange>
        </w:rPr>
        <w:t>Esta</w:t>
      </w:r>
      <w:r w:rsidR="00B942D5" w:rsidRPr="009C2CC6">
        <w:rPr>
          <w:rFonts w:ascii="Times New Roman" w:hAnsi="Times New Roman" w:cs="Times New Roman"/>
          <w:sz w:val="24"/>
          <w:szCs w:val="24"/>
          <w:lang w:val="es-MX"/>
          <w:rPrChange w:id="660" w:author="51964" w:date="2025-01-12T19:20:00Z" w16du:dateUtc="2025-01-13T00:20:00Z">
            <w:rPr>
              <w:rFonts w:ascii="Calibri Light" w:hAnsi="Calibri Light" w:cs="Calibri Light"/>
              <w:sz w:val="24"/>
              <w:szCs w:val="24"/>
              <w:lang w:val="es-MX"/>
            </w:rPr>
          </w:rPrChange>
        </w:rPr>
        <w:t xml:space="preserve"> mala gestión </w:t>
      </w:r>
      <w:r w:rsidRPr="009C2CC6">
        <w:rPr>
          <w:rFonts w:ascii="Times New Roman" w:hAnsi="Times New Roman" w:cs="Times New Roman"/>
          <w:sz w:val="24"/>
          <w:szCs w:val="24"/>
          <w:lang w:val="es-MX"/>
          <w:rPrChange w:id="661" w:author="51964" w:date="2025-01-12T19:20:00Z" w16du:dateUtc="2025-01-13T00:20:00Z">
            <w:rPr>
              <w:rFonts w:ascii="Calibri Light" w:hAnsi="Calibri Light" w:cs="Calibri Light"/>
              <w:sz w:val="24"/>
              <w:szCs w:val="24"/>
              <w:lang w:val="es-MX"/>
            </w:rPr>
          </w:rPrChange>
        </w:rPr>
        <w:t>se</w:t>
      </w:r>
      <w:r w:rsidR="00B942D5" w:rsidRPr="009C2CC6">
        <w:rPr>
          <w:rFonts w:ascii="Times New Roman" w:hAnsi="Times New Roman" w:cs="Times New Roman"/>
          <w:sz w:val="24"/>
          <w:szCs w:val="24"/>
          <w:lang w:val="es-MX"/>
          <w:rPrChange w:id="662" w:author="51964" w:date="2025-01-12T19:20:00Z" w16du:dateUtc="2025-01-13T00:20:00Z">
            <w:rPr>
              <w:rFonts w:ascii="Calibri Light" w:hAnsi="Calibri Light" w:cs="Calibri Light"/>
              <w:sz w:val="24"/>
              <w:szCs w:val="24"/>
              <w:lang w:val="es-MX"/>
            </w:rPr>
          </w:rPrChange>
        </w:rPr>
        <w:t xml:space="preserve"> expresa, por ejemplo, en la</w:t>
      </w:r>
      <w:ins w:id="663" w:author="51964" w:date="2025-01-11T17:38:00Z" w16du:dateUtc="2025-01-11T22:38:00Z">
        <w:r w:rsidR="00901B8E" w:rsidRPr="009C2CC6">
          <w:rPr>
            <w:rFonts w:ascii="Times New Roman" w:hAnsi="Times New Roman" w:cs="Times New Roman"/>
            <w:sz w:val="24"/>
            <w:szCs w:val="24"/>
            <w:lang w:val="es-MX"/>
            <w:rPrChange w:id="664" w:author="51964" w:date="2025-01-12T19:20:00Z" w16du:dateUtc="2025-01-13T00:20:00Z">
              <w:rPr>
                <w:rFonts w:ascii="Calibri Light" w:hAnsi="Calibri Light" w:cs="Calibri Light"/>
                <w:sz w:val="24"/>
                <w:szCs w:val="24"/>
                <w:lang w:val="es-MX"/>
              </w:rPr>
            </w:rPrChange>
          </w:rPr>
          <w:t xml:space="preserve"> contaminación del agua y el suelo, la</w:t>
        </w:r>
      </w:ins>
      <w:r w:rsidR="00B942D5" w:rsidRPr="009C2CC6">
        <w:rPr>
          <w:rFonts w:ascii="Times New Roman" w:hAnsi="Times New Roman" w:cs="Times New Roman"/>
          <w:sz w:val="24"/>
          <w:szCs w:val="24"/>
          <w:lang w:val="es-MX"/>
          <w:rPrChange w:id="665" w:author="51964" w:date="2025-01-12T19:20:00Z" w16du:dateUtc="2025-01-13T00:20:00Z">
            <w:rPr>
              <w:rFonts w:ascii="Calibri Light" w:hAnsi="Calibri Light" w:cs="Calibri Light"/>
              <w:sz w:val="24"/>
              <w:szCs w:val="24"/>
              <w:lang w:val="es-MX"/>
            </w:rPr>
          </w:rPrChange>
        </w:rPr>
        <w:t xml:space="preserve"> sobreexplotación de acuíferos y la deforestación</w:t>
      </w:r>
      <w:r w:rsidRPr="009C2CC6">
        <w:rPr>
          <w:rFonts w:ascii="Times New Roman" w:hAnsi="Times New Roman" w:cs="Times New Roman"/>
          <w:sz w:val="24"/>
          <w:szCs w:val="24"/>
          <w:lang w:val="es-MX"/>
          <w:rPrChange w:id="666" w:author="51964" w:date="2025-01-12T19:20:00Z" w16du:dateUtc="2025-01-13T00:20:00Z">
            <w:rPr>
              <w:rFonts w:ascii="Calibri Light" w:hAnsi="Calibri Light" w:cs="Calibri Light"/>
              <w:sz w:val="24"/>
              <w:szCs w:val="24"/>
              <w:lang w:val="es-MX"/>
            </w:rPr>
          </w:rPrChange>
        </w:rPr>
        <w:t xml:space="preserve"> de bosques</w:t>
      </w:r>
      <w:r w:rsidR="00EC01D6" w:rsidRPr="009C2CC6">
        <w:rPr>
          <w:rFonts w:ascii="Times New Roman" w:hAnsi="Times New Roman" w:cs="Times New Roman"/>
          <w:sz w:val="24"/>
          <w:szCs w:val="24"/>
          <w:lang w:val="es-MX"/>
          <w:rPrChange w:id="667" w:author="51964" w:date="2025-01-12T19:20:00Z" w16du:dateUtc="2025-01-13T00:20:00Z">
            <w:rPr>
              <w:rFonts w:ascii="Calibri Light" w:hAnsi="Calibri Light" w:cs="Calibri Light"/>
              <w:sz w:val="24"/>
              <w:szCs w:val="24"/>
              <w:lang w:val="es-MX"/>
            </w:rPr>
          </w:rPrChange>
        </w:rPr>
        <w:t xml:space="preserve"> debido a actividades extractivas</w:t>
      </w:r>
      <w:r w:rsidR="00B942D5" w:rsidRPr="009C2CC6">
        <w:rPr>
          <w:rFonts w:ascii="Times New Roman" w:hAnsi="Times New Roman" w:cs="Times New Roman"/>
          <w:sz w:val="24"/>
          <w:szCs w:val="24"/>
          <w:lang w:val="es-MX"/>
          <w:rPrChange w:id="668" w:author="51964" w:date="2025-01-12T19:20:00Z" w16du:dateUtc="2025-01-13T00:20:00Z">
            <w:rPr>
              <w:rFonts w:ascii="Calibri Light" w:hAnsi="Calibri Light" w:cs="Calibri Light"/>
              <w:sz w:val="24"/>
              <w:szCs w:val="24"/>
              <w:lang w:val="es-MX"/>
            </w:rPr>
          </w:rPrChange>
        </w:rPr>
        <w:t>,</w:t>
      </w:r>
      <w:r w:rsidRPr="009C2CC6">
        <w:rPr>
          <w:rFonts w:ascii="Times New Roman" w:hAnsi="Times New Roman" w:cs="Times New Roman"/>
          <w:sz w:val="24"/>
          <w:szCs w:val="24"/>
          <w:lang w:val="es-MX"/>
          <w:rPrChange w:id="669" w:author="51964" w:date="2025-01-12T19:20:00Z" w16du:dateUtc="2025-01-13T00:20:00Z">
            <w:rPr>
              <w:rFonts w:ascii="Calibri Light" w:hAnsi="Calibri Light" w:cs="Calibri Light"/>
              <w:sz w:val="24"/>
              <w:szCs w:val="24"/>
              <w:lang w:val="es-MX"/>
            </w:rPr>
          </w:rPrChange>
        </w:rPr>
        <w:t xml:space="preserve"> problemáticas que</w:t>
      </w:r>
      <w:r w:rsidR="00B942D5" w:rsidRPr="009C2CC6">
        <w:rPr>
          <w:rFonts w:ascii="Times New Roman" w:hAnsi="Times New Roman" w:cs="Times New Roman"/>
          <w:sz w:val="24"/>
          <w:szCs w:val="24"/>
          <w:lang w:val="es-MX"/>
          <w:rPrChange w:id="670" w:author="51964" w:date="2025-01-12T19:20:00Z" w16du:dateUtc="2025-01-13T00:20:00Z">
            <w:rPr>
              <w:rFonts w:ascii="Calibri Light" w:hAnsi="Calibri Light" w:cs="Calibri Light"/>
              <w:sz w:val="24"/>
              <w:szCs w:val="24"/>
              <w:lang w:val="es-MX"/>
            </w:rPr>
          </w:rPrChange>
        </w:rPr>
        <w:t xml:space="preserve"> genera</w:t>
      </w:r>
      <w:r w:rsidRPr="009C2CC6">
        <w:rPr>
          <w:rFonts w:ascii="Times New Roman" w:hAnsi="Times New Roman" w:cs="Times New Roman"/>
          <w:sz w:val="24"/>
          <w:szCs w:val="24"/>
          <w:lang w:val="es-MX"/>
          <w:rPrChange w:id="671" w:author="51964" w:date="2025-01-12T19:20:00Z" w16du:dateUtc="2025-01-13T00:20:00Z">
            <w:rPr>
              <w:rFonts w:ascii="Calibri Light" w:hAnsi="Calibri Light" w:cs="Calibri Light"/>
              <w:sz w:val="24"/>
              <w:szCs w:val="24"/>
              <w:lang w:val="es-MX"/>
            </w:rPr>
          </w:rPrChange>
        </w:rPr>
        <w:t>n</w:t>
      </w:r>
      <w:r w:rsidR="00B942D5" w:rsidRPr="009C2CC6">
        <w:rPr>
          <w:rFonts w:ascii="Times New Roman" w:hAnsi="Times New Roman" w:cs="Times New Roman"/>
          <w:sz w:val="24"/>
          <w:szCs w:val="24"/>
          <w:lang w:val="es-MX"/>
          <w:rPrChange w:id="672" w:author="51964" w:date="2025-01-12T19:20:00Z" w16du:dateUtc="2025-01-13T00:20:00Z">
            <w:rPr>
              <w:rFonts w:ascii="Calibri Light" w:hAnsi="Calibri Light" w:cs="Calibri Light"/>
              <w:sz w:val="24"/>
              <w:szCs w:val="24"/>
              <w:lang w:val="es-MX"/>
            </w:rPr>
          </w:rPrChange>
        </w:rPr>
        <w:t xml:space="preserve"> a largo plazo la escase</w:t>
      </w:r>
      <w:r w:rsidR="008F3845" w:rsidRPr="009C2CC6">
        <w:rPr>
          <w:rFonts w:ascii="Times New Roman" w:hAnsi="Times New Roman" w:cs="Times New Roman"/>
          <w:sz w:val="24"/>
          <w:szCs w:val="24"/>
          <w:lang w:val="es-MX"/>
          <w:rPrChange w:id="673" w:author="51964" w:date="2025-01-12T19:20:00Z" w16du:dateUtc="2025-01-13T00:20:00Z">
            <w:rPr>
              <w:rFonts w:ascii="Calibri Light" w:hAnsi="Calibri Light" w:cs="Calibri Light"/>
              <w:sz w:val="24"/>
              <w:szCs w:val="24"/>
              <w:lang w:val="es-MX"/>
            </w:rPr>
          </w:rPrChange>
        </w:rPr>
        <w:t>z</w:t>
      </w:r>
      <w:r w:rsidR="00B942D5" w:rsidRPr="009C2CC6">
        <w:rPr>
          <w:rFonts w:ascii="Times New Roman" w:hAnsi="Times New Roman" w:cs="Times New Roman"/>
          <w:sz w:val="24"/>
          <w:szCs w:val="24"/>
          <w:lang w:val="es-MX"/>
          <w:rPrChange w:id="674" w:author="51964" w:date="2025-01-12T19:20:00Z" w16du:dateUtc="2025-01-13T00:20:00Z">
            <w:rPr>
              <w:rFonts w:ascii="Calibri Light" w:hAnsi="Calibri Light" w:cs="Calibri Light"/>
              <w:sz w:val="24"/>
              <w:szCs w:val="24"/>
              <w:lang w:val="es-MX"/>
            </w:rPr>
          </w:rPrChange>
        </w:rPr>
        <w:t xml:space="preserve"> de bienes esenciales</w:t>
      </w:r>
      <w:r w:rsidR="00EC01D6" w:rsidRPr="009C2CC6">
        <w:rPr>
          <w:rFonts w:ascii="Times New Roman" w:hAnsi="Times New Roman" w:cs="Times New Roman"/>
          <w:sz w:val="24"/>
          <w:szCs w:val="24"/>
          <w:lang w:val="es-MX"/>
          <w:rPrChange w:id="675" w:author="51964" w:date="2025-01-12T19:20:00Z" w16du:dateUtc="2025-01-13T00:20:00Z">
            <w:rPr>
              <w:rFonts w:ascii="Calibri Light" w:hAnsi="Calibri Light" w:cs="Calibri Light"/>
              <w:sz w:val="24"/>
              <w:szCs w:val="24"/>
              <w:lang w:val="es-MX"/>
            </w:rPr>
          </w:rPrChange>
        </w:rPr>
        <w:t xml:space="preserve"> como, por ejemplo,</w:t>
      </w:r>
      <w:r w:rsidRPr="009C2CC6">
        <w:rPr>
          <w:rFonts w:ascii="Times New Roman" w:hAnsi="Times New Roman" w:cs="Times New Roman"/>
          <w:sz w:val="24"/>
          <w:szCs w:val="24"/>
          <w:lang w:val="es-MX"/>
          <w:rPrChange w:id="676" w:author="51964" w:date="2025-01-12T19:20:00Z" w16du:dateUtc="2025-01-13T00:20:00Z">
            <w:rPr>
              <w:rFonts w:ascii="Calibri Light" w:hAnsi="Calibri Light" w:cs="Calibri Light"/>
              <w:sz w:val="24"/>
              <w:szCs w:val="24"/>
              <w:lang w:val="es-MX"/>
            </w:rPr>
          </w:rPrChange>
        </w:rPr>
        <w:t xml:space="preserve"> </w:t>
      </w:r>
      <w:r w:rsidR="00B942D5" w:rsidRPr="009C2CC6">
        <w:rPr>
          <w:rFonts w:ascii="Times New Roman" w:hAnsi="Times New Roman" w:cs="Times New Roman"/>
          <w:sz w:val="24"/>
          <w:szCs w:val="24"/>
          <w:lang w:val="es-MX"/>
          <w:rPrChange w:id="677" w:author="51964" w:date="2025-01-12T19:20:00Z" w16du:dateUtc="2025-01-13T00:20:00Z">
            <w:rPr>
              <w:rFonts w:ascii="Calibri Light" w:hAnsi="Calibri Light" w:cs="Calibri Light"/>
              <w:sz w:val="24"/>
              <w:szCs w:val="24"/>
              <w:lang w:val="es-MX"/>
            </w:rPr>
          </w:rPrChange>
        </w:rPr>
        <w:t>el agua</w:t>
      </w:r>
      <w:ins w:id="678" w:author="51964" w:date="2025-01-11T17:39:00Z" w16du:dateUtc="2025-01-11T22:39:00Z">
        <w:r w:rsidR="00901B8E" w:rsidRPr="009C2CC6">
          <w:rPr>
            <w:rFonts w:ascii="Times New Roman" w:hAnsi="Times New Roman" w:cs="Times New Roman"/>
            <w:sz w:val="24"/>
            <w:szCs w:val="24"/>
            <w:lang w:val="es-MX"/>
            <w:rPrChange w:id="679" w:author="51964" w:date="2025-01-12T19:20:00Z" w16du:dateUtc="2025-01-13T00:20:00Z">
              <w:rPr>
                <w:rFonts w:ascii="Calibri Light" w:hAnsi="Calibri Light" w:cs="Calibri Light"/>
                <w:sz w:val="24"/>
                <w:szCs w:val="24"/>
                <w:lang w:val="es-MX"/>
              </w:rPr>
            </w:rPrChange>
          </w:rPr>
          <w:t xml:space="preserve"> misma y el ganado, peces y alimentos que crecen en ambientes contaminados por metales pesados</w:t>
        </w:r>
      </w:ins>
      <w:ins w:id="680" w:author="51964" w:date="2025-01-11T17:40:00Z" w16du:dateUtc="2025-01-11T22:40:00Z">
        <w:r w:rsidR="00901B8E" w:rsidRPr="009C2CC6">
          <w:rPr>
            <w:rFonts w:ascii="Times New Roman" w:hAnsi="Times New Roman" w:cs="Times New Roman"/>
            <w:sz w:val="24"/>
            <w:szCs w:val="24"/>
            <w:lang w:val="es-MX"/>
            <w:rPrChange w:id="681" w:author="51964" w:date="2025-01-12T19:20:00Z" w16du:dateUtc="2025-01-13T00:20:00Z">
              <w:rPr>
                <w:rFonts w:ascii="Calibri Light" w:hAnsi="Calibri Light" w:cs="Calibri Light"/>
                <w:sz w:val="24"/>
                <w:szCs w:val="24"/>
                <w:lang w:val="es-MX"/>
              </w:rPr>
            </w:rPrChange>
          </w:rPr>
          <w:t xml:space="preserve"> y otros como arsénico </w:t>
        </w:r>
      </w:ins>
      <w:del w:id="682" w:author="51964" w:date="2025-01-11T17:41:00Z" w16du:dateUtc="2025-01-11T22:41:00Z">
        <w:r w:rsidR="00B942D5" w:rsidRPr="009C2CC6" w:rsidDel="00901B8E">
          <w:rPr>
            <w:rFonts w:ascii="Times New Roman" w:hAnsi="Times New Roman" w:cs="Times New Roman"/>
            <w:sz w:val="24"/>
            <w:szCs w:val="24"/>
            <w:lang w:val="es-MX"/>
            <w:rPrChange w:id="683" w:author="51964" w:date="2025-01-12T19:20:00Z" w16du:dateUtc="2025-01-13T00:20:00Z">
              <w:rPr>
                <w:rFonts w:ascii="Calibri Light" w:hAnsi="Calibri Light" w:cs="Calibri Light"/>
                <w:sz w:val="24"/>
                <w:szCs w:val="24"/>
                <w:lang w:val="es-MX"/>
              </w:rPr>
            </w:rPrChange>
          </w:rPr>
          <w:delText xml:space="preserve"> </w:delText>
        </w:r>
      </w:del>
      <w:r w:rsidR="00B942D5" w:rsidRPr="009C2CC6">
        <w:rPr>
          <w:rFonts w:ascii="Times New Roman" w:hAnsi="Times New Roman" w:cs="Times New Roman"/>
          <w:sz w:val="24"/>
          <w:szCs w:val="24"/>
          <w:lang w:val="es-MX"/>
          <w:rPrChange w:id="684" w:author="51964" w:date="2025-01-12T19:20:00Z" w16du:dateUtc="2025-01-13T00:20:00Z">
            <w:rPr>
              <w:rFonts w:ascii="Calibri Light" w:hAnsi="Calibri Light" w:cs="Calibri Light"/>
              <w:sz w:val="24"/>
              <w:szCs w:val="24"/>
              <w:lang w:val="es-MX"/>
            </w:rPr>
          </w:rPrChange>
        </w:rPr>
        <w:t xml:space="preserve">(IPCC, 2023; CEPLAN, </w:t>
      </w:r>
      <w:r w:rsidR="0034023F" w:rsidRPr="009C2CC6">
        <w:rPr>
          <w:rFonts w:ascii="Times New Roman" w:hAnsi="Times New Roman" w:cs="Times New Roman"/>
          <w:sz w:val="24"/>
          <w:szCs w:val="24"/>
          <w:lang w:val="es-MX"/>
          <w:rPrChange w:id="685" w:author="51964" w:date="2025-01-12T19:20:00Z" w16du:dateUtc="2025-01-13T00:20:00Z">
            <w:rPr>
              <w:rFonts w:ascii="Calibri Light" w:hAnsi="Calibri Light" w:cs="Calibri Light"/>
              <w:sz w:val="24"/>
              <w:szCs w:val="24"/>
              <w:lang w:val="es-MX"/>
            </w:rPr>
          </w:rPrChange>
        </w:rPr>
        <w:t>2023)</w:t>
      </w:r>
      <w:r w:rsidR="00B942D5" w:rsidRPr="009C2CC6">
        <w:rPr>
          <w:rFonts w:ascii="Times New Roman" w:hAnsi="Times New Roman" w:cs="Times New Roman"/>
          <w:sz w:val="24"/>
          <w:szCs w:val="24"/>
          <w:lang w:val="es-MX"/>
          <w:rPrChange w:id="686" w:author="51964" w:date="2025-01-12T19:20:00Z" w16du:dateUtc="2025-01-13T00:20:00Z">
            <w:rPr>
              <w:rFonts w:ascii="Calibri Light" w:hAnsi="Calibri Light" w:cs="Calibri Light"/>
              <w:sz w:val="24"/>
              <w:szCs w:val="24"/>
              <w:lang w:val="es-MX"/>
            </w:rPr>
          </w:rPrChange>
        </w:rPr>
        <w:t>.</w:t>
      </w:r>
      <w:r w:rsidR="000965CD" w:rsidRPr="009C2CC6">
        <w:rPr>
          <w:rFonts w:ascii="Times New Roman" w:hAnsi="Times New Roman" w:cs="Times New Roman"/>
          <w:sz w:val="24"/>
          <w:szCs w:val="24"/>
          <w:lang w:val="es-MX"/>
          <w:rPrChange w:id="687" w:author="51964" w:date="2025-01-12T19:20:00Z" w16du:dateUtc="2025-01-13T00:20:00Z">
            <w:rPr>
              <w:rFonts w:ascii="Calibri Light" w:hAnsi="Calibri Light" w:cs="Calibri Light"/>
              <w:sz w:val="24"/>
              <w:szCs w:val="24"/>
              <w:lang w:val="es-MX"/>
            </w:rPr>
          </w:rPrChange>
        </w:rPr>
        <w:t xml:space="preserve"> Con relación a la contaminación del aire, la gestión ambiental deficiente también guarda relación con este problema debido -entre otras razones- a los pasivos ambientales generados por actividades extractivas. Cabe indicar que para el 2022 el Perú fue el país con mayor nivel de contaminación de aire a nivel de América Latina con una clasificación de 'Perjudicial para grupos sensibles' (IQAir, 2023). </w:t>
      </w:r>
    </w:p>
    <w:p w14:paraId="3B64DDE3" w14:textId="77777777" w:rsidR="0034023F" w:rsidRPr="009C2CC6" w:rsidRDefault="0034023F" w:rsidP="001404D4">
      <w:pPr>
        <w:spacing w:after="0" w:line="360" w:lineRule="auto"/>
        <w:jc w:val="both"/>
        <w:rPr>
          <w:rFonts w:ascii="Times New Roman" w:hAnsi="Times New Roman" w:cs="Times New Roman"/>
          <w:sz w:val="24"/>
          <w:szCs w:val="24"/>
          <w:lang w:val="es-MX"/>
          <w:rPrChange w:id="688" w:author="51964" w:date="2025-01-12T19:20:00Z" w16du:dateUtc="2025-01-13T00:20:00Z">
            <w:rPr>
              <w:rFonts w:ascii="Calibri Light" w:hAnsi="Calibri Light" w:cs="Calibri Light"/>
              <w:sz w:val="24"/>
              <w:szCs w:val="24"/>
              <w:lang w:val="es-MX"/>
            </w:rPr>
          </w:rPrChange>
        </w:rPr>
      </w:pPr>
    </w:p>
    <w:p w14:paraId="68B07812" w14:textId="33DD6FB5" w:rsidR="0034023F" w:rsidRPr="009C2CC6" w:rsidRDefault="0034023F" w:rsidP="001404D4">
      <w:pPr>
        <w:spacing w:after="0" w:line="360" w:lineRule="auto"/>
        <w:jc w:val="both"/>
        <w:rPr>
          <w:rFonts w:ascii="Times New Roman" w:hAnsi="Times New Roman" w:cs="Times New Roman"/>
          <w:sz w:val="24"/>
          <w:szCs w:val="24"/>
          <w:lang w:val="es-MX"/>
          <w:rPrChange w:id="689" w:author="51964" w:date="2025-01-12T19:20:00Z" w16du:dateUtc="2025-01-13T00:20:00Z">
            <w:rPr>
              <w:rFonts w:ascii="Calibri Light" w:hAnsi="Calibri Light" w:cs="Calibri Light"/>
              <w:sz w:val="24"/>
              <w:szCs w:val="24"/>
              <w:lang w:val="es-MX"/>
            </w:rPr>
          </w:rPrChange>
        </w:rPr>
      </w:pPr>
      <w:r w:rsidRPr="009C2CC6">
        <w:rPr>
          <w:rFonts w:ascii="Times New Roman" w:hAnsi="Times New Roman" w:cs="Times New Roman"/>
          <w:sz w:val="24"/>
          <w:szCs w:val="24"/>
          <w:lang w:val="es-MX"/>
          <w:rPrChange w:id="690" w:author="51964" w:date="2025-01-12T19:20:00Z" w16du:dateUtc="2025-01-13T00:20:00Z">
            <w:rPr>
              <w:rFonts w:ascii="Calibri Light" w:hAnsi="Calibri Light" w:cs="Calibri Light"/>
              <w:sz w:val="24"/>
              <w:szCs w:val="24"/>
              <w:lang w:val="es-MX"/>
            </w:rPr>
          </w:rPrChange>
        </w:rPr>
        <w:t xml:space="preserve">En América Latina </w:t>
      </w:r>
      <w:r w:rsidR="000965CD" w:rsidRPr="009C2CC6">
        <w:rPr>
          <w:rFonts w:ascii="Times New Roman" w:hAnsi="Times New Roman" w:cs="Times New Roman"/>
          <w:sz w:val="24"/>
          <w:szCs w:val="24"/>
          <w:lang w:val="es-MX"/>
          <w:rPrChange w:id="691" w:author="51964" w:date="2025-01-12T19:20:00Z" w16du:dateUtc="2025-01-13T00:20:00Z">
            <w:rPr>
              <w:rFonts w:ascii="Calibri Light" w:hAnsi="Calibri Light" w:cs="Calibri Light"/>
              <w:sz w:val="24"/>
              <w:szCs w:val="24"/>
              <w:lang w:val="es-MX"/>
            </w:rPr>
          </w:rPrChange>
        </w:rPr>
        <w:t>esta situación</w:t>
      </w:r>
      <w:r w:rsidRPr="009C2CC6">
        <w:rPr>
          <w:rFonts w:ascii="Times New Roman" w:hAnsi="Times New Roman" w:cs="Times New Roman"/>
          <w:sz w:val="24"/>
          <w:szCs w:val="24"/>
          <w:lang w:val="es-MX"/>
          <w:rPrChange w:id="692" w:author="51964" w:date="2025-01-12T19:20:00Z" w16du:dateUtc="2025-01-13T00:20:00Z">
            <w:rPr>
              <w:rFonts w:ascii="Calibri Light" w:hAnsi="Calibri Light" w:cs="Calibri Light"/>
              <w:sz w:val="24"/>
              <w:szCs w:val="24"/>
              <w:lang w:val="es-MX"/>
            </w:rPr>
          </w:rPrChange>
        </w:rPr>
        <w:t xml:space="preserve"> guarda </w:t>
      </w:r>
      <w:r w:rsidR="00A57C03" w:rsidRPr="009C2CC6">
        <w:rPr>
          <w:rFonts w:ascii="Times New Roman" w:hAnsi="Times New Roman" w:cs="Times New Roman"/>
          <w:sz w:val="24"/>
          <w:szCs w:val="24"/>
          <w:lang w:val="es-MX"/>
          <w:rPrChange w:id="693" w:author="51964" w:date="2025-01-12T19:20:00Z" w16du:dateUtc="2025-01-13T00:20:00Z">
            <w:rPr>
              <w:rFonts w:ascii="Calibri Light" w:hAnsi="Calibri Light" w:cs="Calibri Light"/>
              <w:sz w:val="24"/>
              <w:szCs w:val="24"/>
              <w:lang w:val="es-MX"/>
            </w:rPr>
          </w:rPrChange>
        </w:rPr>
        <w:t xml:space="preserve">particular </w:t>
      </w:r>
      <w:r w:rsidRPr="009C2CC6">
        <w:rPr>
          <w:rFonts w:ascii="Times New Roman" w:hAnsi="Times New Roman" w:cs="Times New Roman"/>
          <w:sz w:val="24"/>
          <w:szCs w:val="24"/>
          <w:lang w:val="es-MX"/>
          <w:rPrChange w:id="694" w:author="51964" w:date="2025-01-12T19:20:00Z" w16du:dateUtc="2025-01-13T00:20:00Z">
            <w:rPr>
              <w:rFonts w:ascii="Calibri Light" w:hAnsi="Calibri Light" w:cs="Calibri Light"/>
              <w:sz w:val="24"/>
              <w:szCs w:val="24"/>
              <w:lang w:val="es-MX"/>
            </w:rPr>
          </w:rPrChange>
        </w:rPr>
        <w:t xml:space="preserve">relación con la presencia de diferentes actividades extractivas, </w:t>
      </w:r>
      <w:r w:rsidR="00EC01D6" w:rsidRPr="009C2CC6">
        <w:rPr>
          <w:rFonts w:ascii="Times New Roman" w:hAnsi="Times New Roman" w:cs="Times New Roman"/>
          <w:sz w:val="24"/>
          <w:szCs w:val="24"/>
          <w:lang w:val="es-MX"/>
          <w:rPrChange w:id="695" w:author="51964" w:date="2025-01-12T19:20:00Z" w16du:dateUtc="2025-01-13T00:20:00Z">
            <w:rPr>
              <w:rFonts w:ascii="Calibri Light" w:hAnsi="Calibri Light" w:cs="Calibri Light"/>
              <w:sz w:val="24"/>
              <w:szCs w:val="24"/>
              <w:lang w:val="es-MX"/>
            </w:rPr>
          </w:rPrChange>
        </w:rPr>
        <w:t>entre las que se encuentran</w:t>
      </w:r>
      <w:r w:rsidRPr="009C2CC6">
        <w:rPr>
          <w:rFonts w:ascii="Times New Roman" w:hAnsi="Times New Roman" w:cs="Times New Roman"/>
          <w:sz w:val="24"/>
          <w:szCs w:val="24"/>
          <w:lang w:val="es-MX"/>
          <w:rPrChange w:id="696" w:author="51964" w:date="2025-01-12T19:20:00Z" w16du:dateUtc="2025-01-13T00:20:00Z">
            <w:rPr>
              <w:rFonts w:ascii="Calibri Light" w:hAnsi="Calibri Light" w:cs="Calibri Light"/>
              <w:sz w:val="24"/>
              <w:szCs w:val="24"/>
              <w:lang w:val="es-MX"/>
            </w:rPr>
          </w:rPrChange>
        </w:rPr>
        <w:t xml:space="preserve"> l</w:t>
      </w:r>
      <w:r w:rsidR="008A0E9D" w:rsidRPr="009C2CC6">
        <w:rPr>
          <w:rFonts w:ascii="Times New Roman" w:hAnsi="Times New Roman" w:cs="Times New Roman"/>
          <w:sz w:val="24"/>
          <w:szCs w:val="24"/>
          <w:lang w:val="es-MX"/>
          <w:rPrChange w:id="697" w:author="51964" w:date="2025-01-12T19:20:00Z" w16du:dateUtc="2025-01-13T00:20:00Z">
            <w:rPr>
              <w:rFonts w:ascii="Calibri Light" w:hAnsi="Calibri Light" w:cs="Calibri Light"/>
              <w:sz w:val="24"/>
              <w:szCs w:val="24"/>
              <w:lang w:val="es-MX"/>
            </w:rPr>
          </w:rPrChange>
        </w:rPr>
        <w:t>a industria de</w:t>
      </w:r>
      <w:r w:rsidRPr="009C2CC6">
        <w:rPr>
          <w:rFonts w:ascii="Times New Roman" w:hAnsi="Times New Roman" w:cs="Times New Roman"/>
          <w:sz w:val="24"/>
          <w:szCs w:val="24"/>
          <w:lang w:val="es-MX"/>
          <w:rPrChange w:id="698" w:author="51964" w:date="2025-01-12T19:20:00Z" w16du:dateUtc="2025-01-13T00:20:00Z">
            <w:rPr>
              <w:rFonts w:ascii="Calibri Light" w:hAnsi="Calibri Light" w:cs="Calibri Light"/>
              <w:sz w:val="24"/>
              <w:szCs w:val="24"/>
              <w:lang w:val="es-MX"/>
            </w:rPr>
          </w:rPrChange>
        </w:rPr>
        <w:t xml:space="preserve"> hidrocarburos, los monocultivos y la minería a gran escala.</w:t>
      </w:r>
      <w:r w:rsidR="00BD4F39" w:rsidRPr="009C2CC6">
        <w:rPr>
          <w:rFonts w:ascii="Times New Roman" w:hAnsi="Times New Roman" w:cs="Times New Roman"/>
          <w:sz w:val="24"/>
          <w:szCs w:val="24"/>
          <w:lang w:val="es-MX"/>
          <w:rPrChange w:id="699" w:author="51964" w:date="2025-01-12T19:20:00Z" w16du:dateUtc="2025-01-13T00:20:00Z">
            <w:rPr>
              <w:rFonts w:ascii="Calibri Light" w:hAnsi="Calibri Light" w:cs="Calibri Light"/>
              <w:sz w:val="24"/>
              <w:szCs w:val="24"/>
              <w:lang w:val="es-MX"/>
            </w:rPr>
          </w:rPrChange>
        </w:rPr>
        <w:t xml:space="preserve"> Si nos enfocamos en el agua, l</w:t>
      </w:r>
      <w:r w:rsidR="00E52AE4" w:rsidRPr="009C2CC6">
        <w:rPr>
          <w:rFonts w:ascii="Times New Roman" w:hAnsi="Times New Roman" w:cs="Times New Roman"/>
          <w:sz w:val="24"/>
          <w:szCs w:val="24"/>
          <w:lang w:val="es-MX"/>
          <w:rPrChange w:id="700" w:author="51964" w:date="2025-01-12T19:20:00Z" w16du:dateUtc="2025-01-13T00:20:00Z">
            <w:rPr>
              <w:rFonts w:ascii="Calibri Light" w:hAnsi="Calibri Light" w:cs="Calibri Light"/>
              <w:sz w:val="24"/>
              <w:szCs w:val="24"/>
              <w:lang w:val="es-MX"/>
            </w:rPr>
          </w:rPrChange>
        </w:rPr>
        <w:t>o</w:t>
      </w:r>
      <w:r w:rsidR="00BD4F39" w:rsidRPr="009C2CC6">
        <w:rPr>
          <w:rFonts w:ascii="Times New Roman" w:hAnsi="Times New Roman" w:cs="Times New Roman"/>
          <w:sz w:val="24"/>
          <w:szCs w:val="24"/>
          <w:lang w:val="es-MX"/>
          <w:rPrChange w:id="701" w:author="51964" w:date="2025-01-12T19:20:00Z" w16du:dateUtc="2025-01-13T00:20:00Z">
            <w:rPr>
              <w:rFonts w:ascii="Calibri Light" w:hAnsi="Calibri Light" w:cs="Calibri Light"/>
              <w:sz w:val="24"/>
              <w:szCs w:val="24"/>
              <w:lang w:val="es-MX"/>
            </w:rPr>
          </w:rPrChange>
        </w:rPr>
        <w:t>s mod</w:t>
      </w:r>
      <w:r w:rsidR="00E52AE4" w:rsidRPr="009C2CC6">
        <w:rPr>
          <w:rFonts w:ascii="Times New Roman" w:hAnsi="Times New Roman" w:cs="Times New Roman"/>
          <w:sz w:val="24"/>
          <w:szCs w:val="24"/>
          <w:lang w:val="es-MX"/>
          <w:rPrChange w:id="702" w:author="51964" w:date="2025-01-12T19:20:00Z" w16du:dateUtc="2025-01-13T00:20:00Z">
            <w:rPr>
              <w:rFonts w:ascii="Calibri Light" w:hAnsi="Calibri Light" w:cs="Calibri Light"/>
              <w:sz w:val="24"/>
              <w:szCs w:val="24"/>
              <w:lang w:val="es-MX"/>
            </w:rPr>
          </w:rPrChange>
        </w:rPr>
        <w:t>os</w:t>
      </w:r>
      <w:r w:rsidR="00BD4F39" w:rsidRPr="009C2CC6">
        <w:rPr>
          <w:rFonts w:ascii="Times New Roman" w:hAnsi="Times New Roman" w:cs="Times New Roman"/>
          <w:sz w:val="24"/>
          <w:szCs w:val="24"/>
          <w:lang w:val="es-MX"/>
          <w:rPrChange w:id="703" w:author="51964" w:date="2025-01-12T19:20:00Z" w16du:dateUtc="2025-01-13T00:20:00Z">
            <w:rPr>
              <w:rFonts w:ascii="Calibri Light" w:hAnsi="Calibri Light" w:cs="Calibri Light"/>
              <w:sz w:val="24"/>
              <w:szCs w:val="24"/>
              <w:lang w:val="es-MX"/>
            </w:rPr>
          </w:rPrChange>
        </w:rPr>
        <w:t xml:space="preserve"> en que las actividades extractivas impactan en este bien natural </w:t>
      </w:r>
      <w:r w:rsidR="00E52AE4" w:rsidRPr="009C2CC6">
        <w:rPr>
          <w:rFonts w:ascii="Times New Roman" w:hAnsi="Times New Roman" w:cs="Times New Roman"/>
          <w:sz w:val="24"/>
          <w:szCs w:val="24"/>
          <w:lang w:val="es-MX"/>
          <w:rPrChange w:id="704" w:author="51964" w:date="2025-01-12T19:20:00Z" w16du:dateUtc="2025-01-13T00:20:00Z">
            <w:rPr>
              <w:rFonts w:ascii="Calibri Light" w:hAnsi="Calibri Light" w:cs="Calibri Light"/>
              <w:sz w:val="24"/>
              <w:szCs w:val="24"/>
              <w:lang w:val="es-MX"/>
            </w:rPr>
          </w:rPrChange>
        </w:rPr>
        <w:t>guardan relación con</w:t>
      </w:r>
      <w:r w:rsidR="00BD4F39" w:rsidRPr="009C2CC6">
        <w:rPr>
          <w:rFonts w:ascii="Times New Roman" w:hAnsi="Times New Roman" w:cs="Times New Roman"/>
          <w:sz w:val="24"/>
          <w:szCs w:val="24"/>
          <w:lang w:val="es-MX"/>
          <w:rPrChange w:id="705" w:author="51964" w:date="2025-01-12T19:20:00Z" w16du:dateUtc="2025-01-13T00:20:00Z">
            <w:rPr>
              <w:rFonts w:ascii="Calibri Light" w:hAnsi="Calibri Light" w:cs="Calibri Light"/>
              <w:sz w:val="24"/>
              <w:szCs w:val="24"/>
              <w:lang w:val="es-MX"/>
            </w:rPr>
          </w:rPrChange>
        </w:rPr>
        <w:t xml:space="preserve">: 1) su disponibilidad y usos; 2) </w:t>
      </w:r>
      <w:r w:rsidR="00E52AE4" w:rsidRPr="009C2CC6">
        <w:rPr>
          <w:rFonts w:ascii="Times New Roman" w:hAnsi="Times New Roman" w:cs="Times New Roman"/>
          <w:sz w:val="24"/>
          <w:szCs w:val="24"/>
          <w:lang w:val="es-MX"/>
          <w:rPrChange w:id="706" w:author="51964" w:date="2025-01-12T19:20:00Z" w16du:dateUtc="2025-01-13T00:20:00Z">
            <w:rPr>
              <w:rFonts w:ascii="Calibri Light" w:hAnsi="Calibri Light" w:cs="Calibri Light"/>
              <w:sz w:val="24"/>
              <w:szCs w:val="24"/>
              <w:lang w:val="es-MX"/>
            </w:rPr>
          </w:rPrChange>
        </w:rPr>
        <w:t>la</w:t>
      </w:r>
      <w:r w:rsidR="00BD4F39" w:rsidRPr="009C2CC6">
        <w:rPr>
          <w:rFonts w:ascii="Times New Roman" w:hAnsi="Times New Roman" w:cs="Times New Roman"/>
          <w:sz w:val="24"/>
          <w:szCs w:val="24"/>
          <w:lang w:val="es-MX"/>
          <w:rPrChange w:id="707" w:author="51964" w:date="2025-01-12T19:20:00Z" w16du:dateUtc="2025-01-13T00:20:00Z">
            <w:rPr>
              <w:rFonts w:ascii="Calibri Light" w:hAnsi="Calibri Light" w:cs="Calibri Light"/>
              <w:sz w:val="24"/>
              <w:szCs w:val="24"/>
              <w:lang w:val="es-MX"/>
            </w:rPr>
          </w:rPrChange>
        </w:rPr>
        <w:t xml:space="preserve"> cantidad y calidad;</w:t>
      </w:r>
      <w:r w:rsidR="00E52AE4" w:rsidRPr="009C2CC6">
        <w:rPr>
          <w:rFonts w:ascii="Times New Roman" w:hAnsi="Times New Roman" w:cs="Times New Roman"/>
          <w:sz w:val="24"/>
          <w:szCs w:val="24"/>
          <w:lang w:val="es-MX"/>
          <w:rPrChange w:id="708" w:author="51964" w:date="2025-01-12T19:20:00Z" w16du:dateUtc="2025-01-13T00:20:00Z">
            <w:rPr>
              <w:rFonts w:ascii="Calibri Light" w:hAnsi="Calibri Light" w:cs="Calibri Light"/>
              <w:sz w:val="24"/>
              <w:szCs w:val="24"/>
              <w:lang w:val="es-MX"/>
            </w:rPr>
          </w:rPrChange>
        </w:rPr>
        <w:t xml:space="preserve"> y</w:t>
      </w:r>
      <w:r w:rsidR="00BD4F39" w:rsidRPr="009C2CC6">
        <w:rPr>
          <w:rFonts w:ascii="Times New Roman" w:hAnsi="Times New Roman" w:cs="Times New Roman"/>
          <w:sz w:val="24"/>
          <w:szCs w:val="24"/>
          <w:lang w:val="es-MX"/>
          <w:rPrChange w:id="709" w:author="51964" w:date="2025-01-12T19:20:00Z" w16du:dateUtc="2025-01-13T00:20:00Z">
            <w:rPr>
              <w:rFonts w:ascii="Calibri Light" w:hAnsi="Calibri Light" w:cs="Calibri Light"/>
              <w:sz w:val="24"/>
              <w:szCs w:val="24"/>
              <w:lang w:val="es-MX"/>
            </w:rPr>
          </w:rPrChange>
        </w:rPr>
        <w:t xml:space="preserve"> 3) </w:t>
      </w:r>
      <w:r w:rsidR="00E52AE4" w:rsidRPr="009C2CC6">
        <w:rPr>
          <w:rFonts w:ascii="Times New Roman" w:hAnsi="Times New Roman" w:cs="Times New Roman"/>
          <w:sz w:val="24"/>
          <w:szCs w:val="24"/>
          <w:lang w:val="es-MX"/>
          <w:rPrChange w:id="710" w:author="51964" w:date="2025-01-12T19:20:00Z" w16du:dateUtc="2025-01-13T00:20:00Z">
            <w:rPr>
              <w:rFonts w:ascii="Calibri Light" w:hAnsi="Calibri Light" w:cs="Calibri Light"/>
              <w:sz w:val="24"/>
              <w:szCs w:val="24"/>
              <w:lang w:val="es-MX"/>
            </w:rPr>
          </w:rPrChange>
        </w:rPr>
        <w:t xml:space="preserve">y </w:t>
      </w:r>
      <w:r w:rsidR="00BD4F39" w:rsidRPr="009C2CC6">
        <w:rPr>
          <w:rFonts w:ascii="Times New Roman" w:hAnsi="Times New Roman" w:cs="Times New Roman"/>
          <w:sz w:val="24"/>
          <w:szCs w:val="24"/>
          <w:lang w:val="es-MX"/>
          <w:rPrChange w:id="711" w:author="51964" w:date="2025-01-12T19:20:00Z" w16du:dateUtc="2025-01-13T00:20:00Z">
            <w:rPr>
              <w:rFonts w:ascii="Calibri Light" w:hAnsi="Calibri Light" w:cs="Calibri Light"/>
              <w:sz w:val="24"/>
              <w:szCs w:val="24"/>
              <w:lang w:val="es-MX"/>
            </w:rPr>
          </w:rPrChange>
        </w:rPr>
        <w:t>la intensidad en que es utilizada</w:t>
      </w:r>
      <w:r w:rsidR="00E52AE4" w:rsidRPr="009C2CC6">
        <w:rPr>
          <w:rFonts w:ascii="Times New Roman" w:hAnsi="Times New Roman" w:cs="Times New Roman"/>
          <w:sz w:val="24"/>
          <w:szCs w:val="24"/>
          <w:lang w:val="es-MX"/>
          <w:rPrChange w:id="712" w:author="51964" w:date="2025-01-12T19:20:00Z" w16du:dateUtc="2025-01-13T00:20:00Z">
            <w:rPr>
              <w:rFonts w:ascii="Calibri Light" w:hAnsi="Calibri Light" w:cs="Calibri Light"/>
              <w:sz w:val="24"/>
              <w:szCs w:val="24"/>
              <w:lang w:val="es-MX"/>
            </w:rPr>
          </w:rPrChange>
        </w:rPr>
        <w:t xml:space="preserve"> (Kauffer, 2018).</w:t>
      </w:r>
      <w:r w:rsidR="00A10917" w:rsidRPr="009C2CC6">
        <w:rPr>
          <w:rFonts w:ascii="Times New Roman" w:hAnsi="Times New Roman" w:cs="Times New Roman"/>
          <w:sz w:val="24"/>
          <w:szCs w:val="24"/>
          <w:lang w:val="es-MX"/>
          <w:rPrChange w:id="713" w:author="51964" w:date="2025-01-12T19:20:00Z" w16du:dateUtc="2025-01-13T00:20:00Z">
            <w:rPr>
              <w:rFonts w:ascii="Calibri Light" w:hAnsi="Calibri Light" w:cs="Calibri Light"/>
              <w:sz w:val="24"/>
              <w:szCs w:val="24"/>
              <w:lang w:val="es-MX"/>
            </w:rPr>
          </w:rPrChange>
        </w:rPr>
        <w:t xml:space="preserve"> </w:t>
      </w:r>
      <w:r w:rsidR="00005B75" w:rsidRPr="009C2CC6">
        <w:rPr>
          <w:rFonts w:ascii="Times New Roman" w:hAnsi="Times New Roman" w:cs="Times New Roman"/>
          <w:sz w:val="24"/>
          <w:szCs w:val="24"/>
          <w:lang w:val="es-MX"/>
          <w:rPrChange w:id="714" w:author="51964" w:date="2025-01-12T19:20:00Z" w16du:dateUtc="2025-01-13T00:20:00Z">
            <w:rPr>
              <w:rFonts w:ascii="Calibri Light" w:hAnsi="Calibri Light" w:cs="Calibri Light"/>
              <w:sz w:val="24"/>
              <w:szCs w:val="24"/>
              <w:lang w:val="es-MX"/>
            </w:rPr>
          </w:rPrChange>
        </w:rPr>
        <w:t xml:space="preserve">En </w:t>
      </w:r>
      <w:r w:rsidR="00A57C03" w:rsidRPr="009C2CC6">
        <w:rPr>
          <w:rFonts w:ascii="Times New Roman" w:hAnsi="Times New Roman" w:cs="Times New Roman"/>
          <w:sz w:val="24"/>
          <w:szCs w:val="24"/>
          <w:lang w:val="es-MX"/>
          <w:rPrChange w:id="715" w:author="51964" w:date="2025-01-12T19:20:00Z" w16du:dateUtc="2025-01-13T00:20:00Z">
            <w:rPr>
              <w:rFonts w:ascii="Calibri Light" w:hAnsi="Calibri Light" w:cs="Calibri Light"/>
              <w:sz w:val="24"/>
              <w:szCs w:val="24"/>
              <w:lang w:val="es-MX"/>
            </w:rPr>
          </w:rPrChange>
        </w:rPr>
        <w:t xml:space="preserve">el </w:t>
      </w:r>
      <w:r w:rsidR="00005B75" w:rsidRPr="009C2CC6">
        <w:rPr>
          <w:rFonts w:ascii="Times New Roman" w:hAnsi="Times New Roman" w:cs="Times New Roman"/>
          <w:sz w:val="24"/>
          <w:szCs w:val="24"/>
          <w:lang w:val="es-MX"/>
          <w:rPrChange w:id="716" w:author="51964" w:date="2025-01-12T19:20:00Z" w16du:dateUtc="2025-01-13T00:20:00Z">
            <w:rPr>
              <w:rFonts w:ascii="Calibri Light" w:hAnsi="Calibri Light" w:cs="Calibri Light"/>
              <w:sz w:val="24"/>
              <w:szCs w:val="24"/>
              <w:lang w:val="es-MX"/>
            </w:rPr>
          </w:rPrChange>
        </w:rPr>
        <w:t>Perú la minería a gran escala es una de las principales actividades extractivas. Presente en diferentes territorios a nivel nacional, entre ellos los departamentos de Ancash, Arequipa, Apurímac, Cajamarca y Cusco, esta actividad también ha generado importantes cambios en la disponibilidad y acceso a fuentes hídricas</w:t>
      </w:r>
      <w:r w:rsidR="000965CD" w:rsidRPr="009C2CC6">
        <w:rPr>
          <w:rFonts w:ascii="Times New Roman" w:hAnsi="Times New Roman" w:cs="Times New Roman"/>
          <w:sz w:val="24"/>
          <w:szCs w:val="24"/>
          <w:lang w:val="es-MX"/>
          <w:rPrChange w:id="717" w:author="51964" w:date="2025-01-12T19:20:00Z" w16du:dateUtc="2025-01-13T00:20:00Z">
            <w:rPr>
              <w:rFonts w:ascii="Calibri Light" w:hAnsi="Calibri Light" w:cs="Calibri Light"/>
              <w:sz w:val="24"/>
              <w:szCs w:val="24"/>
              <w:lang w:val="es-MX"/>
            </w:rPr>
          </w:rPrChange>
        </w:rPr>
        <w:t>,</w:t>
      </w:r>
      <w:r w:rsidR="00005B75" w:rsidRPr="009C2CC6">
        <w:rPr>
          <w:rFonts w:ascii="Times New Roman" w:hAnsi="Times New Roman" w:cs="Times New Roman"/>
          <w:sz w:val="24"/>
          <w:szCs w:val="24"/>
          <w:lang w:val="es-MX"/>
          <w:rPrChange w:id="718" w:author="51964" w:date="2025-01-12T19:20:00Z" w16du:dateUtc="2025-01-13T00:20:00Z">
            <w:rPr>
              <w:rFonts w:ascii="Calibri Light" w:hAnsi="Calibri Light" w:cs="Calibri Light"/>
              <w:sz w:val="24"/>
              <w:szCs w:val="24"/>
              <w:lang w:val="es-MX"/>
            </w:rPr>
          </w:rPrChange>
        </w:rPr>
        <w:t xml:space="preserve"> en la calidad del agua</w:t>
      </w:r>
      <w:r w:rsidR="000965CD" w:rsidRPr="009C2CC6">
        <w:rPr>
          <w:rFonts w:ascii="Times New Roman" w:hAnsi="Times New Roman" w:cs="Times New Roman"/>
          <w:sz w:val="24"/>
          <w:szCs w:val="24"/>
          <w:lang w:val="es-MX"/>
          <w:rPrChange w:id="719" w:author="51964" w:date="2025-01-12T19:20:00Z" w16du:dateUtc="2025-01-13T00:20:00Z">
            <w:rPr>
              <w:rFonts w:ascii="Calibri Light" w:hAnsi="Calibri Light" w:cs="Calibri Light"/>
              <w:sz w:val="24"/>
              <w:szCs w:val="24"/>
              <w:lang w:val="es-MX"/>
            </w:rPr>
          </w:rPrChange>
        </w:rPr>
        <w:t xml:space="preserve"> y en la calidad del aire</w:t>
      </w:r>
      <w:r w:rsidR="00005B75" w:rsidRPr="009C2CC6">
        <w:rPr>
          <w:rFonts w:ascii="Times New Roman" w:hAnsi="Times New Roman" w:cs="Times New Roman"/>
          <w:sz w:val="24"/>
          <w:szCs w:val="24"/>
          <w:lang w:val="es-MX"/>
          <w:rPrChange w:id="720" w:author="51964" w:date="2025-01-12T19:20:00Z" w16du:dateUtc="2025-01-13T00:20:00Z">
            <w:rPr>
              <w:rFonts w:ascii="Calibri Light" w:hAnsi="Calibri Light" w:cs="Calibri Light"/>
              <w:sz w:val="24"/>
              <w:szCs w:val="24"/>
              <w:lang w:val="es-MX"/>
            </w:rPr>
          </w:rPrChange>
        </w:rPr>
        <w:t xml:space="preserve"> (</w:t>
      </w:r>
      <w:r w:rsidR="000E2D8A" w:rsidRPr="009C2CC6">
        <w:rPr>
          <w:rFonts w:ascii="Times New Roman" w:hAnsi="Times New Roman" w:cs="Times New Roman"/>
          <w:sz w:val="24"/>
          <w:szCs w:val="24"/>
          <w:lang w:val="es-MX"/>
          <w:rPrChange w:id="721" w:author="51964" w:date="2025-01-12T19:20:00Z" w16du:dateUtc="2025-01-13T00:20:00Z">
            <w:rPr>
              <w:rFonts w:ascii="Calibri Light" w:hAnsi="Calibri Light" w:cs="Calibri Light"/>
              <w:sz w:val="24"/>
              <w:szCs w:val="24"/>
              <w:lang w:val="es-MX"/>
            </w:rPr>
          </w:rPrChange>
        </w:rPr>
        <w:t>Yacoub, 2015;</w:t>
      </w:r>
      <w:r w:rsidR="00C1102D" w:rsidRPr="009C2CC6">
        <w:rPr>
          <w:rFonts w:ascii="Times New Roman" w:hAnsi="Times New Roman" w:cs="Times New Roman"/>
          <w:sz w:val="24"/>
          <w:szCs w:val="24"/>
          <w:lang w:val="es-MX"/>
          <w:rPrChange w:id="722" w:author="51964" w:date="2025-01-12T19:20:00Z" w16du:dateUtc="2025-01-13T00:20:00Z">
            <w:rPr>
              <w:rFonts w:ascii="Calibri Light" w:hAnsi="Calibri Light" w:cs="Calibri Light"/>
              <w:sz w:val="24"/>
              <w:szCs w:val="24"/>
              <w:lang w:val="es-MX"/>
            </w:rPr>
          </w:rPrChange>
        </w:rPr>
        <w:t xml:space="preserve"> López, 2021)</w:t>
      </w:r>
      <w:r w:rsidR="00005B75" w:rsidRPr="009C2CC6">
        <w:rPr>
          <w:rFonts w:ascii="Times New Roman" w:hAnsi="Times New Roman" w:cs="Times New Roman"/>
          <w:sz w:val="24"/>
          <w:szCs w:val="24"/>
          <w:lang w:val="es-MX"/>
          <w:rPrChange w:id="723" w:author="51964" w:date="2025-01-12T19:20:00Z" w16du:dateUtc="2025-01-13T00:20:00Z">
            <w:rPr>
              <w:rFonts w:ascii="Calibri Light" w:hAnsi="Calibri Light" w:cs="Calibri Light"/>
              <w:sz w:val="24"/>
              <w:szCs w:val="24"/>
              <w:lang w:val="es-MX"/>
            </w:rPr>
          </w:rPrChange>
        </w:rPr>
        <w:t>.</w:t>
      </w:r>
      <w:r w:rsidR="00C1102D" w:rsidRPr="009C2CC6">
        <w:rPr>
          <w:rFonts w:ascii="Times New Roman" w:hAnsi="Times New Roman" w:cs="Times New Roman"/>
          <w:sz w:val="24"/>
          <w:szCs w:val="24"/>
          <w:lang w:val="es-MX"/>
          <w:rPrChange w:id="724" w:author="51964" w:date="2025-01-12T19:20:00Z" w16du:dateUtc="2025-01-13T00:20:00Z">
            <w:rPr>
              <w:rFonts w:ascii="Calibri Light" w:hAnsi="Calibri Light" w:cs="Calibri Light"/>
              <w:sz w:val="24"/>
              <w:szCs w:val="24"/>
              <w:lang w:val="es-MX"/>
            </w:rPr>
          </w:rPrChange>
        </w:rPr>
        <w:t xml:space="preserve"> Estos escenarios evidencian la relevancia y </w:t>
      </w:r>
      <w:r w:rsidR="00EC01D6" w:rsidRPr="009C2CC6">
        <w:rPr>
          <w:rFonts w:ascii="Times New Roman" w:hAnsi="Times New Roman" w:cs="Times New Roman"/>
          <w:sz w:val="24"/>
          <w:szCs w:val="24"/>
          <w:lang w:val="es-MX"/>
          <w:rPrChange w:id="725" w:author="51964" w:date="2025-01-12T19:20:00Z" w16du:dateUtc="2025-01-13T00:20:00Z">
            <w:rPr>
              <w:rFonts w:ascii="Calibri Light" w:hAnsi="Calibri Light" w:cs="Calibri Light"/>
              <w:sz w:val="24"/>
              <w:szCs w:val="24"/>
              <w:lang w:val="es-MX"/>
            </w:rPr>
          </w:rPrChange>
        </w:rPr>
        <w:t xml:space="preserve">la </w:t>
      </w:r>
      <w:r w:rsidR="00C1102D" w:rsidRPr="009C2CC6">
        <w:rPr>
          <w:rFonts w:ascii="Times New Roman" w:hAnsi="Times New Roman" w:cs="Times New Roman"/>
          <w:sz w:val="24"/>
          <w:szCs w:val="24"/>
          <w:lang w:val="es-MX"/>
          <w:rPrChange w:id="726" w:author="51964" w:date="2025-01-12T19:20:00Z" w16du:dateUtc="2025-01-13T00:20:00Z">
            <w:rPr>
              <w:rFonts w:ascii="Calibri Light" w:hAnsi="Calibri Light" w:cs="Calibri Light"/>
              <w:sz w:val="24"/>
              <w:szCs w:val="24"/>
              <w:lang w:val="es-MX"/>
            </w:rPr>
          </w:rPrChange>
        </w:rPr>
        <w:t>necesidad de una adecuada gestión de los bienes naturales</w:t>
      </w:r>
      <w:r w:rsidR="008A0E9D" w:rsidRPr="009C2CC6">
        <w:rPr>
          <w:rFonts w:ascii="Times New Roman" w:hAnsi="Times New Roman" w:cs="Times New Roman"/>
          <w:sz w:val="24"/>
          <w:szCs w:val="24"/>
          <w:lang w:val="es-MX"/>
          <w:rPrChange w:id="727" w:author="51964" w:date="2025-01-12T19:20:00Z" w16du:dateUtc="2025-01-13T00:20:00Z">
            <w:rPr>
              <w:rFonts w:ascii="Calibri Light" w:hAnsi="Calibri Light" w:cs="Calibri Light"/>
              <w:sz w:val="24"/>
              <w:szCs w:val="24"/>
              <w:lang w:val="es-MX"/>
            </w:rPr>
          </w:rPrChange>
        </w:rPr>
        <w:t>, particularmente</w:t>
      </w:r>
      <w:r w:rsidR="00C1102D" w:rsidRPr="009C2CC6">
        <w:rPr>
          <w:rFonts w:ascii="Times New Roman" w:hAnsi="Times New Roman" w:cs="Times New Roman"/>
          <w:sz w:val="24"/>
          <w:szCs w:val="24"/>
          <w:lang w:val="es-MX"/>
          <w:rPrChange w:id="728" w:author="51964" w:date="2025-01-12T19:20:00Z" w16du:dateUtc="2025-01-13T00:20:00Z">
            <w:rPr>
              <w:rFonts w:ascii="Calibri Light" w:hAnsi="Calibri Light" w:cs="Calibri Light"/>
              <w:sz w:val="24"/>
              <w:szCs w:val="24"/>
              <w:lang w:val="es-MX"/>
            </w:rPr>
          </w:rPrChange>
        </w:rPr>
        <w:t xml:space="preserve"> en </w:t>
      </w:r>
      <w:r w:rsidR="00DF7BD6" w:rsidRPr="009C2CC6">
        <w:rPr>
          <w:rFonts w:ascii="Times New Roman" w:hAnsi="Times New Roman" w:cs="Times New Roman"/>
          <w:sz w:val="24"/>
          <w:szCs w:val="24"/>
          <w:lang w:val="es-MX"/>
          <w:rPrChange w:id="729" w:author="51964" w:date="2025-01-12T19:20:00Z" w16du:dateUtc="2025-01-13T00:20:00Z">
            <w:rPr>
              <w:rFonts w:ascii="Calibri Light" w:hAnsi="Calibri Light" w:cs="Calibri Light"/>
              <w:sz w:val="24"/>
              <w:szCs w:val="24"/>
              <w:lang w:val="es-MX"/>
            </w:rPr>
          </w:rPrChange>
        </w:rPr>
        <w:t>territorios con presencia de actividades</w:t>
      </w:r>
      <w:r w:rsidR="00C1102D" w:rsidRPr="009C2CC6">
        <w:rPr>
          <w:rFonts w:ascii="Times New Roman" w:hAnsi="Times New Roman" w:cs="Times New Roman"/>
          <w:sz w:val="24"/>
          <w:szCs w:val="24"/>
          <w:lang w:val="es-MX"/>
          <w:rPrChange w:id="730" w:author="51964" w:date="2025-01-12T19:20:00Z" w16du:dateUtc="2025-01-13T00:20:00Z">
            <w:rPr>
              <w:rFonts w:ascii="Calibri Light" w:hAnsi="Calibri Light" w:cs="Calibri Light"/>
              <w:sz w:val="24"/>
              <w:szCs w:val="24"/>
              <w:lang w:val="es-MX"/>
            </w:rPr>
          </w:rPrChange>
        </w:rPr>
        <w:t xml:space="preserve"> extractiv</w:t>
      </w:r>
      <w:r w:rsidR="00DF7BD6" w:rsidRPr="009C2CC6">
        <w:rPr>
          <w:rFonts w:ascii="Times New Roman" w:hAnsi="Times New Roman" w:cs="Times New Roman"/>
          <w:sz w:val="24"/>
          <w:szCs w:val="24"/>
          <w:lang w:val="es-MX"/>
          <w:rPrChange w:id="731" w:author="51964" w:date="2025-01-12T19:20:00Z" w16du:dateUtc="2025-01-13T00:20:00Z">
            <w:rPr>
              <w:rFonts w:ascii="Calibri Light" w:hAnsi="Calibri Light" w:cs="Calibri Light"/>
              <w:sz w:val="24"/>
              <w:szCs w:val="24"/>
              <w:lang w:val="es-MX"/>
            </w:rPr>
          </w:rPrChange>
        </w:rPr>
        <w:t>a</w:t>
      </w:r>
      <w:r w:rsidR="00C1102D" w:rsidRPr="009C2CC6">
        <w:rPr>
          <w:rFonts w:ascii="Times New Roman" w:hAnsi="Times New Roman" w:cs="Times New Roman"/>
          <w:sz w:val="24"/>
          <w:szCs w:val="24"/>
          <w:lang w:val="es-MX"/>
          <w:rPrChange w:id="732" w:author="51964" w:date="2025-01-12T19:20:00Z" w16du:dateUtc="2025-01-13T00:20:00Z">
            <w:rPr>
              <w:rFonts w:ascii="Calibri Light" w:hAnsi="Calibri Light" w:cs="Calibri Light"/>
              <w:sz w:val="24"/>
              <w:szCs w:val="24"/>
              <w:lang w:val="es-MX"/>
            </w:rPr>
          </w:rPrChange>
        </w:rPr>
        <w:t>s.</w:t>
      </w:r>
      <w:r w:rsidR="00DF7BD6" w:rsidRPr="009C2CC6">
        <w:rPr>
          <w:rFonts w:ascii="Times New Roman" w:hAnsi="Times New Roman" w:cs="Times New Roman"/>
          <w:sz w:val="24"/>
          <w:szCs w:val="24"/>
          <w:lang w:val="es-MX"/>
          <w:rPrChange w:id="733" w:author="51964" w:date="2025-01-12T19:20:00Z" w16du:dateUtc="2025-01-13T00:20:00Z">
            <w:rPr>
              <w:rFonts w:ascii="Calibri Light" w:hAnsi="Calibri Light" w:cs="Calibri Light"/>
              <w:sz w:val="24"/>
              <w:szCs w:val="24"/>
              <w:lang w:val="es-MX"/>
            </w:rPr>
          </w:rPrChange>
        </w:rPr>
        <w:t xml:space="preserve"> </w:t>
      </w:r>
      <w:r w:rsidR="00C1102D" w:rsidRPr="009C2CC6">
        <w:rPr>
          <w:rFonts w:ascii="Times New Roman" w:hAnsi="Times New Roman" w:cs="Times New Roman"/>
          <w:sz w:val="24"/>
          <w:szCs w:val="24"/>
          <w:lang w:val="es-MX"/>
          <w:rPrChange w:id="734" w:author="51964" w:date="2025-01-12T19:20:00Z" w16du:dateUtc="2025-01-13T00:20:00Z">
            <w:rPr>
              <w:rFonts w:ascii="Calibri Light" w:hAnsi="Calibri Light" w:cs="Calibri Light"/>
              <w:sz w:val="24"/>
              <w:szCs w:val="24"/>
              <w:lang w:val="es-MX"/>
            </w:rPr>
          </w:rPrChange>
        </w:rPr>
        <w:t xml:space="preserve"> </w:t>
      </w:r>
      <w:r w:rsidR="00005B75" w:rsidRPr="009C2CC6">
        <w:rPr>
          <w:rFonts w:ascii="Times New Roman" w:hAnsi="Times New Roman" w:cs="Times New Roman"/>
          <w:sz w:val="24"/>
          <w:szCs w:val="24"/>
          <w:lang w:val="es-MX"/>
          <w:rPrChange w:id="735" w:author="51964" w:date="2025-01-12T19:20:00Z" w16du:dateUtc="2025-01-13T00:20:00Z">
            <w:rPr>
              <w:rFonts w:ascii="Calibri Light" w:hAnsi="Calibri Light" w:cs="Calibri Light"/>
              <w:sz w:val="24"/>
              <w:szCs w:val="24"/>
              <w:lang w:val="es-MX"/>
            </w:rPr>
          </w:rPrChange>
        </w:rPr>
        <w:t xml:space="preserve">     </w:t>
      </w:r>
      <w:r w:rsidR="00A10917" w:rsidRPr="009C2CC6">
        <w:rPr>
          <w:rFonts w:ascii="Times New Roman" w:hAnsi="Times New Roman" w:cs="Times New Roman"/>
          <w:sz w:val="24"/>
          <w:szCs w:val="24"/>
          <w:lang w:val="es-MX"/>
          <w:rPrChange w:id="736" w:author="51964" w:date="2025-01-12T19:20:00Z" w16du:dateUtc="2025-01-13T00:20:00Z">
            <w:rPr>
              <w:rFonts w:ascii="Calibri Light" w:hAnsi="Calibri Light" w:cs="Calibri Light"/>
              <w:sz w:val="24"/>
              <w:szCs w:val="24"/>
              <w:lang w:val="es-MX"/>
            </w:rPr>
          </w:rPrChange>
        </w:rPr>
        <w:t xml:space="preserve"> </w:t>
      </w:r>
    </w:p>
    <w:p w14:paraId="082E4F0D" w14:textId="77777777" w:rsidR="00C1102D" w:rsidRPr="009C2CC6" w:rsidRDefault="00C1102D" w:rsidP="00776004">
      <w:pPr>
        <w:spacing w:after="0" w:line="360" w:lineRule="auto"/>
        <w:jc w:val="both"/>
        <w:rPr>
          <w:rFonts w:ascii="Times New Roman" w:hAnsi="Times New Roman" w:cs="Times New Roman"/>
          <w:sz w:val="24"/>
          <w:szCs w:val="24"/>
          <w:lang w:val="es-MX"/>
          <w:rPrChange w:id="737" w:author="51964" w:date="2025-01-12T19:20:00Z" w16du:dateUtc="2025-01-13T00:20:00Z">
            <w:rPr>
              <w:rFonts w:ascii="Calibri Light" w:hAnsi="Calibri Light" w:cs="Calibri Light"/>
              <w:sz w:val="24"/>
              <w:szCs w:val="24"/>
              <w:lang w:val="es-MX"/>
            </w:rPr>
          </w:rPrChange>
        </w:rPr>
      </w:pPr>
    </w:p>
    <w:p w14:paraId="751BE605" w14:textId="6C0C38E9" w:rsidR="00B775E5" w:rsidRPr="009C2CC6" w:rsidRDefault="00EC01D6" w:rsidP="00A62ADA">
      <w:pPr>
        <w:spacing w:after="0" w:line="360" w:lineRule="auto"/>
        <w:jc w:val="both"/>
        <w:rPr>
          <w:rFonts w:ascii="Times New Roman" w:hAnsi="Times New Roman" w:cs="Times New Roman"/>
          <w:sz w:val="24"/>
          <w:szCs w:val="24"/>
          <w:lang w:val="es-MX"/>
          <w:rPrChange w:id="738" w:author="51964" w:date="2025-01-12T19:20:00Z" w16du:dateUtc="2025-01-13T00:20:00Z">
            <w:rPr>
              <w:rFonts w:ascii="Calibri Light" w:hAnsi="Calibri Light" w:cs="Calibri Light"/>
              <w:sz w:val="24"/>
              <w:szCs w:val="24"/>
              <w:lang w:val="es-MX"/>
            </w:rPr>
          </w:rPrChange>
        </w:rPr>
      </w:pPr>
      <w:r w:rsidRPr="009C2CC6">
        <w:rPr>
          <w:rFonts w:ascii="Times New Roman" w:hAnsi="Times New Roman" w:cs="Times New Roman"/>
          <w:sz w:val="24"/>
          <w:szCs w:val="24"/>
          <w:lang w:val="es-MX"/>
          <w:rPrChange w:id="739" w:author="51964" w:date="2025-01-12T19:20:00Z" w16du:dateUtc="2025-01-13T00:20:00Z">
            <w:rPr>
              <w:rFonts w:ascii="Calibri Light" w:hAnsi="Calibri Light" w:cs="Calibri Light"/>
              <w:sz w:val="24"/>
              <w:szCs w:val="24"/>
              <w:lang w:val="es-MX"/>
            </w:rPr>
          </w:rPrChange>
        </w:rPr>
        <w:lastRenderedPageBreak/>
        <w:t>Sin embargo, e</w:t>
      </w:r>
      <w:r w:rsidR="00DF7BD6" w:rsidRPr="009C2CC6">
        <w:rPr>
          <w:rFonts w:ascii="Times New Roman" w:hAnsi="Times New Roman" w:cs="Times New Roman"/>
          <w:sz w:val="24"/>
          <w:szCs w:val="24"/>
          <w:lang w:val="es-MX"/>
          <w:rPrChange w:id="740" w:author="51964" w:date="2025-01-12T19:20:00Z" w16du:dateUtc="2025-01-13T00:20:00Z">
            <w:rPr>
              <w:rFonts w:ascii="Calibri Light" w:hAnsi="Calibri Light" w:cs="Calibri Light"/>
              <w:sz w:val="24"/>
              <w:szCs w:val="24"/>
              <w:lang w:val="es-MX"/>
            </w:rPr>
          </w:rPrChange>
        </w:rPr>
        <w:t>n la actualidad encontramos una importante cantidad de conflictos ecoterritoriales generados por la actividad minera a lo largo de América Latina</w:t>
      </w:r>
      <w:r w:rsidR="00B775E5" w:rsidRPr="009C2CC6">
        <w:rPr>
          <w:rFonts w:ascii="Times New Roman" w:hAnsi="Times New Roman" w:cs="Times New Roman"/>
          <w:sz w:val="24"/>
          <w:szCs w:val="24"/>
          <w:lang w:val="es-MX"/>
          <w:rPrChange w:id="741" w:author="51964" w:date="2025-01-12T19:20:00Z" w16du:dateUtc="2025-01-13T00:20:00Z">
            <w:rPr>
              <w:rFonts w:ascii="Calibri Light" w:hAnsi="Calibri Light" w:cs="Calibri Light"/>
              <w:sz w:val="24"/>
              <w:szCs w:val="24"/>
              <w:lang w:val="es-MX"/>
            </w:rPr>
          </w:rPrChange>
        </w:rPr>
        <w:t>.</w:t>
      </w:r>
      <w:r w:rsidR="00DF7BD6" w:rsidRPr="009C2CC6">
        <w:rPr>
          <w:rFonts w:ascii="Times New Roman" w:hAnsi="Times New Roman" w:cs="Times New Roman"/>
          <w:sz w:val="24"/>
          <w:szCs w:val="24"/>
          <w:lang w:val="es-MX"/>
          <w:rPrChange w:id="742" w:author="51964" w:date="2025-01-12T19:20:00Z" w16du:dateUtc="2025-01-13T00:20:00Z">
            <w:rPr>
              <w:rFonts w:ascii="Calibri Light" w:hAnsi="Calibri Light" w:cs="Calibri Light"/>
              <w:sz w:val="24"/>
              <w:szCs w:val="24"/>
              <w:lang w:val="es-MX"/>
            </w:rPr>
          </w:rPrChange>
        </w:rPr>
        <w:t xml:space="preserve"> México (58), Chile (49), Perú (46) y Argentina (28)</w:t>
      </w:r>
      <w:r w:rsidR="00B775E5" w:rsidRPr="009C2CC6">
        <w:rPr>
          <w:rFonts w:ascii="Times New Roman" w:hAnsi="Times New Roman" w:cs="Times New Roman"/>
          <w:sz w:val="24"/>
          <w:szCs w:val="24"/>
          <w:lang w:val="es-MX"/>
          <w:rPrChange w:id="743" w:author="51964" w:date="2025-01-12T19:20:00Z" w16du:dateUtc="2025-01-13T00:20:00Z">
            <w:rPr>
              <w:rFonts w:ascii="Calibri Light" w:hAnsi="Calibri Light" w:cs="Calibri Light"/>
              <w:sz w:val="24"/>
              <w:szCs w:val="24"/>
              <w:lang w:val="es-MX"/>
            </w:rPr>
          </w:rPrChange>
        </w:rPr>
        <w:t xml:space="preserve"> son</w:t>
      </w:r>
      <w:r w:rsidR="00DF7BD6" w:rsidRPr="009C2CC6">
        <w:rPr>
          <w:rFonts w:ascii="Times New Roman" w:hAnsi="Times New Roman" w:cs="Times New Roman"/>
          <w:sz w:val="24"/>
          <w:szCs w:val="24"/>
          <w:lang w:val="es-MX"/>
          <w:rPrChange w:id="744" w:author="51964" w:date="2025-01-12T19:20:00Z" w16du:dateUtc="2025-01-13T00:20:00Z">
            <w:rPr>
              <w:rFonts w:ascii="Calibri Light" w:hAnsi="Calibri Light" w:cs="Calibri Light"/>
              <w:sz w:val="24"/>
              <w:szCs w:val="24"/>
              <w:lang w:val="es-MX"/>
            </w:rPr>
          </w:rPrChange>
        </w:rPr>
        <w:t xml:space="preserve"> los países</w:t>
      </w:r>
      <w:r w:rsidRPr="009C2CC6">
        <w:rPr>
          <w:rFonts w:ascii="Times New Roman" w:hAnsi="Times New Roman" w:cs="Times New Roman"/>
          <w:sz w:val="24"/>
          <w:szCs w:val="24"/>
          <w:lang w:val="es-MX"/>
          <w:rPrChange w:id="745" w:author="51964" w:date="2025-01-12T19:20:00Z" w16du:dateUtc="2025-01-13T00:20:00Z">
            <w:rPr>
              <w:rFonts w:ascii="Calibri Light" w:hAnsi="Calibri Light" w:cs="Calibri Light"/>
              <w:sz w:val="24"/>
              <w:szCs w:val="24"/>
              <w:lang w:val="es-MX"/>
            </w:rPr>
          </w:rPrChange>
        </w:rPr>
        <w:t xml:space="preserve"> de la región</w:t>
      </w:r>
      <w:r w:rsidR="00DF7BD6" w:rsidRPr="009C2CC6">
        <w:rPr>
          <w:rFonts w:ascii="Times New Roman" w:hAnsi="Times New Roman" w:cs="Times New Roman"/>
          <w:sz w:val="24"/>
          <w:szCs w:val="24"/>
          <w:lang w:val="es-MX"/>
          <w:rPrChange w:id="746" w:author="51964" w:date="2025-01-12T19:20:00Z" w16du:dateUtc="2025-01-13T00:20:00Z">
            <w:rPr>
              <w:rFonts w:ascii="Calibri Light" w:hAnsi="Calibri Light" w:cs="Calibri Light"/>
              <w:sz w:val="24"/>
              <w:szCs w:val="24"/>
              <w:lang w:val="es-MX"/>
            </w:rPr>
          </w:rPrChange>
        </w:rPr>
        <w:t xml:space="preserve"> que registran </w:t>
      </w:r>
      <w:r w:rsidR="008A0E9D" w:rsidRPr="009C2CC6">
        <w:rPr>
          <w:rFonts w:ascii="Times New Roman" w:hAnsi="Times New Roman" w:cs="Times New Roman"/>
          <w:sz w:val="24"/>
          <w:szCs w:val="24"/>
          <w:lang w:val="es-MX"/>
          <w:rPrChange w:id="747" w:author="51964" w:date="2025-01-12T19:20:00Z" w16du:dateUtc="2025-01-13T00:20:00Z">
            <w:rPr>
              <w:rFonts w:ascii="Calibri Light" w:hAnsi="Calibri Light" w:cs="Calibri Light"/>
              <w:sz w:val="24"/>
              <w:szCs w:val="24"/>
              <w:lang w:val="es-MX"/>
            </w:rPr>
          </w:rPrChange>
        </w:rPr>
        <w:t>l</w:t>
      </w:r>
      <w:r w:rsidR="00DF7BD6" w:rsidRPr="009C2CC6">
        <w:rPr>
          <w:rFonts w:ascii="Times New Roman" w:hAnsi="Times New Roman" w:cs="Times New Roman"/>
          <w:sz w:val="24"/>
          <w:szCs w:val="24"/>
          <w:lang w:val="es-MX"/>
          <w:rPrChange w:id="748" w:author="51964" w:date="2025-01-12T19:20:00Z" w16du:dateUtc="2025-01-13T00:20:00Z">
            <w:rPr>
              <w:rFonts w:ascii="Calibri Light" w:hAnsi="Calibri Light" w:cs="Calibri Light"/>
              <w:sz w:val="24"/>
              <w:szCs w:val="24"/>
              <w:lang w:val="es-MX"/>
            </w:rPr>
          </w:rPrChange>
        </w:rPr>
        <w:t>a mayor cantidad de casos (OCMAL, 2024). Este tipo de conflicto</w:t>
      </w:r>
      <w:r w:rsidR="00B775E5" w:rsidRPr="009C2CC6">
        <w:rPr>
          <w:rFonts w:ascii="Times New Roman" w:hAnsi="Times New Roman" w:cs="Times New Roman"/>
          <w:sz w:val="24"/>
          <w:szCs w:val="24"/>
          <w:lang w:val="es-MX"/>
          <w:rPrChange w:id="749" w:author="51964" w:date="2025-01-12T19:20:00Z" w16du:dateUtc="2025-01-13T00:20:00Z">
            <w:rPr>
              <w:rFonts w:ascii="Calibri Light" w:hAnsi="Calibri Light" w:cs="Calibri Light"/>
              <w:sz w:val="24"/>
              <w:szCs w:val="24"/>
              <w:lang w:val="es-MX"/>
            </w:rPr>
          </w:rPrChange>
        </w:rPr>
        <w:t xml:space="preserve"> social</w:t>
      </w:r>
      <w:r w:rsidRPr="009C2CC6">
        <w:rPr>
          <w:rFonts w:ascii="Times New Roman" w:hAnsi="Times New Roman" w:cs="Times New Roman"/>
          <w:sz w:val="24"/>
          <w:szCs w:val="24"/>
          <w:lang w:val="es-MX"/>
          <w:rPrChange w:id="750" w:author="51964" w:date="2025-01-12T19:20:00Z" w16du:dateUtc="2025-01-13T00:20:00Z">
            <w:rPr>
              <w:rFonts w:ascii="Calibri Light" w:hAnsi="Calibri Light" w:cs="Calibri Light"/>
              <w:sz w:val="24"/>
              <w:szCs w:val="24"/>
              <w:lang w:val="es-MX"/>
            </w:rPr>
          </w:rPrChange>
        </w:rPr>
        <w:t xml:space="preserve"> se caracteriza por</w:t>
      </w:r>
      <w:r w:rsidR="00DF7BD6" w:rsidRPr="009C2CC6">
        <w:rPr>
          <w:rFonts w:ascii="Times New Roman" w:hAnsi="Times New Roman" w:cs="Times New Roman"/>
          <w:sz w:val="24"/>
          <w:szCs w:val="24"/>
          <w:lang w:val="es-MX"/>
          <w:rPrChange w:id="751" w:author="51964" w:date="2025-01-12T19:20:00Z" w16du:dateUtc="2025-01-13T00:20:00Z">
            <w:rPr>
              <w:rFonts w:ascii="Calibri Light" w:hAnsi="Calibri Light" w:cs="Calibri Light"/>
              <w:sz w:val="24"/>
              <w:szCs w:val="24"/>
              <w:lang w:val="es-MX"/>
            </w:rPr>
          </w:rPrChange>
        </w:rPr>
        <w:t xml:space="preserve"> evidencia</w:t>
      </w:r>
      <w:r w:rsidRPr="009C2CC6">
        <w:rPr>
          <w:rFonts w:ascii="Times New Roman" w:hAnsi="Times New Roman" w:cs="Times New Roman"/>
          <w:sz w:val="24"/>
          <w:szCs w:val="24"/>
          <w:lang w:val="es-MX"/>
          <w:rPrChange w:id="752" w:author="51964" w:date="2025-01-12T19:20:00Z" w16du:dateUtc="2025-01-13T00:20:00Z">
            <w:rPr>
              <w:rFonts w:ascii="Calibri Light" w:hAnsi="Calibri Light" w:cs="Calibri Light"/>
              <w:sz w:val="24"/>
              <w:szCs w:val="24"/>
              <w:lang w:val="es-MX"/>
            </w:rPr>
          </w:rPrChange>
        </w:rPr>
        <w:t>r</w:t>
      </w:r>
      <w:r w:rsidR="00DF7BD6" w:rsidRPr="009C2CC6">
        <w:rPr>
          <w:rFonts w:ascii="Times New Roman" w:hAnsi="Times New Roman" w:cs="Times New Roman"/>
          <w:sz w:val="24"/>
          <w:szCs w:val="24"/>
          <w:lang w:val="es-MX"/>
          <w:rPrChange w:id="753" w:author="51964" w:date="2025-01-12T19:20:00Z" w16du:dateUtc="2025-01-13T00:20:00Z">
            <w:rPr>
              <w:rFonts w:ascii="Calibri Light" w:hAnsi="Calibri Light" w:cs="Calibri Light"/>
              <w:sz w:val="24"/>
              <w:szCs w:val="24"/>
              <w:lang w:val="es-MX"/>
            </w:rPr>
          </w:rPrChange>
        </w:rPr>
        <w:t xml:space="preserve"> las disputas por el uso y la gestión de los territorios a </w:t>
      </w:r>
      <w:r w:rsidR="00AC31FE" w:rsidRPr="009C2CC6">
        <w:rPr>
          <w:rFonts w:ascii="Times New Roman" w:hAnsi="Times New Roman" w:cs="Times New Roman"/>
          <w:sz w:val="24"/>
          <w:szCs w:val="24"/>
          <w:lang w:val="es-MX"/>
          <w:rPrChange w:id="754" w:author="51964" w:date="2025-01-12T19:20:00Z" w16du:dateUtc="2025-01-13T00:20:00Z">
            <w:rPr>
              <w:rFonts w:ascii="Calibri Light" w:hAnsi="Calibri Light" w:cs="Calibri Light"/>
              <w:sz w:val="24"/>
              <w:szCs w:val="24"/>
              <w:lang w:val="es-MX"/>
            </w:rPr>
          </w:rPrChange>
        </w:rPr>
        <w:t>partir</w:t>
      </w:r>
      <w:r w:rsidR="00DF7BD6" w:rsidRPr="009C2CC6">
        <w:rPr>
          <w:rFonts w:ascii="Times New Roman" w:hAnsi="Times New Roman" w:cs="Times New Roman"/>
          <w:sz w:val="24"/>
          <w:szCs w:val="24"/>
          <w:lang w:val="es-MX"/>
          <w:rPrChange w:id="755" w:author="51964" w:date="2025-01-12T19:20:00Z" w16du:dateUtc="2025-01-13T00:20:00Z">
            <w:rPr>
              <w:rFonts w:ascii="Calibri Light" w:hAnsi="Calibri Light" w:cs="Calibri Light"/>
              <w:sz w:val="24"/>
              <w:szCs w:val="24"/>
              <w:lang w:val="es-MX"/>
            </w:rPr>
          </w:rPrChange>
        </w:rPr>
        <w:t xml:space="preserve"> de</w:t>
      </w:r>
      <w:r w:rsidR="00AC31FE" w:rsidRPr="009C2CC6">
        <w:rPr>
          <w:rFonts w:ascii="Times New Roman" w:hAnsi="Times New Roman" w:cs="Times New Roman"/>
          <w:sz w:val="24"/>
          <w:szCs w:val="24"/>
          <w:lang w:val="es-MX"/>
          <w:rPrChange w:id="756" w:author="51964" w:date="2025-01-12T19:20:00Z" w16du:dateUtc="2025-01-13T00:20:00Z">
            <w:rPr>
              <w:rFonts w:ascii="Calibri Light" w:hAnsi="Calibri Light" w:cs="Calibri Light"/>
              <w:sz w:val="24"/>
              <w:szCs w:val="24"/>
              <w:lang w:val="es-MX"/>
            </w:rPr>
          </w:rPrChange>
        </w:rPr>
        <w:t xml:space="preserve"> controversias genera</w:t>
      </w:r>
      <w:r w:rsidR="00460F9B" w:rsidRPr="009C2CC6">
        <w:rPr>
          <w:rFonts w:ascii="Times New Roman" w:hAnsi="Times New Roman" w:cs="Times New Roman"/>
          <w:sz w:val="24"/>
          <w:szCs w:val="24"/>
          <w:lang w:val="es-MX"/>
          <w:rPrChange w:id="757" w:author="51964" w:date="2025-01-12T19:20:00Z" w16du:dateUtc="2025-01-13T00:20:00Z">
            <w:rPr>
              <w:rFonts w:ascii="Calibri Light" w:hAnsi="Calibri Light" w:cs="Calibri Light"/>
              <w:sz w:val="24"/>
              <w:szCs w:val="24"/>
              <w:lang w:val="es-MX"/>
            </w:rPr>
          </w:rPrChange>
        </w:rPr>
        <w:t>das</w:t>
      </w:r>
      <w:r w:rsidR="00AC31FE" w:rsidRPr="009C2CC6">
        <w:rPr>
          <w:rFonts w:ascii="Times New Roman" w:hAnsi="Times New Roman" w:cs="Times New Roman"/>
          <w:sz w:val="24"/>
          <w:szCs w:val="24"/>
          <w:lang w:val="es-MX"/>
          <w:rPrChange w:id="758" w:author="51964" w:date="2025-01-12T19:20:00Z" w16du:dateUtc="2025-01-13T00:20:00Z">
            <w:rPr>
              <w:rFonts w:ascii="Calibri Light" w:hAnsi="Calibri Light" w:cs="Calibri Light"/>
              <w:sz w:val="24"/>
              <w:szCs w:val="24"/>
              <w:lang w:val="es-MX"/>
            </w:rPr>
          </w:rPrChange>
        </w:rPr>
        <w:t xml:space="preserve"> </w:t>
      </w:r>
      <w:r w:rsidR="00460F9B" w:rsidRPr="009C2CC6">
        <w:rPr>
          <w:rFonts w:ascii="Times New Roman" w:hAnsi="Times New Roman" w:cs="Times New Roman"/>
          <w:sz w:val="24"/>
          <w:szCs w:val="24"/>
          <w:lang w:val="es-MX"/>
          <w:rPrChange w:id="759" w:author="51964" w:date="2025-01-12T19:20:00Z" w16du:dateUtc="2025-01-13T00:20:00Z">
            <w:rPr>
              <w:rFonts w:ascii="Calibri Light" w:hAnsi="Calibri Light" w:cs="Calibri Light"/>
              <w:sz w:val="24"/>
              <w:szCs w:val="24"/>
              <w:lang w:val="es-MX"/>
            </w:rPr>
          </w:rPrChange>
        </w:rPr>
        <w:t>por la presencia de</w:t>
      </w:r>
      <w:r w:rsidR="00DF7BD6" w:rsidRPr="009C2CC6">
        <w:rPr>
          <w:rFonts w:ascii="Times New Roman" w:hAnsi="Times New Roman" w:cs="Times New Roman"/>
          <w:sz w:val="24"/>
          <w:szCs w:val="24"/>
          <w:lang w:val="es-MX"/>
          <w:rPrChange w:id="760" w:author="51964" w:date="2025-01-12T19:20:00Z" w16du:dateUtc="2025-01-13T00:20:00Z">
            <w:rPr>
              <w:rFonts w:ascii="Calibri Light" w:hAnsi="Calibri Light" w:cs="Calibri Light"/>
              <w:sz w:val="24"/>
              <w:szCs w:val="24"/>
              <w:lang w:val="es-MX"/>
            </w:rPr>
          </w:rPrChange>
        </w:rPr>
        <w:t xml:space="preserve"> </w:t>
      </w:r>
      <w:r w:rsidR="00AC31FE" w:rsidRPr="009C2CC6">
        <w:rPr>
          <w:rFonts w:ascii="Times New Roman" w:hAnsi="Times New Roman" w:cs="Times New Roman"/>
          <w:sz w:val="24"/>
          <w:szCs w:val="24"/>
          <w:lang w:val="es-MX"/>
          <w:rPrChange w:id="761" w:author="51964" w:date="2025-01-12T19:20:00Z" w16du:dateUtc="2025-01-13T00:20:00Z">
            <w:rPr>
              <w:rFonts w:ascii="Calibri Light" w:hAnsi="Calibri Light" w:cs="Calibri Light"/>
              <w:sz w:val="24"/>
              <w:szCs w:val="24"/>
              <w:lang w:val="es-MX"/>
            </w:rPr>
          </w:rPrChange>
        </w:rPr>
        <w:t>actividades productiv</w:t>
      </w:r>
      <w:r w:rsidR="008A0E9D" w:rsidRPr="009C2CC6">
        <w:rPr>
          <w:rFonts w:ascii="Times New Roman" w:hAnsi="Times New Roman" w:cs="Times New Roman"/>
          <w:sz w:val="24"/>
          <w:szCs w:val="24"/>
          <w:lang w:val="es-MX"/>
          <w:rPrChange w:id="762" w:author="51964" w:date="2025-01-12T19:20:00Z" w16du:dateUtc="2025-01-13T00:20:00Z">
            <w:rPr>
              <w:rFonts w:ascii="Calibri Light" w:hAnsi="Calibri Light" w:cs="Calibri Light"/>
              <w:sz w:val="24"/>
              <w:szCs w:val="24"/>
              <w:lang w:val="es-MX"/>
            </w:rPr>
          </w:rPrChange>
        </w:rPr>
        <w:t>a</w:t>
      </w:r>
      <w:r w:rsidR="00AC31FE" w:rsidRPr="009C2CC6">
        <w:rPr>
          <w:rFonts w:ascii="Times New Roman" w:hAnsi="Times New Roman" w:cs="Times New Roman"/>
          <w:sz w:val="24"/>
          <w:szCs w:val="24"/>
          <w:lang w:val="es-MX"/>
          <w:rPrChange w:id="763" w:author="51964" w:date="2025-01-12T19:20:00Z" w16du:dateUtc="2025-01-13T00:20:00Z">
            <w:rPr>
              <w:rFonts w:ascii="Calibri Light" w:hAnsi="Calibri Light" w:cs="Calibri Light"/>
              <w:sz w:val="24"/>
              <w:szCs w:val="24"/>
              <w:lang w:val="es-MX"/>
            </w:rPr>
          </w:rPrChange>
        </w:rPr>
        <w:t>s con altos impactos en el medio ambiente, como es el caso de l</w:t>
      </w:r>
      <w:r w:rsidR="00B775E5" w:rsidRPr="009C2CC6">
        <w:rPr>
          <w:rFonts w:ascii="Times New Roman" w:hAnsi="Times New Roman" w:cs="Times New Roman"/>
          <w:sz w:val="24"/>
          <w:szCs w:val="24"/>
          <w:lang w:val="es-MX"/>
          <w:rPrChange w:id="764" w:author="51964" w:date="2025-01-12T19:20:00Z" w16du:dateUtc="2025-01-13T00:20:00Z">
            <w:rPr>
              <w:rFonts w:ascii="Calibri Light" w:hAnsi="Calibri Light" w:cs="Calibri Light"/>
              <w:sz w:val="24"/>
              <w:szCs w:val="24"/>
              <w:lang w:val="es-MX"/>
            </w:rPr>
          </w:rPrChange>
        </w:rPr>
        <w:t>a</w:t>
      </w:r>
      <w:r w:rsidR="00AC31FE" w:rsidRPr="009C2CC6">
        <w:rPr>
          <w:rFonts w:ascii="Times New Roman" w:hAnsi="Times New Roman" w:cs="Times New Roman"/>
          <w:sz w:val="24"/>
          <w:szCs w:val="24"/>
          <w:lang w:val="es-MX"/>
          <w:rPrChange w:id="765" w:author="51964" w:date="2025-01-12T19:20:00Z" w16du:dateUtc="2025-01-13T00:20:00Z">
            <w:rPr>
              <w:rFonts w:ascii="Calibri Light" w:hAnsi="Calibri Light" w:cs="Calibri Light"/>
              <w:sz w:val="24"/>
              <w:szCs w:val="24"/>
              <w:lang w:val="es-MX"/>
            </w:rPr>
          </w:rPrChange>
        </w:rPr>
        <w:t xml:space="preserve"> miner</w:t>
      </w:r>
      <w:r w:rsidR="00B775E5" w:rsidRPr="009C2CC6">
        <w:rPr>
          <w:rFonts w:ascii="Times New Roman" w:hAnsi="Times New Roman" w:cs="Times New Roman"/>
          <w:sz w:val="24"/>
          <w:szCs w:val="24"/>
          <w:lang w:val="es-MX"/>
          <w:rPrChange w:id="766" w:author="51964" w:date="2025-01-12T19:20:00Z" w16du:dateUtc="2025-01-13T00:20:00Z">
            <w:rPr>
              <w:rFonts w:ascii="Calibri Light" w:hAnsi="Calibri Light" w:cs="Calibri Light"/>
              <w:sz w:val="24"/>
              <w:szCs w:val="24"/>
              <w:lang w:val="es-MX"/>
            </w:rPr>
          </w:rPrChange>
        </w:rPr>
        <w:t>ía</w:t>
      </w:r>
      <w:r w:rsidR="00AC31FE" w:rsidRPr="009C2CC6">
        <w:rPr>
          <w:rFonts w:ascii="Times New Roman" w:hAnsi="Times New Roman" w:cs="Times New Roman"/>
          <w:sz w:val="24"/>
          <w:szCs w:val="24"/>
          <w:lang w:val="es-MX"/>
          <w:rPrChange w:id="767" w:author="51964" w:date="2025-01-12T19:20:00Z" w16du:dateUtc="2025-01-13T00:20:00Z">
            <w:rPr>
              <w:rFonts w:ascii="Calibri Light" w:hAnsi="Calibri Light" w:cs="Calibri Light"/>
              <w:sz w:val="24"/>
              <w:szCs w:val="24"/>
              <w:lang w:val="es-MX"/>
            </w:rPr>
          </w:rPrChange>
        </w:rPr>
        <w:t xml:space="preserve"> (Svampa, 2017; Silva, 2017).</w:t>
      </w:r>
      <w:r w:rsidR="00DF7BD6" w:rsidRPr="009C2CC6">
        <w:rPr>
          <w:rFonts w:ascii="Times New Roman" w:hAnsi="Times New Roman" w:cs="Times New Roman"/>
          <w:sz w:val="24"/>
          <w:szCs w:val="24"/>
          <w:lang w:val="es-MX"/>
          <w:rPrChange w:id="768" w:author="51964" w:date="2025-01-12T19:20:00Z" w16du:dateUtc="2025-01-13T00:20:00Z">
            <w:rPr>
              <w:rFonts w:ascii="Calibri Light" w:hAnsi="Calibri Light" w:cs="Calibri Light"/>
              <w:sz w:val="24"/>
              <w:szCs w:val="24"/>
              <w:lang w:val="es-MX"/>
            </w:rPr>
          </w:rPrChange>
        </w:rPr>
        <w:t xml:space="preserve"> </w:t>
      </w:r>
      <w:r w:rsidR="00483633" w:rsidRPr="009C2CC6">
        <w:rPr>
          <w:rFonts w:ascii="Times New Roman" w:hAnsi="Times New Roman" w:cs="Times New Roman"/>
          <w:sz w:val="24"/>
          <w:szCs w:val="24"/>
          <w:lang w:val="es-MX"/>
          <w:rPrChange w:id="769" w:author="51964" w:date="2025-01-12T19:20:00Z" w16du:dateUtc="2025-01-13T00:20:00Z">
            <w:rPr>
              <w:rFonts w:ascii="Calibri Light" w:hAnsi="Calibri Light" w:cs="Calibri Light"/>
              <w:sz w:val="24"/>
              <w:szCs w:val="24"/>
              <w:lang w:val="es-MX"/>
            </w:rPr>
          </w:rPrChange>
        </w:rPr>
        <w:t xml:space="preserve">Los conflictos ecoterritoriales suelen </w:t>
      </w:r>
      <w:r w:rsidR="00460F9B" w:rsidRPr="009C2CC6">
        <w:rPr>
          <w:rFonts w:ascii="Times New Roman" w:hAnsi="Times New Roman" w:cs="Times New Roman"/>
          <w:sz w:val="24"/>
          <w:szCs w:val="24"/>
          <w:lang w:val="es-MX"/>
          <w:rPrChange w:id="770" w:author="51964" w:date="2025-01-12T19:20:00Z" w16du:dateUtc="2025-01-13T00:20:00Z">
            <w:rPr>
              <w:rFonts w:ascii="Calibri Light" w:hAnsi="Calibri Light" w:cs="Calibri Light"/>
              <w:sz w:val="24"/>
              <w:szCs w:val="24"/>
              <w:lang w:val="es-MX"/>
            </w:rPr>
          </w:rPrChange>
        </w:rPr>
        <w:t>expresar</w:t>
      </w:r>
      <w:r w:rsidR="005527C5" w:rsidRPr="009C2CC6">
        <w:rPr>
          <w:rFonts w:ascii="Times New Roman" w:hAnsi="Times New Roman" w:cs="Times New Roman"/>
          <w:sz w:val="24"/>
          <w:szCs w:val="24"/>
          <w:lang w:val="es-MX"/>
          <w:rPrChange w:id="771" w:author="51964" w:date="2025-01-12T19:20:00Z" w16du:dateUtc="2025-01-13T00:20:00Z">
            <w:rPr>
              <w:rFonts w:ascii="Calibri Light" w:hAnsi="Calibri Light" w:cs="Calibri Light"/>
              <w:sz w:val="24"/>
              <w:szCs w:val="24"/>
              <w:lang w:val="es-MX"/>
            </w:rPr>
          </w:rPrChange>
        </w:rPr>
        <w:t xml:space="preserve"> complejas</w:t>
      </w:r>
      <w:r w:rsidR="00483633" w:rsidRPr="009C2CC6">
        <w:rPr>
          <w:rFonts w:ascii="Times New Roman" w:hAnsi="Times New Roman" w:cs="Times New Roman"/>
          <w:sz w:val="24"/>
          <w:szCs w:val="24"/>
          <w:lang w:val="es-MX"/>
          <w:rPrChange w:id="772" w:author="51964" w:date="2025-01-12T19:20:00Z" w16du:dateUtc="2025-01-13T00:20:00Z">
            <w:rPr>
              <w:rFonts w:ascii="Calibri Light" w:hAnsi="Calibri Light" w:cs="Calibri Light"/>
              <w:sz w:val="24"/>
              <w:szCs w:val="24"/>
              <w:lang w:val="es-MX"/>
            </w:rPr>
          </w:rPrChange>
        </w:rPr>
        <w:t xml:space="preserve"> contradicciones sociales, ecológicas, económicas, políticas y culturales (Burchardt y Dietz, 2014) </w:t>
      </w:r>
      <w:r w:rsidR="00460F9B" w:rsidRPr="009C2CC6">
        <w:rPr>
          <w:rFonts w:ascii="Times New Roman" w:hAnsi="Times New Roman" w:cs="Times New Roman"/>
          <w:sz w:val="24"/>
          <w:szCs w:val="24"/>
          <w:lang w:val="es-MX"/>
          <w:rPrChange w:id="773" w:author="51964" w:date="2025-01-12T19:20:00Z" w16du:dateUtc="2025-01-13T00:20:00Z">
            <w:rPr>
              <w:rFonts w:ascii="Calibri Light" w:hAnsi="Calibri Light" w:cs="Calibri Light"/>
              <w:sz w:val="24"/>
              <w:szCs w:val="24"/>
              <w:lang w:val="es-MX"/>
            </w:rPr>
          </w:rPrChange>
        </w:rPr>
        <w:t xml:space="preserve">a través de las tensas relaciones que entablan entidades gubernamentales, empresas mineras y </w:t>
      </w:r>
      <w:r w:rsidR="00C7038E" w:rsidRPr="009C2CC6">
        <w:rPr>
          <w:rFonts w:ascii="Times New Roman" w:hAnsi="Times New Roman" w:cs="Times New Roman"/>
          <w:sz w:val="24"/>
          <w:szCs w:val="24"/>
          <w:lang w:val="es-MX"/>
          <w:rPrChange w:id="774" w:author="51964" w:date="2025-01-12T19:20:00Z" w16du:dateUtc="2025-01-13T00:20:00Z">
            <w:rPr>
              <w:rFonts w:ascii="Calibri Light" w:hAnsi="Calibri Light" w:cs="Calibri Light"/>
              <w:sz w:val="24"/>
              <w:szCs w:val="24"/>
              <w:lang w:val="es-MX"/>
            </w:rPr>
          </w:rPrChange>
        </w:rPr>
        <w:t>actores</w:t>
      </w:r>
      <w:r w:rsidR="005527C5" w:rsidRPr="009C2CC6">
        <w:rPr>
          <w:rFonts w:ascii="Times New Roman" w:hAnsi="Times New Roman" w:cs="Times New Roman"/>
          <w:sz w:val="24"/>
          <w:szCs w:val="24"/>
          <w:lang w:val="es-MX"/>
          <w:rPrChange w:id="775" w:author="51964" w:date="2025-01-12T19:20:00Z" w16du:dateUtc="2025-01-13T00:20:00Z">
            <w:rPr>
              <w:rFonts w:ascii="Calibri Light" w:hAnsi="Calibri Light" w:cs="Calibri Light"/>
              <w:sz w:val="24"/>
              <w:szCs w:val="24"/>
              <w:lang w:val="es-MX"/>
            </w:rPr>
          </w:rPrChange>
        </w:rPr>
        <w:t xml:space="preserve"> locales. </w:t>
      </w:r>
      <w:r w:rsidR="00460F9B" w:rsidRPr="009C2CC6">
        <w:rPr>
          <w:rFonts w:ascii="Times New Roman" w:hAnsi="Times New Roman" w:cs="Times New Roman"/>
          <w:sz w:val="24"/>
          <w:szCs w:val="24"/>
          <w:lang w:val="es-MX"/>
          <w:rPrChange w:id="776" w:author="51964" w:date="2025-01-12T19:20:00Z" w16du:dateUtc="2025-01-13T00:20:00Z">
            <w:rPr>
              <w:rFonts w:ascii="Calibri Light" w:hAnsi="Calibri Light" w:cs="Calibri Light"/>
              <w:sz w:val="24"/>
              <w:szCs w:val="24"/>
              <w:lang w:val="es-MX"/>
            </w:rPr>
          </w:rPrChange>
        </w:rPr>
        <w:t>La significativa cantidad de conflictos ecoterritoriales</w:t>
      </w:r>
      <w:r w:rsidR="00B775E5" w:rsidRPr="009C2CC6">
        <w:rPr>
          <w:rFonts w:ascii="Times New Roman" w:hAnsi="Times New Roman" w:cs="Times New Roman"/>
          <w:sz w:val="24"/>
          <w:szCs w:val="24"/>
          <w:lang w:val="es-MX"/>
          <w:rPrChange w:id="777" w:author="51964" w:date="2025-01-12T19:20:00Z" w16du:dateUtc="2025-01-13T00:20:00Z">
            <w:rPr>
              <w:rFonts w:ascii="Calibri Light" w:hAnsi="Calibri Light" w:cs="Calibri Light"/>
              <w:sz w:val="24"/>
              <w:szCs w:val="24"/>
              <w:lang w:val="es-MX"/>
            </w:rPr>
          </w:rPrChange>
        </w:rPr>
        <w:t xml:space="preserve"> guarda relación con el denominado ‘boom minero’</w:t>
      </w:r>
      <w:r w:rsidR="00460F9B" w:rsidRPr="009C2CC6">
        <w:rPr>
          <w:rFonts w:ascii="Times New Roman" w:hAnsi="Times New Roman" w:cs="Times New Roman"/>
          <w:sz w:val="24"/>
          <w:szCs w:val="24"/>
          <w:lang w:val="es-MX"/>
          <w:rPrChange w:id="778" w:author="51964" w:date="2025-01-12T19:20:00Z" w16du:dateUtc="2025-01-13T00:20:00Z">
            <w:rPr>
              <w:rFonts w:ascii="Calibri Light" w:hAnsi="Calibri Light" w:cs="Calibri Light"/>
              <w:sz w:val="24"/>
              <w:szCs w:val="24"/>
              <w:lang w:val="es-MX"/>
            </w:rPr>
          </w:rPrChange>
        </w:rPr>
        <w:t xml:space="preserve"> iniciado en el 2004</w:t>
      </w:r>
      <w:r w:rsidR="00B775E5" w:rsidRPr="009C2CC6">
        <w:rPr>
          <w:rFonts w:ascii="Times New Roman" w:hAnsi="Times New Roman" w:cs="Times New Roman"/>
          <w:sz w:val="24"/>
          <w:szCs w:val="24"/>
          <w:lang w:val="es-MX"/>
          <w:rPrChange w:id="779" w:author="51964" w:date="2025-01-12T19:20:00Z" w16du:dateUtc="2025-01-13T00:20:00Z">
            <w:rPr>
              <w:rFonts w:ascii="Calibri Light" w:hAnsi="Calibri Light" w:cs="Calibri Light"/>
              <w:sz w:val="24"/>
              <w:szCs w:val="24"/>
              <w:lang w:val="es-MX"/>
            </w:rPr>
          </w:rPrChange>
        </w:rPr>
        <w:t xml:space="preserve"> (ciclo de</w:t>
      </w:r>
      <w:r w:rsidR="00460F9B" w:rsidRPr="009C2CC6">
        <w:rPr>
          <w:rFonts w:ascii="Times New Roman" w:hAnsi="Times New Roman" w:cs="Times New Roman"/>
          <w:sz w:val="24"/>
          <w:szCs w:val="24"/>
          <w:lang w:val="es-MX"/>
          <w:rPrChange w:id="780" w:author="51964" w:date="2025-01-12T19:20:00Z" w16du:dateUtc="2025-01-13T00:20:00Z">
            <w:rPr>
              <w:rFonts w:ascii="Calibri Light" w:hAnsi="Calibri Light" w:cs="Calibri Light"/>
              <w:sz w:val="24"/>
              <w:szCs w:val="24"/>
              <w:lang w:val="es-MX"/>
            </w:rPr>
          </w:rPrChange>
        </w:rPr>
        <w:t xml:space="preserve"> significativo</w:t>
      </w:r>
      <w:r w:rsidR="00B775E5" w:rsidRPr="009C2CC6">
        <w:rPr>
          <w:rFonts w:ascii="Times New Roman" w:hAnsi="Times New Roman" w:cs="Times New Roman"/>
          <w:sz w:val="24"/>
          <w:szCs w:val="24"/>
          <w:lang w:val="es-MX"/>
          <w:rPrChange w:id="781" w:author="51964" w:date="2025-01-12T19:20:00Z" w16du:dateUtc="2025-01-13T00:20:00Z">
            <w:rPr>
              <w:rFonts w:ascii="Calibri Light" w:hAnsi="Calibri Light" w:cs="Calibri Light"/>
              <w:sz w:val="24"/>
              <w:szCs w:val="24"/>
              <w:lang w:val="es-MX"/>
            </w:rPr>
          </w:rPrChange>
        </w:rPr>
        <w:t xml:space="preserve"> </w:t>
      </w:r>
      <w:r w:rsidR="00460F9B" w:rsidRPr="009C2CC6">
        <w:rPr>
          <w:rFonts w:ascii="Times New Roman" w:hAnsi="Times New Roman" w:cs="Times New Roman"/>
          <w:sz w:val="24"/>
          <w:szCs w:val="24"/>
          <w:lang w:val="es-MX"/>
          <w:rPrChange w:id="782" w:author="51964" w:date="2025-01-12T19:20:00Z" w16du:dateUtc="2025-01-13T00:20:00Z">
            <w:rPr>
              <w:rFonts w:ascii="Calibri Light" w:hAnsi="Calibri Light" w:cs="Calibri Light"/>
              <w:sz w:val="24"/>
              <w:szCs w:val="24"/>
              <w:lang w:val="es-MX"/>
            </w:rPr>
          </w:rPrChange>
        </w:rPr>
        <w:t>crecimiento</w:t>
      </w:r>
      <w:r w:rsidR="00B775E5" w:rsidRPr="009C2CC6">
        <w:rPr>
          <w:rFonts w:ascii="Times New Roman" w:hAnsi="Times New Roman" w:cs="Times New Roman"/>
          <w:sz w:val="24"/>
          <w:szCs w:val="24"/>
          <w:lang w:val="es-MX"/>
          <w:rPrChange w:id="783" w:author="51964" w:date="2025-01-12T19:20:00Z" w16du:dateUtc="2025-01-13T00:20:00Z">
            <w:rPr>
              <w:rFonts w:ascii="Calibri Light" w:hAnsi="Calibri Light" w:cs="Calibri Light"/>
              <w:sz w:val="24"/>
              <w:szCs w:val="24"/>
              <w:lang w:val="es-MX"/>
            </w:rPr>
          </w:rPrChange>
        </w:rPr>
        <w:t xml:space="preserve"> de las inversiones y</w:t>
      </w:r>
      <w:r w:rsidR="00460F9B" w:rsidRPr="009C2CC6">
        <w:rPr>
          <w:rFonts w:ascii="Times New Roman" w:hAnsi="Times New Roman" w:cs="Times New Roman"/>
          <w:sz w:val="24"/>
          <w:szCs w:val="24"/>
          <w:lang w:val="es-MX"/>
          <w:rPrChange w:id="784" w:author="51964" w:date="2025-01-12T19:20:00Z" w16du:dateUtc="2025-01-13T00:20:00Z">
            <w:rPr>
              <w:rFonts w:ascii="Calibri Light" w:hAnsi="Calibri Light" w:cs="Calibri Light"/>
              <w:sz w:val="24"/>
              <w:szCs w:val="24"/>
              <w:lang w:val="es-MX"/>
            </w:rPr>
          </w:rPrChange>
        </w:rPr>
        <w:t xml:space="preserve"> la</w:t>
      </w:r>
      <w:r w:rsidR="00B775E5" w:rsidRPr="009C2CC6">
        <w:rPr>
          <w:rFonts w:ascii="Times New Roman" w:hAnsi="Times New Roman" w:cs="Times New Roman"/>
          <w:sz w:val="24"/>
          <w:szCs w:val="24"/>
          <w:lang w:val="es-MX"/>
          <w:rPrChange w:id="785" w:author="51964" w:date="2025-01-12T19:20:00Z" w16du:dateUtc="2025-01-13T00:20:00Z">
            <w:rPr>
              <w:rFonts w:ascii="Calibri Light" w:hAnsi="Calibri Light" w:cs="Calibri Light"/>
              <w:sz w:val="24"/>
              <w:szCs w:val="24"/>
              <w:lang w:val="es-MX"/>
            </w:rPr>
          </w:rPrChange>
        </w:rPr>
        <w:t xml:space="preserve"> producción</w:t>
      </w:r>
      <w:r w:rsidR="00460F9B" w:rsidRPr="009C2CC6">
        <w:rPr>
          <w:rFonts w:ascii="Times New Roman" w:hAnsi="Times New Roman" w:cs="Times New Roman"/>
          <w:sz w:val="24"/>
          <w:szCs w:val="24"/>
          <w:lang w:val="es-MX"/>
          <w:rPrChange w:id="786" w:author="51964" w:date="2025-01-12T19:20:00Z" w16du:dateUtc="2025-01-13T00:20:00Z">
            <w:rPr>
              <w:rFonts w:ascii="Calibri Light" w:hAnsi="Calibri Light" w:cs="Calibri Light"/>
              <w:sz w:val="24"/>
              <w:szCs w:val="24"/>
              <w:lang w:val="es-MX"/>
            </w:rPr>
          </w:rPrChange>
        </w:rPr>
        <w:t xml:space="preserve"> de minerales</w:t>
      </w:r>
      <w:r w:rsidR="00B775E5" w:rsidRPr="009C2CC6">
        <w:rPr>
          <w:rFonts w:ascii="Times New Roman" w:hAnsi="Times New Roman" w:cs="Times New Roman"/>
          <w:sz w:val="24"/>
          <w:szCs w:val="24"/>
          <w:lang w:val="es-MX"/>
          <w:rPrChange w:id="787" w:author="51964" w:date="2025-01-12T19:20:00Z" w16du:dateUtc="2025-01-13T00:20:00Z">
            <w:rPr>
              <w:rFonts w:ascii="Calibri Light" w:hAnsi="Calibri Light" w:cs="Calibri Light"/>
              <w:sz w:val="24"/>
              <w:szCs w:val="24"/>
              <w:lang w:val="es-MX"/>
            </w:rPr>
          </w:rPrChange>
        </w:rPr>
        <w:t xml:space="preserve"> debido al incremento de </w:t>
      </w:r>
      <w:r w:rsidR="00460F9B" w:rsidRPr="009C2CC6">
        <w:rPr>
          <w:rFonts w:ascii="Times New Roman" w:hAnsi="Times New Roman" w:cs="Times New Roman"/>
          <w:sz w:val="24"/>
          <w:szCs w:val="24"/>
          <w:lang w:val="es-MX"/>
          <w:rPrChange w:id="788" w:author="51964" w:date="2025-01-12T19:20:00Z" w16du:dateUtc="2025-01-13T00:20:00Z">
            <w:rPr>
              <w:rFonts w:ascii="Calibri Light" w:hAnsi="Calibri Light" w:cs="Calibri Light"/>
              <w:sz w:val="24"/>
              <w:szCs w:val="24"/>
              <w:lang w:val="es-MX"/>
            </w:rPr>
          </w:rPrChange>
        </w:rPr>
        <w:t>sus precios en el mercado internacional</w:t>
      </w:r>
      <w:r w:rsidR="00B775E5" w:rsidRPr="009C2CC6">
        <w:rPr>
          <w:rFonts w:ascii="Times New Roman" w:hAnsi="Times New Roman" w:cs="Times New Roman"/>
          <w:sz w:val="24"/>
          <w:szCs w:val="24"/>
          <w:lang w:val="es-MX"/>
          <w:rPrChange w:id="789" w:author="51964" w:date="2025-01-12T19:20:00Z" w16du:dateUtc="2025-01-13T00:20:00Z">
            <w:rPr>
              <w:rFonts w:ascii="Calibri Light" w:hAnsi="Calibri Light" w:cs="Calibri Light"/>
              <w:sz w:val="24"/>
              <w:szCs w:val="24"/>
              <w:lang w:val="es-MX"/>
            </w:rPr>
          </w:rPrChange>
        </w:rPr>
        <w:t>) en el plano económico y con el ‘consenso de los commodities’ en el plano político (</w:t>
      </w:r>
      <w:r w:rsidR="007925E5" w:rsidRPr="009C2CC6">
        <w:rPr>
          <w:rFonts w:ascii="Times New Roman" w:hAnsi="Times New Roman" w:cs="Times New Roman"/>
          <w:sz w:val="24"/>
          <w:szCs w:val="24"/>
          <w:lang w:val="es-MX"/>
          <w:rPrChange w:id="790" w:author="51964" w:date="2025-01-12T19:20:00Z" w16du:dateUtc="2025-01-13T00:20:00Z">
            <w:rPr>
              <w:rFonts w:ascii="Calibri Light" w:hAnsi="Calibri Light" w:cs="Calibri Light"/>
              <w:sz w:val="24"/>
              <w:szCs w:val="24"/>
              <w:lang w:val="es-MX"/>
            </w:rPr>
          </w:rPrChange>
        </w:rPr>
        <w:t xml:space="preserve">Svampa, 2013; </w:t>
      </w:r>
      <w:r w:rsidR="004A6D0D" w:rsidRPr="009C2CC6">
        <w:rPr>
          <w:rFonts w:ascii="Times New Roman" w:hAnsi="Times New Roman" w:cs="Times New Roman"/>
          <w:sz w:val="24"/>
          <w:szCs w:val="24"/>
          <w:lang w:val="es-MX"/>
          <w:rPrChange w:id="791" w:author="51964" w:date="2025-01-12T19:20:00Z" w16du:dateUtc="2025-01-13T00:20:00Z">
            <w:rPr>
              <w:rFonts w:ascii="Calibri Light" w:hAnsi="Calibri Light" w:cs="Calibri Light"/>
              <w:sz w:val="24"/>
              <w:szCs w:val="24"/>
              <w:lang w:val="es-MX"/>
            </w:rPr>
          </w:rPrChange>
        </w:rPr>
        <w:t>Grupo Propuesta Ciudadana, 2015)</w:t>
      </w:r>
      <w:r w:rsidR="00B775E5" w:rsidRPr="009C2CC6">
        <w:rPr>
          <w:rFonts w:ascii="Times New Roman" w:hAnsi="Times New Roman" w:cs="Times New Roman"/>
          <w:sz w:val="24"/>
          <w:szCs w:val="24"/>
          <w:lang w:val="es-MX"/>
          <w:rPrChange w:id="792" w:author="51964" w:date="2025-01-12T19:20:00Z" w16du:dateUtc="2025-01-13T00:20:00Z">
            <w:rPr>
              <w:rFonts w:ascii="Calibri Light" w:hAnsi="Calibri Light" w:cs="Calibri Light"/>
              <w:sz w:val="24"/>
              <w:szCs w:val="24"/>
              <w:lang w:val="es-MX"/>
            </w:rPr>
          </w:rPrChange>
        </w:rPr>
        <w:t>.</w:t>
      </w:r>
      <w:r w:rsidR="00460F9B" w:rsidRPr="009C2CC6">
        <w:rPr>
          <w:rStyle w:val="FootnoteReference"/>
          <w:rFonts w:ascii="Times New Roman" w:hAnsi="Times New Roman" w:cs="Times New Roman"/>
          <w:sz w:val="24"/>
          <w:szCs w:val="24"/>
          <w:lang w:val="es-MX"/>
          <w:rPrChange w:id="793" w:author="51964" w:date="2025-01-12T19:20:00Z" w16du:dateUtc="2025-01-13T00:20:00Z">
            <w:rPr>
              <w:rStyle w:val="FootnoteReference"/>
              <w:rFonts w:ascii="Calibri Light" w:hAnsi="Calibri Light" w:cs="Calibri Light"/>
              <w:sz w:val="24"/>
              <w:szCs w:val="24"/>
              <w:lang w:val="es-MX"/>
            </w:rPr>
          </w:rPrChange>
        </w:rPr>
        <w:footnoteReference w:id="1"/>
      </w:r>
      <w:r w:rsidR="004A6D0D" w:rsidRPr="009C2CC6">
        <w:rPr>
          <w:rFonts w:ascii="Times New Roman" w:hAnsi="Times New Roman" w:cs="Times New Roman"/>
          <w:sz w:val="24"/>
          <w:szCs w:val="24"/>
          <w:lang w:val="es-MX"/>
          <w:rPrChange w:id="794" w:author="51964" w:date="2025-01-12T19:20:00Z" w16du:dateUtc="2025-01-13T00:20:00Z">
            <w:rPr>
              <w:rFonts w:ascii="Calibri Light" w:hAnsi="Calibri Light" w:cs="Calibri Light"/>
              <w:sz w:val="24"/>
              <w:szCs w:val="24"/>
              <w:lang w:val="es-MX"/>
            </w:rPr>
          </w:rPrChange>
        </w:rPr>
        <w:t xml:space="preserve"> </w:t>
      </w:r>
      <w:r w:rsidR="00772FCC" w:rsidRPr="009C2CC6">
        <w:rPr>
          <w:rFonts w:ascii="Times New Roman" w:hAnsi="Times New Roman" w:cs="Times New Roman"/>
          <w:sz w:val="24"/>
          <w:szCs w:val="24"/>
          <w:lang w:val="es-MX"/>
          <w:rPrChange w:id="795" w:author="51964" w:date="2025-01-12T19:20:00Z" w16du:dateUtc="2025-01-13T00:20:00Z">
            <w:rPr>
              <w:rFonts w:ascii="Calibri Light" w:hAnsi="Calibri Light" w:cs="Calibri Light"/>
              <w:sz w:val="24"/>
              <w:szCs w:val="24"/>
              <w:lang w:val="es-MX"/>
            </w:rPr>
          </w:rPrChange>
        </w:rPr>
        <w:t>Est</w:t>
      </w:r>
      <w:r w:rsidR="00B775E5" w:rsidRPr="009C2CC6">
        <w:rPr>
          <w:rFonts w:ascii="Times New Roman" w:hAnsi="Times New Roman" w:cs="Times New Roman"/>
          <w:sz w:val="24"/>
          <w:szCs w:val="24"/>
          <w:lang w:val="es-MX"/>
          <w:rPrChange w:id="796" w:author="51964" w:date="2025-01-12T19:20:00Z" w16du:dateUtc="2025-01-13T00:20:00Z">
            <w:rPr>
              <w:rFonts w:ascii="Calibri Light" w:hAnsi="Calibri Light" w:cs="Calibri Light"/>
              <w:sz w:val="24"/>
              <w:szCs w:val="24"/>
              <w:lang w:val="es-MX"/>
            </w:rPr>
          </w:rPrChange>
        </w:rPr>
        <w:t>os</w:t>
      </w:r>
      <w:r w:rsidR="00772FCC" w:rsidRPr="009C2CC6">
        <w:rPr>
          <w:rFonts w:ascii="Times New Roman" w:hAnsi="Times New Roman" w:cs="Times New Roman"/>
          <w:sz w:val="24"/>
          <w:szCs w:val="24"/>
          <w:lang w:val="es-MX"/>
          <w:rPrChange w:id="797" w:author="51964" w:date="2025-01-12T19:20:00Z" w16du:dateUtc="2025-01-13T00:20:00Z">
            <w:rPr>
              <w:rFonts w:ascii="Calibri Light" w:hAnsi="Calibri Light" w:cs="Calibri Light"/>
              <w:sz w:val="24"/>
              <w:szCs w:val="24"/>
              <w:lang w:val="es-MX"/>
            </w:rPr>
          </w:rPrChange>
        </w:rPr>
        <w:t xml:space="preserve"> conflict</w:t>
      </w:r>
      <w:r w:rsidR="00B775E5" w:rsidRPr="009C2CC6">
        <w:rPr>
          <w:rFonts w:ascii="Times New Roman" w:hAnsi="Times New Roman" w:cs="Times New Roman"/>
          <w:sz w:val="24"/>
          <w:szCs w:val="24"/>
          <w:lang w:val="es-MX"/>
          <w:rPrChange w:id="798" w:author="51964" w:date="2025-01-12T19:20:00Z" w16du:dateUtc="2025-01-13T00:20:00Z">
            <w:rPr>
              <w:rFonts w:ascii="Calibri Light" w:hAnsi="Calibri Light" w:cs="Calibri Light"/>
              <w:sz w:val="24"/>
              <w:szCs w:val="24"/>
              <w:lang w:val="es-MX"/>
            </w:rPr>
          </w:rPrChange>
        </w:rPr>
        <w:t>os</w:t>
      </w:r>
      <w:r w:rsidR="00772FCC" w:rsidRPr="009C2CC6">
        <w:rPr>
          <w:rFonts w:ascii="Times New Roman" w:hAnsi="Times New Roman" w:cs="Times New Roman"/>
          <w:sz w:val="24"/>
          <w:szCs w:val="24"/>
          <w:lang w:val="es-MX"/>
          <w:rPrChange w:id="799" w:author="51964" w:date="2025-01-12T19:20:00Z" w16du:dateUtc="2025-01-13T00:20:00Z">
            <w:rPr>
              <w:rFonts w:ascii="Calibri Light" w:hAnsi="Calibri Light" w:cs="Calibri Light"/>
              <w:sz w:val="24"/>
              <w:szCs w:val="24"/>
              <w:lang w:val="es-MX"/>
            </w:rPr>
          </w:rPrChange>
        </w:rPr>
        <w:t xml:space="preserve"> ha</w:t>
      </w:r>
      <w:r w:rsidR="00B775E5" w:rsidRPr="009C2CC6">
        <w:rPr>
          <w:rFonts w:ascii="Times New Roman" w:hAnsi="Times New Roman" w:cs="Times New Roman"/>
          <w:sz w:val="24"/>
          <w:szCs w:val="24"/>
          <w:lang w:val="es-MX"/>
          <w:rPrChange w:id="800" w:author="51964" w:date="2025-01-12T19:20:00Z" w16du:dateUtc="2025-01-13T00:20:00Z">
            <w:rPr>
              <w:rFonts w:ascii="Calibri Light" w:hAnsi="Calibri Light" w:cs="Calibri Light"/>
              <w:sz w:val="24"/>
              <w:szCs w:val="24"/>
              <w:lang w:val="es-MX"/>
            </w:rPr>
          </w:rPrChange>
        </w:rPr>
        <w:t>n</w:t>
      </w:r>
      <w:r w:rsidR="00772FCC" w:rsidRPr="009C2CC6">
        <w:rPr>
          <w:rFonts w:ascii="Times New Roman" w:hAnsi="Times New Roman" w:cs="Times New Roman"/>
          <w:sz w:val="24"/>
          <w:szCs w:val="24"/>
          <w:lang w:val="es-MX"/>
          <w:rPrChange w:id="801" w:author="51964" w:date="2025-01-12T19:20:00Z" w16du:dateUtc="2025-01-13T00:20:00Z">
            <w:rPr>
              <w:rFonts w:ascii="Calibri Light" w:hAnsi="Calibri Light" w:cs="Calibri Light"/>
              <w:sz w:val="24"/>
              <w:szCs w:val="24"/>
              <w:lang w:val="es-MX"/>
            </w:rPr>
          </w:rPrChange>
        </w:rPr>
        <w:t xml:space="preserve"> puesto hace algunos años en las agendas públicas</w:t>
      </w:r>
      <w:r w:rsidR="00107C1E" w:rsidRPr="009C2CC6">
        <w:rPr>
          <w:rFonts w:ascii="Times New Roman" w:hAnsi="Times New Roman" w:cs="Times New Roman"/>
          <w:sz w:val="24"/>
          <w:szCs w:val="24"/>
          <w:lang w:val="es-MX"/>
          <w:rPrChange w:id="802" w:author="51964" w:date="2025-01-12T19:20:00Z" w16du:dateUtc="2025-01-13T00:20:00Z">
            <w:rPr>
              <w:rFonts w:ascii="Calibri Light" w:hAnsi="Calibri Light" w:cs="Calibri Light"/>
              <w:sz w:val="24"/>
              <w:szCs w:val="24"/>
              <w:lang w:val="es-MX"/>
            </w:rPr>
          </w:rPrChange>
        </w:rPr>
        <w:t xml:space="preserve"> de la región</w:t>
      </w:r>
      <w:r w:rsidR="00772FCC" w:rsidRPr="009C2CC6">
        <w:rPr>
          <w:rFonts w:ascii="Times New Roman" w:hAnsi="Times New Roman" w:cs="Times New Roman"/>
          <w:sz w:val="24"/>
          <w:szCs w:val="24"/>
          <w:lang w:val="es-MX"/>
          <w:rPrChange w:id="803" w:author="51964" w:date="2025-01-12T19:20:00Z" w16du:dateUtc="2025-01-13T00:20:00Z">
            <w:rPr>
              <w:rFonts w:ascii="Calibri Light" w:hAnsi="Calibri Light" w:cs="Calibri Light"/>
              <w:sz w:val="24"/>
              <w:szCs w:val="24"/>
              <w:lang w:val="es-MX"/>
            </w:rPr>
          </w:rPrChange>
        </w:rPr>
        <w:t xml:space="preserve"> la cuestión de la gobernanza territorial en general y de la gobernanza ambiental en particular (Bebbington, 2009</w:t>
      </w:r>
      <w:r w:rsidR="00107C1E" w:rsidRPr="009C2CC6">
        <w:rPr>
          <w:rFonts w:ascii="Times New Roman" w:hAnsi="Times New Roman" w:cs="Times New Roman"/>
          <w:sz w:val="24"/>
          <w:szCs w:val="24"/>
          <w:lang w:val="es-MX"/>
          <w:rPrChange w:id="804" w:author="51964" w:date="2025-01-12T19:20:00Z" w16du:dateUtc="2025-01-13T00:20:00Z">
            <w:rPr>
              <w:rFonts w:ascii="Calibri Light" w:hAnsi="Calibri Light" w:cs="Calibri Light"/>
              <w:sz w:val="24"/>
              <w:szCs w:val="24"/>
              <w:lang w:val="es-MX"/>
            </w:rPr>
          </w:rPrChange>
        </w:rPr>
        <w:t>; Castro, Hogenboom y Baud, 2015</w:t>
      </w:r>
      <w:r w:rsidR="00772FCC" w:rsidRPr="009C2CC6">
        <w:rPr>
          <w:rFonts w:ascii="Times New Roman" w:hAnsi="Times New Roman" w:cs="Times New Roman"/>
          <w:sz w:val="24"/>
          <w:szCs w:val="24"/>
          <w:lang w:val="es-MX"/>
          <w:rPrChange w:id="805" w:author="51964" w:date="2025-01-12T19:20:00Z" w16du:dateUtc="2025-01-13T00:20:00Z">
            <w:rPr>
              <w:rFonts w:ascii="Calibri Light" w:hAnsi="Calibri Light" w:cs="Calibri Light"/>
              <w:sz w:val="24"/>
              <w:szCs w:val="24"/>
              <w:lang w:val="es-MX"/>
            </w:rPr>
          </w:rPrChange>
        </w:rPr>
        <w:t xml:space="preserve">).  </w:t>
      </w:r>
    </w:p>
    <w:p w14:paraId="1E2B142F" w14:textId="77777777" w:rsidR="00B775E5" w:rsidRPr="009C2CC6" w:rsidRDefault="00B775E5" w:rsidP="00A62ADA">
      <w:pPr>
        <w:spacing w:after="0" w:line="360" w:lineRule="auto"/>
        <w:jc w:val="both"/>
        <w:rPr>
          <w:rFonts w:ascii="Times New Roman" w:hAnsi="Times New Roman" w:cs="Times New Roman"/>
          <w:sz w:val="24"/>
          <w:szCs w:val="24"/>
          <w:lang w:val="es-MX"/>
          <w:rPrChange w:id="806" w:author="51964" w:date="2025-01-12T19:20:00Z" w16du:dateUtc="2025-01-13T00:20:00Z">
            <w:rPr>
              <w:rFonts w:ascii="Calibri Light" w:hAnsi="Calibri Light" w:cs="Calibri Light"/>
              <w:sz w:val="24"/>
              <w:szCs w:val="24"/>
              <w:lang w:val="es-MX"/>
            </w:rPr>
          </w:rPrChange>
        </w:rPr>
      </w:pPr>
    </w:p>
    <w:p w14:paraId="46D0A9E4" w14:textId="77777777" w:rsidR="00563319" w:rsidRDefault="004A6D0D" w:rsidP="00A62ADA">
      <w:pPr>
        <w:spacing w:after="0" w:line="360" w:lineRule="auto"/>
        <w:jc w:val="both"/>
        <w:rPr>
          <w:ins w:id="807" w:author="51964" w:date="2025-01-14T06:01:00Z" w16du:dateUtc="2025-01-14T11:01:00Z"/>
          <w:rFonts w:ascii="Times New Roman" w:hAnsi="Times New Roman" w:cs="Times New Roman"/>
          <w:sz w:val="24"/>
          <w:szCs w:val="24"/>
          <w:lang w:val="es-MX"/>
        </w:rPr>
      </w:pPr>
      <w:r w:rsidRPr="009C2CC6">
        <w:rPr>
          <w:rFonts w:ascii="Times New Roman" w:hAnsi="Times New Roman" w:cs="Times New Roman"/>
          <w:sz w:val="24"/>
          <w:szCs w:val="24"/>
          <w:lang w:val="es-MX"/>
          <w:rPrChange w:id="808" w:author="51964" w:date="2025-01-12T19:20:00Z" w16du:dateUtc="2025-01-13T00:20:00Z">
            <w:rPr>
              <w:rFonts w:ascii="Calibri Light" w:hAnsi="Calibri Light" w:cs="Calibri Light"/>
              <w:sz w:val="24"/>
              <w:szCs w:val="24"/>
              <w:lang w:val="es-MX"/>
            </w:rPr>
          </w:rPrChange>
        </w:rPr>
        <w:t>Los procesos de democratización que han experimentado los regímenes políticos en América Latina en el marco de lo que Huntington (1994) denominó la ‘Tercera Ola Democrática’, han incluido la generación de espacios de participación y diálogo entre actores gubernamentales</w:t>
      </w:r>
      <w:r w:rsidR="00460F9B" w:rsidRPr="009C2CC6">
        <w:rPr>
          <w:rFonts w:ascii="Times New Roman" w:hAnsi="Times New Roman" w:cs="Times New Roman"/>
          <w:sz w:val="24"/>
          <w:szCs w:val="24"/>
          <w:lang w:val="es-MX"/>
          <w:rPrChange w:id="809" w:author="51964" w:date="2025-01-12T19:20:00Z" w16du:dateUtc="2025-01-13T00:20:00Z">
            <w:rPr>
              <w:rFonts w:ascii="Calibri Light" w:hAnsi="Calibri Light" w:cs="Calibri Light"/>
              <w:sz w:val="24"/>
              <w:szCs w:val="24"/>
              <w:lang w:val="es-MX"/>
            </w:rPr>
          </w:rPrChange>
        </w:rPr>
        <w:t>, empresas privadas</w:t>
      </w:r>
      <w:r w:rsidRPr="009C2CC6">
        <w:rPr>
          <w:rFonts w:ascii="Times New Roman" w:hAnsi="Times New Roman" w:cs="Times New Roman"/>
          <w:sz w:val="24"/>
          <w:szCs w:val="24"/>
          <w:lang w:val="es-MX"/>
          <w:rPrChange w:id="810" w:author="51964" w:date="2025-01-12T19:20:00Z" w16du:dateUtc="2025-01-13T00:20:00Z">
            <w:rPr>
              <w:rFonts w:ascii="Calibri Light" w:hAnsi="Calibri Light" w:cs="Calibri Light"/>
              <w:sz w:val="24"/>
              <w:szCs w:val="24"/>
              <w:lang w:val="es-MX"/>
            </w:rPr>
          </w:rPrChange>
        </w:rPr>
        <w:t xml:space="preserve"> y </w:t>
      </w:r>
      <w:r w:rsidR="00460F9B" w:rsidRPr="009C2CC6">
        <w:rPr>
          <w:rFonts w:ascii="Times New Roman" w:hAnsi="Times New Roman" w:cs="Times New Roman"/>
          <w:sz w:val="24"/>
          <w:szCs w:val="24"/>
          <w:lang w:val="es-MX"/>
          <w:rPrChange w:id="811" w:author="51964" w:date="2025-01-12T19:20:00Z" w16du:dateUtc="2025-01-13T00:20:00Z">
            <w:rPr>
              <w:rFonts w:ascii="Calibri Light" w:hAnsi="Calibri Light" w:cs="Calibri Light"/>
              <w:sz w:val="24"/>
              <w:szCs w:val="24"/>
              <w:lang w:val="es-MX"/>
            </w:rPr>
          </w:rPrChange>
        </w:rPr>
        <w:t>organizaciones</w:t>
      </w:r>
      <w:r w:rsidRPr="009C2CC6">
        <w:rPr>
          <w:rFonts w:ascii="Times New Roman" w:hAnsi="Times New Roman" w:cs="Times New Roman"/>
          <w:sz w:val="24"/>
          <w:szCs w:val="24"/>
          <w:lang w:val="es-MX"/>
          <w:rPrChange w:id="812" w:author="51964" w:date="2025-01-12T19:20:00Z" w16du:dateUtc="2025-01-13T00:20:00Z">
            <w:rPr>
              <w:rFonts w:ascii="Calibri Light" w:hAnsi="Calibri Light" w:cs="Calibri Light"/>
              <w:sz w:val="24"/>
              <w:szCs w:val="24"/>
              <w:lang w:val="es-MX"/>
            </w:rPr>
          </w:rPrChange>
        </w:rPr>
        <w:t xml:space="preserve"> </w:t>
      </w:r>
      <w:r w:rsidR="00460F9B" w:rsidRPr="009C2CC6">
        <w:rPr>
          <w:rFonts w:ascii="Times New Roman" w:hAnsi="Times New Roman" w:cs="Times New Roman"/>
          <w:sz w:val="24"/>
          <w:szCs w:val="24"/>
          <w:lang w:val="es-MX"/>
          <w:rPrChange w:id="813" w:author="51964" w:date="2025-01-12T19:20:00Z" w16du:dateUtc="2025-01-13T00:20:00Z">
            <w:rPr>
              <w:rFonts w:ascii="Calibri Light" w:hAnsi="Calibri Light" w:cs="Calibri Light"/>
              <w:sz w:val="24"/>
              <w:szCs w:val="24"/>
              <w:lang w:val="es-MX"/>
            </w:rPr>
          </w:rPrChange>
        </w:rPr>
        <w:t>sociales</w:t>
      </w:r>
      <w:r w:rsidRPr="009C2CC6">
        <w:rPr>
          <w:rFonts w:ascii="Times New Roman" w:hAnsi="Times New Roman" w:cs="Times New Roman"/>
          <w:sz w:val="24"/>
          <w:szCs w:val="24"/>
          <w:lang w:val="es-MX"/>
          <w:rPrChange w:id="814" w:author="51964" w:date="2025-01-12T19:20:00Z" w16du:dateUtc="2025-01-13T00:20:00Z">
            <w:rPr>
              <w:rFonts w:ascii="Calibri Light" w:hAnsi="Calibri Light" w:cs="Calibri Light"/>
              <w:sz w:val="24"/>
              <w:szCs w:val="24"/>
              <w:lang w:val="es-MX"/>
            </w:rPr>
          </w:rPrChange>
        </w:rPr>
        <w:t xml:space="preserve"> en torno a los</w:t>
      </w:r>
      <w:r w:rsidR="00A57C03" w:rsidRPr="009C2CC6">
        <w:rPr>
          <w:rFonts w:ascii="Times New Roman" w:hAnsi="Times New Roman" w:cs="Times New Roman"/>
          <w:sz w:val="24"/>
          <w:szCs w:val="24"/>
          <w:lang w:val="es-MX"/>
          <w:rPrChange w:id="815" w:author="51964" w:date="2025-01-12T19:20:00Z" w16du:dateUtc="2025-01-13T00:20:00Z">
            <w:rPr>
              <w:rFonts w:ascii="Calibri Light" w:hAnsi="Calibri Light" w:cs="Calibri Light"/>
              <w:sz w:val="24"/>
              <w:szCs w:val="24"/>
              <w:lang w:val="es-MX"/>
            </w:rPr>
          </w:rPrChange>
        </w:rPr>
        <w:t xml:space="preserve"> </w:t>
      </w:r>
      <w:r w:rsidRPr="009C2CC6">
        <w:rPr>
          <w:rFonts w:ascii="Times New Roman" w:hAnsi="Times New Roman" w:cs="Times New Roman"/>
          <w:sz w:val="24"/>
          <w:szCs w:val="24"/>
          <w:lang w:val="es-MX"/>
          <w:rPrChange w:id="816" w:author="51964" w:date="2025-01-12T19:20:00Z" w16du:dateUtc="2025-01-13T00:20:00Z">
            <w:rPr>
              <w:rFonts w:ascii="Calibri Light" w:hAnsi="Calibri Light" w:cs="Calibri Light"/>
              <w:sz w:val="24"/>
              <w:szCs w:val="24"/>
              <w:lang w:val="es-MX"/>
            </w:rPr>
          </w:rPrChange>
        </w:rPr>
        <w:t>asuntos públicos.</w:t>
      </w:r>
      <w:r w:rsidR="00A57C03" w:rsidRPr="009C2CC6">
        <w:rPr>
          <w:rFonts w:ascii="Times New Roman" w:hAnsi="Times New Roman" w:cs="Times New Roman"/>
          <w:sz w:val="24"/>
          <w:szCs w:val="24"/>
          <w:lang w:val="es-MX"/>
          <w:rPrChange w:id="817" w:author="51964" w:date="2025-01-12T19:20:00Z" w16du:dateUtc="2025-01-13T00:20:00Z">
            <w:rPr>
              <w:rFonts w:ascii="Calibri Light" w:hAnsi="Calibri Light" w:cs="Calibri Light"/>
              <w:sz w:val="24"/>
              <w:szCs w:val="24"/>
              <w:lang w:val="es-MX"/>
            </w:rPr>
          </w:rPrChange>
        </w:rPr>
        <w:t xml:space="preserve"> </w:t>
      </w:r>
      <w:r w:rsidR="00623FC9">
        <w:rPr>
          <w:rFonts w:ascii="Times New Roman" w:hAnsi="Times New Roman" w:cs="Times New Roman"/>
          <w:sz w:val="24"/>
          <w:szCs w:val="24"/>
          <w:lang w:val="es-MX"/>
        </w:rPr>
        <w:t xml:space="preserve">Así como abrió paso a la implantación neoliberal autoritaria en el Perú, que se desarrolla asociada al periodo de breve romance entre la gobernabilidad democrática y el cambio institucional </w:t>
      </w:r>
      <w:r w:rsidR="00D8025F">
        <w:rPr>
          <w:rFonts w:ascii="Times New Roman" w:hAnsi="Times New Roman" w:cs="Times New Roman"/>
          <w:sz w:val="24"/>
          <w:szCs w:val="24"/>
          <w:lang w:val="es-MX"/>
        </w:rPr>
        <w:t xml:space="preserve">requerido por la inversión extranjera directa de capitales principalmente estadounidense pero también China, </w:t>
      </w:r>
      <w:proofErr w:type="gramStart"/>
      <w:r w:rsidR="00D8025F">
        <w:rPr>
          <w:rFonts w:ascii="Times New Roman" w:hAnsi="Times New Roman" w:cs="Times New Roman"/>
          <w:sz w:val="24"/>
          <w:szCs w:val="24"/>
          <w:lang w:val="es-MX"/>
        </w:rPr>
        <w:t>Canadiense</w:t>
      </w:r>
      <w:proofErr w:type="gramEnd"/>
      <w:r w:rsidR="00D8025F">
        <w:rPr>
          <w:rFonts w:ascii="Times New Roman" w:hAnsi="Times New Roman" w:cs="Times New Roman"/>
          <w:sz w:val="24"/>
          <w:szCs w:val="24"/>
          <w:lang w:val="es-MX"/>
        </w:rPr>
        <w:t xml:space="preserve"> y Japonés, que se reprodujeron con amplitud durante el periodo asociado al cambio económico y cultural que se identifica el desarrollo </w:t>
      </w:r>
      <w:r w:rsidR="00623FC9">
        <w:rPr>
          <w:rFonts w:ascii="Times New Roman" w:hAnsi="Times New Roman" w:cs="Times New Roman"/>
          <w:sz w:val="24"/>
          <w:szCs w:val="24"/>
          <w:lang w:val="es-MX"/>
        </w:rPr>
        <w:t>del neoliberalismo en el Perú</w:t>
      </w:r>
      <w:r w:rsidR="00D8025F">
        <w:rPr>
          <w:rFonts w:ascii="Times New Roman" w:hAnsi="Times New Roman" w:cs="Times New Roman"/>
          <w:sz w:val="24"/>
          <w:szCs w:val="24"/>
          <w:lang w:val="es-MX"/>
        </w:rPr>
        <w:t>.</w:t>
      </w:r>
      <w:r w:rsidR="00623FC9">
        <w:rPr>
          <w:rFonts w:ascii="Times New Roman" w:hAnsi="Times New Roman" w:cs="Times New Roman"/>
          <w:sz w:val="24"/>
          <w:szCs w:val="24"/>
          <w:lang w:val="es-MX"/>
        </w:rPr>
        <w:t xml:space="preserve"> </w:t>
      </w:r>
    </w:p>
    <w:p w14:paraId="7CCFF1B7" w14:textId="77777777" w:rsidR="00563319" w:rsidRDefault="00563319" w:rsidP="00A62ADA">
      <w:pPr>
        <w:spacing w:after="0" w:line="360" w:lineRule="auto"/>
        <w:jc w:val="both"/>
        <w:rPr>
          <w:ins w:id="818" w:author="51964" w:date="2025-01-14T06:01:00Z" w16du:dateUtc="2025-01-14T11:01:00Z"/>
          <w:rFonts w:ascii="Times New Roman" w:hAnsi="Times New Roman" w:cs="Times New Roman"/>
          <w:sz w:val="24"/>
          <w:szCs w:val="24"/>
          <w:lang w:val="es-MX"/>
        </w:rPr>
      </w:pPr>
    </w:p>
    <w:p w14:paraId="446B8C3A" w14:textId="21B710B4" w:rsidR="000153C4" w:rsidRPr="003F07AE" w:rsidRDefault="00D8025F" w:rsidP="00A62ADA">
      <w:pPr>
        <w:spacing w:after="0" w:line="360" w:lineRule="auto"/>
        <w:jc w:val="both"/>
        <w:rPr>
          <w:ins w:id="819" w:author="51964" w:date="2025-01-14T05:46:00Z" w16du:dateUtc="2025-01-14T10:46:00Z"/>
          <w:rFonts w:ascii="Times New Roman" w:hAnsi="Times New Roman" w:cs="Times New Roman"/>
          <w:sz w:val="24"/>
          <w:szCs w:val="24"/>
          <w:rPrChange w:id="820" w:author="51964" w:date="2025-01-14T09:45:00Z" w16du:dateUtc="2025-01-14T14:45:00Z">
            <w:rPr>
              <w:ins w:id="821" w:author="51964" w:date="2025-01-14T05:46:00Z" w16du:dateUtc="2025-01-14T10:46:00Z"/>
              <w:rFonts w:ascii="Times New Roman" w:hAnsi="Times New Roman" w:cs="Times New Roman"/>
              <w:sz w:val="24"/>
              <w:szCs w:val="24"/>
              <w:lang w:val="es-MX"/>
            </w:rPr>
          </w:rPrChange>
        </w:rPr>
      </w:pPr>
      <w:r>
        <w:rPr>
          <w:rFonts w:ascii="Times New Roman" w:hAnsi="Times New Roman" w:cs="Times New Roman"/>
          <w:sz w:val="24"/>
          <w:szCs w:val="24"/>
          <w:lang w:val="es-MX"/>
        </w:rPr>
        <w:lastRenderedPageBreak/>
        <w:t>D</w:t>
      </w:r>
      <w:r w:rsidR="00623FC9">
        <w:rPr>
          <w:rFonts w:ascii="Times New Roman" w:hAnsi="Times New Roman" w:cs="Times New Roman"/>
          <w:sz w:val="24"/>
          <w:szCs w:val="24"/>
          <w:lang w:val="es-MX"/>
        </w:rPr>
        <w:t>esde 1980 durante el segundo gobierno de Belaunde</w:t>
      </w:r>
      <w:r>
        <w:rPr>
          <w:rFonts w:ascii="Times New Roman" w:hAnsi="Times New Roman" w:cs="Times New Roman"/>
          <w:sz w:val="24"/>
          <w:szCs w:val="24"/>
          <w:lang w:val="es-MX"/>
        </w:rPr>
        <w:t xml:space="preserve"> y con </w:t>
      </w:r>
      <w:r w:rsidR="00623FC9">
        <w:rPr>
          <w:rFonts w:ascii="Times New Roman" w:hAnsi="Times New Roman" w:cs="Times New Roman"/>
          <w:sz w:val="24"/>
          <w:szCs w:val="24"/>
          <w:lang w:val="es-MX"/>
        </w:rPr>
        <w:t xml:space="preserve">la crisis económica del primer gobierno de Alan García, </w:t>
      </w:r>
      <w:del w:id="822" w:author="51964" w:date="2025-01-14T09:41:00Z" w16du:dateUtc="2025-01-14T14:41:00Z">
        <w:r w:rsidR="00623FC9" w:rsidDel="008A5B30">
          <w:rPr>
            <w:rFonts w:ascii="Times New Roman" w:hAnsi="Times New Roman" w:cs="Times New Roman"/>
            <w:sz w:val="24"/>
            <w:szCs w:val="24"/>
            <w:lang w:val="es-MX"/>
          </w:rPr>
          <w:delText xml:space="preserve">cuyo </w:delText>
        </w:r>
      </w:del>
      <w:ins w:id="823" w:author="51964" w:date="2025-01-14T09:41:00Z" w16du:dateUtc="2025-01-14T14:41:00Z">
        <w:r w:rsidR="008A5B30">
          <w:rPr>
            <w:rFonts w:ascii="Times New Roman" w:hAnsi="Times New Roman" w:cs="Times New Roman"/>
            <w:sz w:val="24"/>
            <w:szCs w:val="24"/>
            <w:lang w:val="es-MX"/>
          </w:rPr>
          <w:t xml:space="preserve">se </w:t>
        </w:r>
      </w:ins>
      <w:ins w:id="824" w:author="51964" w:date="2025-01-14T09:42:00Z" w16du:dateUtc="2025-01-14T14:42:00Z">
        <w:r w:rsidR="008A5B30">
          <w:rPr>
            <w:rFonts w:ascii="Times New Roman" w:hAnsi="Times New Roman" w:cs="Times New Roman"/>
            <w:sz w:val="24"/>
            <w:szCs w:val="24"/>
            <w:lang w:val="es-MX"/>
          </w:rPr>
          <w:t>impusieron las condiciones militares y formales del régimen político que caracterizó</w:t>
        </w:r>
      </w:ins>
      <w:del w:id="825" w:author="51964" w:date="2025-01-14T09:42:00Z" w16du:dateUtc="2025-01-14T14:42:00Z">
        <w:r w:rsidDel="008A5B30">
          <w:rPr>
            <w:rFonts w:ascii="Times New Roman" w:hAnsi="Times New Roman" w:cs="Times New Roman"/>
            <w:sz w:val="24"/>
            <w:szCs w:val="24"/>
            <w:lang w:val="es-MX"/>
          </w:rPr>
          <w:delText>auge se identifica con</w:delText>
        </w:r>
      </w:del>
      <w:r>
        <w:rPr>
          <w:rFonts w:ascii="Times New Roman" w:hAnsi="Times New Roman" w:cs="Times New Roman"/>
          <w:sz w:val="24"/>
          <w:szCs w:val="24"/>
          <w:lang w:val="es-MX"/>
        </w:rPr>
        <w:t xml:space="preserve"> el periodo de dictadura y autoritarismo </w:t>
      </w:r>
      <w:del w:id="826" w:author="51964" w:date="2025-01-14T09:43:00Z" w16du:dateUtc="2025-01-14T14:43:00Z">
        <w:r w:rsidDel="008A5B30">
          <w:rPr>
            <w:rFonts w:ascii="Times New Roman" w:hAnsi="Times New Roman" w:cs="Times New Roman"/>
            <w:sz w:val="24"/>
            <w:szCs w:val="24"/>
            <w:lang w:val="es-MX"/>
          </w:rPr>
          <w:delText xml:space="preserve">del </w:delText>
        </w:r>
      </w:del>
      <w:ins w:id="827" w:author="51964" w:date="2025-01-14T09:43:00Z" w16du:dateUtc="2025-01-14T14:43:00Z">
        <w:r w:rsidR="008A5B30">
          <w:rPr>
            <w:rFonts w:ascii="Times New Roman" w:hAnsi="Times New Roman" w:cs="Times New Roman"/>
            <w:sz w:val="24"/>
            <w:szCs w:val="24"/>
            <w:lang w:val="es-MX"/>
          </w:rPr>
          <w:t>denominado</w:t>
        </w:r>
        <w:r w:rsidR="008A5B30">
          <w:rPr>
            <w:rFonts w:ascii="Times New Roman" w:hAnsi="Times New Roman" w:cs="Times New Roman"/>
            <w:sz w:val="24"/>
            <w:szCs w:val="24"/>
            <w:lang w:val="es-MX"/>
          </w:rPr>
          <w:t xml:space="preserve"> </w:t>
        </w:r>
        <w:proofErr w:type="spellStart"/>
        <w:r w:rsidR="008A5B30" w:rsidRPr="008A5B30">
          <w:rPr>
            <w:rFonts w:ascii="Times New Roman" w:hAnsi="Times New Roman" w:cs="Times New Roman"/>
            <w:i/>
            <w:iCs/>
            <w:sz w:val="24"/>
            <w:szCs w:val="24"/>
            <w:lang w:val="es-MX"/>
            <w:rPrChange w:id="828" w:author="51964" w:date="2025-01-14T09:43:00Z" w16du:dateUtc="2025-01-14T14:43:00Z">
              <w:rPr>
                <w:rFonts w:ascii="Times New Roman" w:hAnsi="Times New Roman" w:cs="Times New Roman"/>
                <w:sz w:val="24"/>
                <w:szCs w:val="24"/>
                <w:lang w:val="es-MX"/>
              </w:rPr>
            </w:rPrChange>
          </w:rPr>
          <w:t>f</w:t>
        </w:r>
      </w:ins>
      <w:del w:id="829" w:author="51964" w:date="2025-01-14T09:43:00Z" w16du:dateUtc="2025-01-14T14:43:00Z">
        <w:r w:rsidRPr="008A5B30" w:rsidDel="008A5B30">
          <w:rPr>
            <w:rFonts w:ascii="Times New Roman" w:hAnsi="Times New Roman" w:cs="Times New Roman"/>
            <w:i/>
            <w:iCs/>
            <w:sz w:val="24"/>
            <w:szCs w:val="24"/>
            <w:lang w:val="es-MX"/>
            <w:rPrChange w:id="830" w:author="51964" w:date="2025-01-14T09:43:00Z" w16du:dateUtc="2025-01-14T14:43:00Z">
              <w:rPr>
                <w:rFonts w:ascii="Times New Roman" w:hAnsi="Times New Roman" w:cs="Times New Roman"/>
                <w:sz w:val="24"/>
                <w:szCs w:val="24"/>
                <w:lang w:val="es-MX"/>
              </w:rPr>
            </w:rPrChange>
          </w:rPr>
          <w:delText>F</w:delText>
        </w:r>
      </w:del>
      <w:r w:rsidRPr="008A5B30">
        <w:rPr>
          <w:rFonts w:ascii="Times New Roman" w:hAnsi="Times New Roman" w:cs="Times New Roman"/>
          <w:i/>
          <w:iCs/>
          <w:sz w:val="24"/>
          <w:szCs w:val="24"/>
          <w:lang w:val="es-MX"/>
          <w:rPrChange w:id="831" w:author="51964" w:date="2025-01-14T09:43:00Z" w16du:dateUtc="2025-01-14T14:43:00Z">
            <w:rPr>
              <w:rFonts w:ascii="Times New Roman" w:hAnsi="Times New Roman" w:cs="Times New Roman"/>
              <w:sz w:val="24"/>
              <w:szCs w:val="24"/>
              <w:lang w:val="es-MX"/>
            </w:rPr>
          </w:rPrChange>
        </w:rPr>
        <w:t>ujimorato</w:t>
      </w:r>
      <w:proofErr w:type="spellEnd"/>
      <w:r>
        <w:rPr>
          <w:rFonts w:ascii="Times New Roman" w:hAnsi="Times New Roman" w:cs="Times New Roman"/>
          <w:sz w:val="24"/>
          <w:szCs w:val="24"/>
          <w:lang w:val="es-MX"/>
        </w:rPr>
        <w:t xml:space="preserve">, marcado por el autogolpe </w:t>
      </w:r>
      <w:proofErr w:type="spellStart"/>
      <w:r w:rsidRPr="003F07AE">
        <w:rPr>
          <w:rFonts w:ascii="Times New Roman" w:hAnsi="Times New Roman" w:cs="Times New Roman"/>
          <w:i/>
          <w:iCs/>
          <w:sz w:val="24"/>
          <w:szCs w:val="24"/>
          <w:lang w:val="es-MX"/>
          <w:rPrChange w:id="832" w:author="51964" w:date="2025-01-14T09:44:00Z" w16du:dateUtc="2025-01-14T14:44:00Z">
            <w:rPr>
              <w:rFonts w:ascii="Times New Roman" w:hAnsi="Times New Roman" w:cs="Times New Roman"/>
              <w:sz w:val="24"/>
              <w:szCs w:val="24"/>
              <w:lang w:val="es-MX"/>
            </w:rPr>
          </w:rPrChange>
        </w:rPr>
        <w:t>fujimontesinista</w:t>
      </w:r>
      <w:proofErr w:type="spellEnd"/>
      <w:r>
        <w:rPr>
          <w:rFonts w:ascii="Times New Roman" w:hAnsi="Times New Roman" w:cs="Times New Roman"/>
          <w:sz w:val="24"/>
          <w:szCs w:val="24"/>
          <w:lang w:val="es-MX"/>
        </w:rPr>
        <w:t xml:space="preserve"> de 1992 y </w:t>
      </w:r>
      <w:del w:id="833" w:author="51964" w:date="2025-01-14T09:44:00Z" w16du:dateUtc="2025-01-14T14:44:00Z">
        <w:r w:rsidDel="003F07AE">
          <w:rPr>
            <w:rFonts w:ascii="Times New Roman" w:hAnsi="Times New Roman" w:cs="Times New Roman"/>
            <w:sz w:val="24"/>
            <w:szCs w:val="24"/>
            <w:lang w:val="es-MX"/>
          </w:rPr>
          <w:delText>el cambio</w:delText>
        </w:r>
      </w:del>
      <w:ins w:id="834" w:author="51964" w:date="2025-01-14T09:44:00Z" w16du:dateUtc="2025-01-14T14:44:00Z">
        <w:r w:rsidR="003F07AE">
          <w:rPr>
            <w:rFonts w:ascii="Times New Roman" w:hAnsi="Times New Roman" w:cs="Times New Roman"/>
            <w:sz w:val="24"/>
            <w:szCs w:val="24"/>
            <w:lang w:val="es-MX"/>
          </w:rPr>
          <w:t>la reforma</w:t>
        </w:r>
      </w:ins>
      <w:r>
        <w:rPr>
          <w:rFonts w:ascii="Times New Roman" w:hAnsi="Times New Roman" w:cs="Times New Roman"/>
          <w:sz w:val="24"/>
          <w:szCs w:val="24"/>
          <w:lang w:val="es-MX"/>
        </w:rPr>
        <w:t xml:space="preserve"> constitucional de 1993.</w:t>
      </w:r>
      <w:r w:rsidR="009F7396">
        <w:rPr>
          <w:rFonts w:ascii="Times New Roman" w:hAnsi="Times New Roman" w:cs="Times New Roman"/>
          <w:sz w:val="24"/>
          <w:szCs w:val="24"/>
          <w:lang w:val="es-MX"/>
        </w:rPr>
        <w:t xml:space="preserve"> Entre 1993 y el 2000, </w:t>
      </w:r>
      <w:ins w:id="835" w:author="51964" w:date="2025-01-14T09:44:00Z" w16du:dateUtc="2025-01-14T14:44:00Z">
        <w:r w:rsidR="003F07AE">
          <w:rPr>
            <w:rFonts w:ascii="Times New Roman" w:hAnsi="Times New Roman" w:cs="Times New Roman"/>
            <w:sz w:val="24"/>
            <w:szCs w:val="24"/>
            <w:lang w:val="es-MX"/>
          </w:rPr>
          <w:t xml:space="preserve">se impone autoritariamente </w:t>
        </w:r>
      </w:ins>
      <w:r w:rsidR="009F7396">
        <w:rPr>
          <w:rFonts w:ascii="Times New Roman" w:hAnsi="Times New Roman" w:cs="Times New Roman"/>
          <w:sz w:val="24"/>
          <w:szCs w:val="24"/>
          <w:lang w:val="es-MX"/>
        </w:rPr>
        <w:t xml:space="preserve">el Consenso de Washington </w:t>
      </w:r>
      <w:r w:rsidR="009F7396">
        <w:rPr>
          <w:rFonts w:ascii="Times New Roman" w:hAnsi="Times New Roman" w:cs="Times New Roman"/>
          <w:sz w:val="24"/>
          <w:szCs w:val="24"/>
        </w:rPr>
        <w:fldChar w:fldCharType="begin"/>
      </w:r>
      <w:r w:rsidR="009F7396">
        <w:rPr>
          <w:rFonts w:ascii="Times New Roman" w:hAnsi="Times New Roman" w:cs="Times New Roman"/>
          <w:sz w:val="24"/>
          <w:szCs w:val="24"/>
        </w:rPr>
        <w:instrText xml:space="preserve"> ADDIN ZOTERO_ITEM CSL_CITATION {"citationID":"TRbzyifV","properties":{"formattedCitation":"(Williamson 1990; Kuczynski y Williamson 2003)","plainCitation":"(Williamson 1990; Kuczynski y Williamson 2003)","noteIndex":0},"citationItems":[{"id":5019,"uris":["http://zotero.org/users/4081719/items/H9YAL6UC"],"itemData":{"id":5019,"type":"chapter","container-title":"Latin American Adjustment: How Much Has Happened?","event-place":"Washington, D.C.","publisher":"Institute for International Economics","publisher-place":"Washington, D.C.","title":"What Washington Means by Policy Reform","title-short":"What Washington Means by Policy Reform","URL":"http://www.iie.com/publications/papers/paper.cfm?researchid=486","author":[{"family":"Williamson","given":"John"}],"editor":[{"family":"Williamson","given":"John"}],"issued":{"date-parts":[["1990"]]},"citation-key":"williamsonWhatWashingtonMeans1990"}},{"id":185,"uris":["http://zotero.org/users/4081719/items/VC758ZH6"],"itemData":{"id":185,"type":"book","event-place":"Washington D.C.","publisher":"Institute for International Economics","publisher-place":"Washington D.C.","title":"After the Washington Consensus: Restarting Growth and Reform in Latin America","title-short":"After the Washington Consensus: Restarting Growth and Reform in Latin America","editor":[{"family":"Kuczynski","given":"Pedro-Pablo"},{"family":"Williamson","given":"John"}],"issued":{"date-parts":[["2003"]]},"citation-key":"kuczynskiWashingtonConsensusRestarting2003"}}],"schema":"https://github.com/citation-style-language/schema/raw/master/csl-citation.json"} </w:instrText>
      </w:r>
      <w:r w:rsidR="009F7396">
        <w:rPr>
          <w:rFonts w:ascii="Times New Roman" w:hAnsi="Times New Roman" w:cs="Times New Roman"/>
          <w:sz w:val="24"/>
          <w:szCs w:val="24"/>
        </w:rPr>
        <w:fldChar w:fldCharType="separate"/>
      </w:r>
      <w:r w:rsidR="009F7396" w:rsidRPr="009F7396">
        <w:rPr>
          <w:rFonts w:ascii="Times New Roman" w:hAnsi="Times New Roman" w:cs="Times New Roman"/>
          <w:sz w:val="24"/>
        </w:rPr>
        <w:t>(Williamson 1990; Kuczynski y Williamson 2003)</w:t>
      </w:r>
      <w:r w:rsidR="009F7396">
        <w:rPr>
          <w:rFonts w:ascii="Times New Roman" w:hAnsi="Times New Roman" w:cs="Times New Roman"/>
          <w:sz w:val="24"/>
          <w:szCs w:val="24"/>
        </w:rPr>
        <w:fldChar w:fldCharType="end"/>
      </w:r>
      <w:r w:rsidR="009F7396">
        <w:rPr>
          <w:rFonts w:ascii="Times New Roman" w:hAnsi="Times New Roman" w:cs="Times New Roman"/>
          <w:sz w:val="24"/>
          <w:szCs w:val="24"/>
        </w:rPr>
        <w:t xml:space="preserve">. </w:t>
      </w:r>
      <w:r w:rsidR="00A57C03" w:rsidRPr="009C2CC6">
        <w:rPr>
          <w:rFonts w:ascii="Times New Roman" w:hAnsi="Times New Roman" w:cs="Times New Roman"/>
          <w:sz w:val="24"/>
          <w:szCs w:val="24"/>
          <w:lang w:val="es-MX"/>
          <w:rPrChange w:id="836" w:author="51964" w:date="2025-01-12T19:20:00Z" w16du:dateUtc="2025-01-13T00:20:00Z">
            <w:rPr>
              <w:rFonts w:ascii="Calibri Light" w:hAnsi="Calibri Light" w:cs="Calibri Light"/>
              <w:sz w:val="24"/>
              <w:szCs w:val="24"/>
              <w:lang w:val="es-MX"/>
            </w:rPr>
          </w:rPrChange>
        </w:rPr>
        <w:t>En este contexto</w:t>
      </w:r>
      <w:r w:rsidR="00300ACD" w:rsidRPr="009C2CC6">
        <w:rPr>
          <w:rFonts w:ascii="Times New Roman" w:hAnsi="Times New Roman" w:cs="Times New Roman"/>
          <w:sz w:val="24"/>
          <w:szCs w:val="24"/>
          <w:lang w:val="es-MX"/>
          <w:rPrChange w:id="837" w:author="51964" w:date="2025-01-12T19:20:00Z" w16du:dateUtc="2025-01-13T00:20:00Z">
            <w:rPr>
              <w:rFonts w:ascii="Calibri Light" w:hAnsi="Calibri Light" w:cs="Calibri Light"/>
              <w:sz w:val="24"/>
              <w:szCs w:val="24"/>
              <w:lang w:val="es-MX"/>
            </w:rPr>
          </w:rPrChange>
        </w:rPr>
        <w:t xml:space="preserve"> se emp</w:t>
      </w:r>
      <w:r w:rsidR="00575C1F" w:rsidRPr="009C2CC6">
        <w:rPr>
          <w:rFonts w:ascii="Times New Roman" w:hAnsi="Times New Roman" w:cs="Times New Roman"/>
          <w:sz w:val="24"/>
          <w:szCs w:val="24"/>
          <w:lang w:val="es-MX"/>
          <w:rPrChange w:id="838" w:author="51964" w:date="2025-01-12T19:20:00Z" w16du:dateUtc="2025-01-13T00:20:00Z">
            <w:rPr>
              <w:rFonts w:ascii="Calibri Light" w:hAnsi="Calibri Light" w:cs="Calibri Light"/>
              <w:sz w:val="24"/>
              <w:szCs w:val="24"/>
              <w:lang w:val="es-MX"/>
            </w:rPr>
          </w:rPrChange>
        </w:rPr>
        <w:t>ezó</w:t>
      </w:r>
      <w:r w:rsidR="00300ACD" w:rsidRPr="009C2CC6">
        <w:rPr>
          <w:rFonts w:ascii="Times New Roman" w:hAnsi="Times New Roman" w:cs="Times New Roman"/>
          <w:sz w:val="24"/>
          <w:szCs w:val="24"/>
          <w:lang w:val="es-MX"/>
          <w:rPrChange w:id="839" w:author="51964" w:date="2025-01-12T19:20:00Z" w16du:dateUtc="2025-01-13T00:20:00Z">
            <w:rPr>
              <w:rFonts w:ascii="Calibri Light" w:hAnsi="Calibri Light" w:cs="Calibri Light"/>
              <w:sz w:val="24"/>
              <w:szCs w:val="24"/>
              <w:lang w:val="es-MX"/>
            </w:rPr>
          </w:rPrChange>
        </w:rPr>
        <w:t xml:space="preserve"> a incluir en el lenguaje </w:t>
      </w:r>
      <w:del w:id="840" w:author="51964" w:date="2025-01-14T05:34:00Z" w16du:dateUtc="2025-01-14T10:34:00Z">
        <w:r w:rsidR="00300ACD" w:rsidRPr="009C2CC6" w:rsidDel="0076733B">
          <w:rPr>
            <w:rFonts w:ascii="Times New Roman" w:hAnsi="Times New Roman" w:cs="Times New Roman"/>
            <w:sz w:val="24"/>
            <w:szCs w:val="24"/>
            <w:lang w:val="es-MX"/>
            <w:rPrChange w:id="841" w:author="51964" w:date="2025-01-12T19:20:00Z" w16du:dateUtc="2025-01-13T00:20:00Z">
              <w:rPr>
                <w:rFonts w:ascii="Calibri Light" w:hAnsi="Calibri Light" w:cs="Calibri Light"/>
                <w:sz w:val="24"/>
                <w:szCs w:val="24"/>
                <w:lang w:val="es-MX"/>
              </w:rPr>
            </w:rPrChange>
          </w:rPr>
          <w:delText xml:space="preserve">de la gestión pública </w:delText>
        </w:r>
      </w:del>
      <w:ins w:id="842" w:author="51964" w:date="2025-01-14T05:34:00Z" w16du:dateUtc="2025-01-14T10:34:00Z">
        <w:r w:rsidR="0076733B">
          <w:rPr>
            <w:rFonts w:ascii="Times New Roman" w:hAnsi="Times New Roman" w:cs="Times New Roman"/>
            <w:sz w:val="24"/>
            <w:szCs w:val="24"/>
            <w:lang w:val="es-MX"/>
          </w:rPr>
          <w:t>tecno-burocrático</w:t>
        </w:r>
      </w:ins>
      <w:ins w:id="843" w:author="51964" w:date="2025-01-14T05:38:00Z" w16du:dateUtc="2025-01-14T10:38:00Z">
        <w:r w:rsidR="0076733B">
          <w:rPr>
            <w:rFonts w:ascii="Times New Roman" w:hAnsi="Times New Roman" w:cs="Times New Roman"/>
            <w:sz w:val="24"/>
            <w:szCs w:val="24"/>
            <w:lang w:val="es-MX"/>
          </w:rPr>
          <w:t xml:space="preserve"> </w:t>
        </w:r>
        <w:r w:rsidR="0076733B" w:rsidRPr="00543016">
          <w:rPr>
            <w:rFonts w:ascii="Times New Roman" w:hAnsi="Times New Roman" w:cs="Times New Roman"/>
            <w:sz w:val="24"/>
            <w:szCs w:val="24"/>
            <w:lang w:val="es-MX"/>
          </w:rPr>
          <w:t>el concepto de ‘</w:t>
        </w:r>
        <w:r w:rsidR="0076733B">
          <w:rPr>
            <w:rFonts w:ascii="Times New Roman" w:hAnsi="Times New Roman" w:cs="Times New Roman"/>
            <w:sz w:val="24"/>
            <w:szCs w:val="24"/>
            <w:lang w:val="es-MX"/>
          </w:rPr>
          <w:t>gobernabilidad democrática</w:t>
        </w:r>
        <w:r w:rsidR="0076733B" w:rsidRPr="00543016">
          <w:rPr>
            <w:rFonts w:ascii="Times New Roman" w:hAnsi="Times New Roman" w:cs="Times New Roman"/>
            <w:sz w:val="24"/>
            <w:szCs w:val="24"/>
            <w:lang w:val="es-MX"/>
          </w:rPr>
          <w:t>’</w:t>
        </w:r>
        <w:r w:rsidR="0076733B">
          <w:rPr>
            <w:rFonts w:ascii="Times New Roman" w:hAnsi="Times New Roman" w:cs="Times New Roman"/>
            <w:sz w:val="24"/>
            <w:szCs w:val="24"/>
            <w:lang w:val="es-MX"/>
          </w:rPr>
          <w:t xml:space="preserve"> </w:t>
        </w:r>
        <w:r w:rsidR="0076733B">
          <w:rPr>
            <w:rFonts w:ascii="Times New Roman" w:hAnsi="Times New Roman" w:cs="Times New Roman"/>
            <w:sz w:val="24"/>
            <w:szCs w:val="24"/>
            <w:lang w:val="es-MX"/>
          </w:rPr>
          <w:fldChar w:fldCharType="begin"/>
        </w:r>
        <w:r w:rsidR="0076733B">
          <w:rPr>
            <w:rFonts w:ascii="Times New Roman" w:hAnsi="Times New Roman" w:cs="Times New Roman"/>
            <w:sz w:val="24"/>
            <w:szCs w:val="24"/>
            <w:lang w:val="es-MX"/>
          </w:rPr>
          <w:instrText xml:space="preserve"> ADDIN ZOTERO_ITEM CSL_CITATION {"citationID":"ycftdDzS","properties":{"formattedCitation":"(Tanaka 1998)","plainCitation":"(Tanaka 1998)","noteIndex":0},"citationItems":[{"id":10456,"uris":["http://zotero.org/users/4081719/items/JRVJGV7X"],"itemData":{"id":10456,"type":"book","collection-number":"9","collection-title":"Ideología y política","event-place":"Lima","ISBN":"978-9972-51-022-9","language":"spa","publisher":"Instituto de estudios peruanos","publisher-place":"Lima","source":"BnF ISBN","title":"Los espejismos de la democracia: el colapso del sistema de partidos en el Perú, 1980-1995, en perspectiva comparada","title-short":"Los espejismos de la democracia","author":[{"family":"Tanaka","given":"Martín"}],"issued":{"date-parts":[["1998"]]},"citation-key":"tanakaEspejismosDemocraciaColapso1998"}}],"schema":"https://github.com/citation-style-language/schema/raw/master/csl-citation.json"} </w:instrText>
        </w:r>
        <w:r w:rsidR="0076733B">
          <w:rPr>
            <w:rFonts w:ascii="Times New Roman" w:hAnsi="Times New Roman" w:cs="Times New Roman"/>
            <w:sz w:val="24"/>
            <w:szCs w:val="24"/>
            <w:lang w:val="es-MX"/>
          </w:rPr>
          <w:fldChar w:fldCharType="separate"/>
        </w:r>
        <w:r w:rsidR="0076733B" w:rsidRPr="009F7396">
          <w:rPr>
            <w:rFonts w:ascii="Times New Roman" w:hAnsi="Times New Roman" w:cs="Times New Roman"/>
            <w:sz w:val="24"/>
          </w:rPr>
          <w:t>(Tanaka 1998)</w:t>
        </w:r>
        <w:r w:rsidR="0076733B">
          <w:rPr>
            <w:rFonts w:ascii="Times New Roman" w:hAnsi="Times New Roman" w:cs="Times New Roman"/>
            <w:sz w:val="24"/>
            <w:szCs w:val="24"/>
            <w:lang w:val="es-MX"/>
          </w:rPr>
          <w:fldChar w:fldCharType="end"/>
        </w:r>
        <w:r w:rsidR="0076733B">
          <w:rPr>
            <w:rFonts w:ascii="Times New Roman" w:hAnsi="Times New Roman" w:cs="Times New Roman"/>
            <w:sz w:val="24"/>
            <w:szCs w:val="24"/>
            <w:lang w:val="es-MX"/>
          </w:rPr>
          <w:t xml:space="preserve">, para traducir </w:t>
        </w:r>
      </w:ins>
      <w:ins w:id="844" w:author="51964" w:date="2025-01-14T05:34:00Z" w16du:dateUtc="2025-01-14T10:34:00Z">
        <w:r w:rsidR="0076733B">
          <w:rPr>
            <w:rFonts w:ascii="Times New Roman" w:hAnsi="Times New Roman" w:cs="Times New Roman"/>
            <w:sz w:val="24"/>
            <w:szCs w:val="24"/>
            <w:lang w:val="es-MX"/>
          </w:rPr>
          <w:t xml:space="preserve">el cambio </w:t>
        </w:r>
      </w:ins>
      <w:ins w:id="845" w:author="51964" w:date="2025-01-14T05:39:00Z" w16du:dateUtc="2025-01-14T10:39:00Z">
        <w:r w:rsidR="0076733B">
          <w:rPr>
            <w:rFonts w:ascii="Times New Roman" w:hAnsi="Times New Roman" w:cs="Times New Roman"/>
            <w:sz w:val="24"/>
            <w:szCs w:val="24"/>
            <w:lang w:val="es-MX"/>
          </w:rPr>
          <w:t xml:space="preserve">estructural </w:t>
        </w:r>
      </w:ins>
      <w:ins w:id="846" w:author="51964" w:date="2025-01-14T05:34:00Z" w16du:dateUtc="2025-01-14T10:34:00Z">
        <w:r w:rsidR="0076733B">
          <w:rPr>
            <w:rFonts w:ascii="Times New Roman" w:hAnsi="Times New Roman" w:cs="Times New Roman"/>
            <w:sz w:val="24"/>
            <w:szCs w:val="24"/>
            <w:lang w:val="es-MX"/>
          </w:rPr>
          <w:t>alineado con el co</w:t>
        </w:r>
      </w:ins>
      <w:ins w:id="847" w:author="51964" w:date="2025-01-14T05:35:00Z" w16du:dateUtc="2025-01-14T10:35:00Z">
        <w:r w:rsidR="0076733B">
          <w:rPr>
            <w:rFonts w:ascii="Times New Roman" w:hAnsi="Times New Roman" w:cs="Times New Roman"/>
            <w:sz w:val="24"/>
            <w:szCs w:val="24"/>
            <w:lang w:val="es-MX"/>
          </w:rPr>
          <w:t xml:space="preserve">rto romance </w:t>
        </w:r>
      </w:ins>
      <w:ins w:id="848" w:author="51964" w:date="2025-01-14T05:39:00Z" w16du:dateUtc="2025-01-14T10:39:00Z">
        <w:r w:rsidR="0076733B">
          <w:rPr>
            <w:rFonts w:ascii="Times New Roman" w:hAnsi="Times New Roman" w:cs="Times New Roman"/>
            <w:sz w:val="24"/>
            <w:szCs w:val="24"/>
            <w:lang w:val="es-MX"/>
          </w:rPr>
          <w:t xml:space="preserve">institucional </w:t>
        </w:r>
      </w:ins>
      <w:ins w:id="849" w:author="51964" w:date="2025-01-14T05:35:00Z" w16du:dateUtc="2025-01-14T10:35:00Z">
        <w:r w:rsidR="0076733B">
          <w:rPr>
            <w:rFonts w:ascii="Times New Roman" w:hAnsi="Times New Roman" w:cs="Times New Roman"/>
            <w:sz w:val="24"/>
            <w:szCs w:val="24"/>
            <w:lang w:val="es-MX"/>
          </w:rPr>
          <w:t>entre</w:t>
        </w:r>
      </w:ins>
      <w:ins w:id="850" w:author="51964" w:date="2025-01-14T05:41:00Z" w16du:dateUtc="2025-01-14T10:41:00Z">
        <w:r w:rsidR="0076733B">
          <w:rPr>
            <w:rFonts w:ascii="Times New Roman" w:hAnsi="Times New Roman" w:cs="Times New Roman"/>
            <w:sz w:val="24"/>
            <w:szCs w:val="24"/>
            <w:lang w:val="es-MX"/>
          </w:rPr>
          <w:t xml:space="preserve"> el régimen formalmente competitivo del</w:t>
        </w:r>
      </w:ins>
      <w:ins w:id="851" w:author="51964" w:date="2025-01-14T05:35:00Z" w16du:dateUtc="2025-01-14T10:35:00Z">
        <w:r w:rsidR="0076733B">
          <w:rPr>
            <w:rFonts w:ascii="Times New Roman" w:hAnsi="Times New Roman" w:cs="Times New Roman"/>
            <w:sz w:val="24"/>
            <w:szCs w:val="24"/>
            <w:lang w:val="es-MX"/>
          </w:rPr>
          <w:t xml:space="preserve"> autoritarismo y </w:t>
        </w:r>
      </w:ins>
      <w:ins w:id="852" w:author="51964" w:date="2025-01-14T05:36:00Z" w16du:dateUtc="2025-01-14T10:36:00Z">
        <w:r w:rsidR="0076733B">
          <w:rPr>
            <w:rFonts w:ascii="Times New Roman" w:hAnsi="Times New Roman" w:cs="Times New Roman"/>
            <w:sz w:val="24"/>
            <w:szCs w:val="24"/>
            <w:lang w:val="es-MX"/>
          </w:rPr>
          <w:t>la completa sumisión a la política económica rec</w:t>
        </w:r>
      </w:ins>
      <w:ins w:id="853" w:author="51964" w:date="2025-01-14T05:37:00Z" w16du:dateUtc="2025-01-14T10:37:00Z">
        <w:r w:rsidR="0076733B">
          <w:rPr>
            <w:rFonts w:ascii="Times New Roman" w:hAnsi="Times New Roman" w:cs="Times New Roman"/>
            <w:sz w:val="24"/>
            <w:szCs w:val="24"/>
            <w:lang w:val="es-MX"/>
          </w:rPr>
          <w:t>etada por Washington</w:t>
        </w:r>
      </w:ins>
      <w:ins w:id="854" w:author="51964" w:date="2025-01-14T05:42:00Z" w16du:dateUtc="2025-01-14T10:42:00Z">
        <w:r w:rsidR="0076733B">
          <w:rPr>
            <w:rFonts w:ascii="Times New Roman" w:hAnsi="Times New Roman" w:cs="Times New Roman"/>
            <w:sz w:val="24"/>
            <w:szCs w:val="24"/>
            <w:lang w:val="es-MX"/>
          </w:rPr>
          <w:t xml:space="preserve"> con la finalidad de consolidar en ese lapso </w:t>
        </w:r>
      </w:ins>
      <w:ins w:id="855" w:author="51964" w:date="2025-01-14T05:43:00Z" w16du:dateUtc="2025-01-14T10:43:00Z">
        <w:r w:rsidR="0076733B">
          <w:rPr>
            <w:rFonts w:ascii="Times New Roman" w:hAnsi="Times New Roman" w:cs="Times New Roman"/>
            <w:sz w:val="24"/>
            <w:szCs w:val="24"/>
            <w:lang w:val="es-MX"/>
          </w:rPr>
          <w:t>el proceso de centralización de la producción de la industri</w:t>
        </w:r>
      </w:ins>
      <w:ins w:id="856" w:author="51964" w:date="2025-01-14T05:44:00Z" w16du:dateUtc="2025-01-14T10:44:00Z">
        <w:r w:rsidR="0076733B">
          <w:rPr>
            <w:rFonts w:ascii="Times New Roman" w:hAnsi="Times New Roman" w:cs="Times New Roman"/>
            <w:sz w:val="24"/>
            <w:szCs w:val="24"/>
            <w:lang w:val="es-MX"/>
          </w:rPr>
          <w:t>al miner</w:t>
        </w:r>
      </w:ins>
      <w:ins w:id="857" w:author="51964" w:date="2025-01-14T05:45:00Z" w16du:dateUtc="2025-01-14T10:45:00Z">
        <w:r w:rsidR="0076733B">
          <w:rPr>
            <w:rFonts w:ascii="Times New Roman" w:hAnsi="Times New Roman" w:cs="Times New Roman"/>
            <w:sz w:val="24"/>
            <w:szCs w:val="24"/>
            <w:lang w:val="es-MX"/>
          </w:rPr>
          <w:t xml:space="preserve">a, </w:t>
        </w:r>
      </w:ins>
      <w:ins w:id="858" w:author="51964" w:date="2025-01-14T05:44:00Z" w16du:dateUtc="2025-01-14T10:44:00Z">
        <w:r w:rsidR="0076733B">
          <w:rPr>
            <w:rFonts w:ascii="Times New Roman" w:hAnsi="Times New Roman" w:cs="Times New Roman"/>
            <w:sz w:val="24"/>
            <w:szCs w:val="24"/>
            <w:lang w:val="es-MX"/>
          </w:rPr>
          <w:t xml:space="preserve">como la rama que mayores </w:t>
        </w:r>
      </w:ins>
      <w:ins w:id="859" w:author="51964" w:date="2025-01-14T05:46:00Z" w16du:dateUtc="2025-01-14T10:46:00Z">
        <w:r w:rsidR="000153C4">
          <w:rPr>
            <w:rFonts w:ascii="Times New Roman" w:hAnsi="Times New Roman" w:cs="Times New Roman"/>
            <w:sz w:val="24"/>
            <w:szCs w:val="24"/>
            <w:lang w:val="es-MX"/>
          </w:rPr>
          <w:t>ganancias</w:t>
        </w:r>
      </w:ins>
      <w:ins w:id="860" w:author="51964" w:date="2025-01-14T05:45:00Z" w16du:dateUtc="2025-01-14T10:45:00Z">
        <w:r w:rsidR="0076733B">
          <w:rPr>
            <w:rFonts w:ascii="Times New Roman" w:hAnsi="Times New Roman" w:cs="Times New Roman"/>
            <w:sz w:val="24"/>
            <w:szCs w:val="24"/>
            <w:lang w:val="es-MX"/>
          </w:rPr>
          <w:t xml:space="preserve"> </w:t>
        </w:r>
        <w:r w:rsidR="000153C4">
          <w:rPr>
            <w:rFonts w:ascii="Times New Roman" w:hAnsi="Times New Roman" w:cs="Times New Roman"/>
            <w:sz w:val="24"/>
            <w:szCs w:val="24"/>
            <w:lang w:val="es-MX"/>
          </w:rPr>
          <w:t>retorna</w:t>
        </w:r>
      </w:ins>
      <w:ins w:id="861" w:author="51964" w:date="2025-01-14T05:47:00Z" w16du:dateUtc="2025-01-14T10:47:00Z">
        <w:r w:rsidR="000153C4">
          <w:rPr>
            <w:rFonts w:ascii="Times New Roman" w:hAnsi="Times New Roman" w:cs="Times New Roman"/>
            <w:sz w:val="24"/>
            <w:szCs w:val="24"/>
            <w:lang w:val="es-MX"/>
          </w:rPr>
          <w:t>.</w:t>
        </w:r>
      </w:ins>
      <w:ins w:id="862" w:author="51964" w:date="2025-01-14T09:45:00Z" w16du:dateUtc="2025-01-14T14:45:00Z">
        <w:r w:rsidR="003F07AE">
          <w:rPr>
            <w:rFonts w:ascii="Times New Roman" w:hAnsi="Times New Roman" w:cs="Times New Roman"/>
            <w:sz w:val="24"/>
            <w:szCs w:val="24"/>
          </w:rPr>
          <w:t xml:space="preserve"> </w:t>
        </w:r>
      </w:ins>
      <w:ins w:id="863" w:author="51964" w:date="2025-01-14T05:58:00Z" w16du:dateUtc="2025-01-14T10:58:00Z">
        <w:r w:rsidR="00563319">
          <w:rPr>
            <w:rFonts w:ascii="Times New Roman" w:hAnsi="Times New Roman" w:cs="Times New Roman"/>
            <w:sz w:val="24"/>
            <w:szCs w:val="24"/>
            <w:lang w:val="es-MX"/>
          </w:rPr>
          <w:t>Con el avance</w:t>
        </w:r>
      </w:ins>
      <w:ins w:id="864" w:author="51964" w:date="2025-01-14T05:47:00Z" w16du:dateUtc="2025-01-14T10:47:00Z">
        <w:r w:rsidR="000153C4">
          <w:rPr>
            <w:rFonts w:ascii="Times New Roman" w:hAnsi="Times New Roman" w:cs="Times New Roman"/>
            <w:sz w:val="24"/>
            <w:szCs w:val="24"/>
            <w:lang w:val="es-MX"/>
          </w:rPr>
          <w:t xml:space="preserve"> </w:t>
        </w:r>
      </w:ins>
      <w:ins w:id="865" w:author="51964" w:date="2025-01-14T05:58:00Z" w16du:dateUtc="2025-01-14T10:58:00Z">
        <w:r w:rsidR="00563319">
          <w:rPr>
            <w:rFonts w:ascii="Times New Roman" w:hAnsi="Times New Roman" w:cs="Times New Roman"/>
            <w:sz w:val="24"/>
            <w:szCs w:val="24"/>
            <w:lang w:val="es-MX"/>
          </w:rPr>
          <w:t>d</w:t>
        </w:r>
      </w:ins>
      <w:ins w:id="866" w:author="51964" w:date="2025-01-14T05:47:00Z" w16du:dateUtc="2025-01-14T10:47:00Z">
        <w:r w:rsidR="000153C4">
          <w:rPr>
            <w:rFonts w:ascii="Times New Roman" w:hAnsi="Times New Roman" w:cs="Times New Roman"/>
            <w:sz w:val="24"/>
            <w:szCs w:val="24"/>
            <w:lang w:val="es-MX"/>
          </w:rPr>
          <w:t xml:space="preserve">el cambio institucional </w:t>
        </w:r>
      </w:ins>
      <w:ins w:id="867" w:author="51964" w:date="2025-01-14T05:50:00Z" w16du:dateUtc="2025-01-14T10:50:00Z">
        <w:r w:rsidR="009A2ED3">
          <w:rPr>
            <w:rFonts w:ascii="Times New Roman" w:hAnsi="Times New Roman" w:cs="Times New Roman"/>
            <w:sz w:val="24"/>
            <w:szCs w:val="24"/>
            <w:lang w:val="es-MX"/>
          </w:rPr>
          <w:t>por</w:t>
        </w:r>
      </w:ins>
      <w:ins w:id="868" w:author="51964" w:date="2025-01-14T05:47:00Z" w16du:dateUtc="2025-01-14T10:47:00Z">
        <w:r w:rsidR="000153C4">
          <w:rPr>
            <w:rFonts w:ascii="Times New Roman" w:hAnsi="Times New Roman" w:cs="Times New Roman"/>
            <w:sz w:val="24"/>
            <w:szCs w:val="24"/>
            <w:lang w:val="es-MX"/>
          </w:rPr>
          <w:t xml:space="preserve"> el cual se </w:t>
        </w:r>
      </w:ins>
      <w:ins w:id="869" w:author="51964" w:date="2025-01-14T05:56:00Z" w16du:dateUtc="2025-01-14T10:56:00Z">
        <w:r w:rsidR="00563319">
          <w:rPr>
            <w:rFonts w:ascii="Times New Roman" w:hAnsi="Times New Roman" w:cs="Times New Roman"/>
            <w:sz w:val="24"/>
            <w:szCs w:val="24"/>
            <w:lang w:val="es-MX"/>
          </w:rPr>
          <w:t>configura</w:t>
        </w:r>
      </w:ins>
      <w:ins w:id="870" w:author="51964" w:date="2025-01-14T05:50:00Z" w16du:dateUtc="2025-01-14T10:50:00Z">
        <w:r w:rsidR="009A2ED3">
          <w:rPr>
            <w:rFonts w:ascii="Times New Roman" w:hAnsi="Times New Roman" w:cs="Times New Roman"/>
            <w:sz w:val="24"/>
            <w:szCs w:val="24"/>
            <w:lang w:val="es-MX"/>
          </w:rPr>
          <w:t xml:space="preserve"> </w:t>
        </w:r>
      </w:ins>
      <w:ins w:id="871" w:author="51964" w:date="2025-01-14T05:48:00Z" w16du:dateUtc="2025-01-14T10:48:00Z">
        <w:r w:rsidR="009A2ED3">
          <w:rPr>
            <w:rFonts w:ascii="Times New Roman" w:hAnsi="Times New Roman" w:cs="Times New Roman"/>
            <w:sz w:val="24"/>
            <w:szCs w:val="24"/>
            <w:lang w:val="es-MX"/>
          </w:rPr>
          <w:t xml:space="preserve">la estructura institucional </w:t>
        </w:r>
      </w:ins>
      <w:ins w:id="872" w:author="51964" w:date="2025-01-14T05:49:00Z" w16du:dateUtc="2025-01-14T10:49:00Z">
        <w:r w:rsidR="009A2ED3">
          <w:rPr>
            <w:rFonts w:ascii="Times New Roman" w:hAnsi="Times New Roman" w:cs="Times New Roman"/>
            <w:sz w:val="24"/>
            <w:szCs w:val="24"/>
            <w:lang w:val="es-MX"/>
          </w:rPr>
          <w:t>del neoliberalismo</w:t>
        </w:r>
      </w:ins>
      <w:ins w:id="873" w:author="51964" w:date="2025-01-14T05:59:00Z" w16du:dateUtc="2025-01-14T10:59:00Z">
        <w:r w:rsidR="00563319">
          <w:rPr>
            <w:rFonts w:ascii="Times New Roman" w:hAnsi="Times New Roman" w:cs="Times New Roman"/>
            <w:sz w:val="24"/>
            <w:szCs w:val="24"/>
            <w:lang w:val="es-MX"/>
          </w:rPr>
          <w:t>-</w:t>
        </w:r>
      </w:ins>
      <w:ins w:id="874" w:author="51964" w:date="2025-01-14T05:57:00Z" w16du:dateUtc="2025-01-14T10:57:00Z">
        <w:r w:rsidR="00563319">
          <w:rPr>
            <w:rFonts w:ascii="Times New Roman" w:hAnsi="Times New Roman" w:cs="Times New Roman"/>
            <w:sz w:val="24"/>
            <w:szCs w:val="24"/>
            <w:lang w:val="es-MX"/>
          </w:rPr>
          <w:t>autoritario-competitivo</w:t>
        </w:r>
      </w:ins>
      <w:ins w:id="875" w:author="51964" w:date="2025-01-14T05:50:00Z" w16du:dateUtc="2025-01-14T10:50:00Z">
        <w:r w:rsidR="009A2ED3">
          <w:rPr>
            <w:rFonts w:ascii="Times New Roman" w:hAnsi="Times New Roman" w:cs="Times New Roman"/>
            <w:sz w:val="24"/>
            <w:szCs w:val="24"/>
            <w:lang w:val="es-MX"/>
          </w:rPr>
          <w:t>,</w:t>
        </w:r>
      </w:ins>
      <w:ins w:id="876" w:author="51964" w:date="2025-01-14T05:57:00Z" w16du:dateUtc="2025-01-14T10:57:00Z">
        <w:r w:rsidR="00563319">
          <w:rPr>
            <w:rFonts w:ascii="Times New Roman" w:hAnsi="Times New Roman" w:cs="Times New Roman"/>
            <w:sz w:val="24"/>
            <w:szCs w:val="24"/>
            <w:lang w:val="es-MX"/>
          </w:rPr>
          <w:t xml:space="preserve"> </w:t>
        </w:r>
      </w:ins>
      <w:ins w:id="877" w:author="51964" w:date="2025-01-14T05:50:00Z" w16du:dateUtc="2025-01-14T10:50:00Z">
        <w:r w:rsidR="009A2ED3">
          <w:rPr>
            <w:rFonts w:ascii="Times New Roman" w:hAnsi="Times New Roman" w:cs="Times New Roman"/>
            <w:sz w:val="24"/>
            <w:szCs w:val="24"/>
            <w:lang w:val="es-MX"/>
          </w:rPr>
          <w:t>el fluj</w:t>
        </w:r>
      </w:ins>
      <w:ins w:id="878" w:author="51964" w:date="2025-01-14T05:51:00Z" w16du:dateUtc="2025-01-14T10:51:00Z">
        <w:r w:rsidR="009A2ED3">
          <w:rPr>
            <w:rFonts w:ascii="Times New Roman" w:hAnsi="Times New Roman" w:cs="Times New Roman"/>
            <w:sz w:val="24"/>
            <w:szCs w:val="24"/>
            <w:lang w:val="es-MX"/>
          </w:rPr>
          <w:t xml:space="preserve">o de la inversión extranjera directa </w:t>
        </w:r>
      </w:ins>
      <w:ins w:id="879" w:author="51964" w:date="2025-01-14T05:58:00Z" w16du:dateUtc="2025-01-14T10:58:00Z">
        <w:r w:rsidR="00563319">
          <w:rPr>
            <w:rFonts w:ascii="Times New Roman" w:hAnsi="Times New Roman" w:cs="Times New Roman"/>
            <w:sz w:val="24"/>
            <w:szCs w:val="24"/>
            <w:lang w:val="es-MX"/>
          </w:rPr>
          <w:t xml:space="preserve">estadounidense extiende </w:t>
        </w:r>
      </w:ins>
      <w:ins w:id="880" w:author="51964" w:date="2025-01-14T05:59:00Z" w16du:dateUtc="2025-01-14T10:59:00Z">
        <w:r w:rsidR="00563319">
          <w:rPr>
            <w:rFonts w:ascii="Times New Roman" w:hAnsi="Times New Roman" w:cs="Times New Roman"/>
            <w:sz w:val="24"/>
            <w:szCs w:val="24"/>
            <w:lang w:val="es-MX"/>
          </w:rPr>
          <w:t xml:space="preserve">su </w:t>
        </w:r>
      </w:ins>
      <w:ins w:id="881" w:author="51964" w:date="2025-01-14T05:58:00Z" w16du:dateUtc="2025-01-14T10:58:00Z">
        <w:r w:rsidR="00563319">
          <w:rPr>
            <w:rFonts w:ascii="Times New Roman" w:hAnsi="Times New Roman" w:cs="Times New Roman"/>
            <w:sz w:val="24"/>
            <w:szCs w:val="24"/>
            <w:lang w:val="es-MX"/>
          </w:rPr>
          <w:t xml:space="preserve">control monopólico </w:t>
        </w:r>
      </w:ins>
      <w:ins w:id="882" w:author="51964" w:date="2025-01-14T05:51:00Z" w16du:dateUtc="2025-01-14T10:51:00Z">
        <w:r w:rsidR="009A2ED3">
          <w:rPr>
            <w:rFonts w:ascii="Times New Roman" w:hAnsi="Times New Roman" w:cs="Times New Roman"/>
            <w:sz w:val="24"/>
            <w:szCs w:val="24"/>
            <w:lang w:val="es-MX"/>
          </w:rPr>
          <w:t>sobre los sectores estratégico</w:t>
        </w:r>
      </w:ins>
      <w:ins w:id="883" w:author="51964" w:date="2025-01-14T05:58:00Z" w16du:dateUtc="2025-01-14T10:58:00Z">
        <w:r w:rsidR="00563319">
          <w:rPr>
            <w:rFonts w:ascii="Times New Roman" w:hAnsi="Times New Roman" w:cs="Times New Roman"/>
            <w:sz w:val="24"/>
            <w:szCs w:val="24"/>
            <w:lang w:val="es-MX"/>
          </w:rPr>
          <w:t>s</w:t>
        </w:r>
      </w:ins>
      <w:ins w:id="884" w:author="51964" w:date="2025-01-14T05:59:00Z" w16du:dateUtc="2025-01-14T10:59:00Z">
        <w:r w:rsidR="00563319">
          <w:rPr>
            <w:rFonts w:ascii="Times New Roman" w:hAnsi="Times New Roman" w:cs="Times New Roman"/>
            <w:sz w:val="24"/>
            <w:szCs w:val="24"/>
            <w:lang w:val="es-MX"/>
          </w:rPr>
          <w:t xml:space="preserve"> </w:t>
        </w:r>
      </w:ins>
      <w:ins w:id="885" w:author="51964" w:date="2025-01-14T06:00:00Z" w16du:dateUtc="2025-01-14T11:00:00Z">
        <w:r w:rsidR="00563319">
          <w:rPr>
            <w:rFonts w:ascii="Times New Roman" w:hAnsi="Times New Roman" w:cs="Times New Roman"/>
            <w:sz w:val="24"/>
            <w:szCs w:val="24"/>
            <w:lang w:val="es-MX"/>
          </w:rPr>
          <w:t>de mayor retorno.</w:t>
        </w:r>
      </w:ins>
    </w:p>
    <w:p w14:paraId="6CFAC528" w14:textId="77777777" w:rsidR="000153C4" w:rsidRDefault="000153C4" w:rsidP="00A62ADA">
      <w:pPr>
        <w:spacing w:after="0" w:line="360" w:lineRule="auto"/>
        <w:jc w:val="both"/>
        <w:rPr>
          <w:ins w:id="886" w:author="51964" w:date="2025-01-14T05:46:00Z" w16du:dateUtc="2025-01-14T10:46:00Z"/>
          <w:rFonts w:ascii="Times New Roman" w:hAnsi="Times New Roman" w:cs="Times New Roman"/>
          <w:sz w:val="24"/>
          <w:szCs w:val="24"/>
          <w:lang w:val="es-MX"/>
        </w:rPr>
      </w:pPr>
    </w:p>
    <w:p w14:paraId="589D6B66" w14:textId="002506EE" w:rsidR="003F07AE" w:rsidRDefault="003F07AE" w:rsidP="003F07AE">
      <w:pPr>
        <w:pStyle w:val="Heading2"/>
        <w:rPr>
          <w:ins w:id="887" w:author="51964" w:date="2025-01-14T09:45:00Z" w16du:dateUtc="2025-01-14T14:45:00Z"/>
        </w:rPr>
        <w:pPrChange w:id="888" w:author="51964" w:date="2025-01-14T09:47:00Z" w16du:dateUtc="2025-01-14T14:47:00Z">
          <w:pPr>
            <w:spacing w:after="0" w:line="360" w:lineRule="auto"/>
            <w:jc w:val="both"/>
          </w:pPr>
        </w:pPrChange>
      </w:pPr>
      <w:ins w:id="889" w:author="51964" w:date="2025-01-14T09:46:00Z" w16du:dateUtc="2025-01-14T14:46:00Z">
        <w:r>
          <w:t>Marco analítico</w:t>
        </w:r>
      </w:ins>
      <w:ins w:id="890" w:author="51964" w:date="2025-01-14T09:47:00Z" w16du:dateUtc="2025-01-14T14:47:00Z">
        <w:r>
          <w:t xml:space="preserve"> y revisión del estado de la cuestión</w:t>
        </w:r>
      </w:ins>
    </w:p>
    <w:p w14:paraId="4A4F1740" w14:textId="2FCFF958" w:rsidR="008242A8" w:rsidRPr="009C2CC6" w:rsidRDefault="00300ACD" w:rsidP="00A62ADA">
      <w:pPr>
        <w:spacing w:after="0" w:line="360" w:lineRule="auto"/>
        <w:jc w:val="both"/>
        <w:rPr>
          <w:rFonts w:ascii="Times New Roman" w:hAnsi="Times New Roman" w:cs="Times New Roman"/>
          <w:sz w:val="24"/>
          <w:szCs w:val="24"/>
          <w:lang w:val="es-MX"/>
          <w:rPrChange w:id="891" w:author="51964" w:date="2025-01-12T19:20:00Z" w16du:dateUtc="2025-01-13T00:20:00Z">
            <w:rPr>
              <w:rFonts w:ascii="Calibri Light" w:hAnsi="Calibri Light" w:cs="Calibri Light"/>
              <w:sz w:val="24"/>
              <w:szCs w:val="24"/>
              <w:lang w:val="es-MX"/>
            </w:rPr>
          </w:rPrChange>
        </w:rPr>
      </w:pPr>
      <w:del w:id="892" w:author="51964" w:date="2025-01-14T05:37:00Z" w16du:dateUtc="2025-01-14T10:37:00Z">
        <w:r w:rsidRPr="009C2CC6" w:rsidDel="0076733B">
          <w:rPr>
            <w:rFonts w:ascii="Times New Roman" w:hAnsi="Times New Roman" w:cs="Times New Roman"/>
            <w:sz w:val="24"/>
            <w:szCs w:val="24"/>
            <w:lang w:val="es-MX"/>
            <w:rPrChange w:id="893" w:author="51964" w:date="2025-01-12T19:20:00Z" w16du:dateUtc="2025-01-13T00:20:00Z">
              <w:rPr>
                <w:rFonts w:ascii="Calibri Light" w:hAnsi="Calibri Light" w:cs="Calibri Light"/>
                <w:sz w:val="24"/>
                <w:szCs w:val="24"/>
                <w:lang w:val="es-MX"/>
              </w:rPr>
            </w:rPrChange>
          </w:rPr>
          <w:delText xml:space="preserve">el concepto de </w:delText>
        </w:r>
        <w:r w:rsidR="00A57C03" w:rsidRPr="009C2CC6" w:rsidDel="0076733B">
          <w:rPr>
            <w:rFonts w:ascii="Times New Roman" w:hAnsi="Times New Roman" w:cs="Times New Roman"/>
            <w:sz w:val="24"/>
            <w:szCs w:val="24"/>
            <w:lang w:val="es-MX"/>
            <w:rPrChange w:id="894" w:author="51964" w:date="2025-01-12T19:20:00Z" w16du:dateUtc="2025-01-13T00:20:00Z">
              <w:rPr>
                <w:rFonts w:ascii="Calibri Light" w:hAnsi="Calibri Light" w:cs="Calibri Light"/>
                <w:sz w:val="24"/>
                <w:szCs w:val="24"/>
                <w:lang w:val="es-MX"/>
              </w:rPr>
            </w:rPrChange>
          </w:rPr>
          <w:delText>‘</w:delText>
        </w:r>
      </w:del>
      <w:del w:id="895" w:author="51964" w:date="2025-01-14T05:33:00Z" w16du:dateUtc="2025-01-14T10:33:00Z">
        <w:r w:rsidRPr="009C2CC6" w:rsidDel="009F7396">
          <w:rPr>
            <w:rFonts w:ascii="Times New Roman" w:hAnsi="Times New Roman" w:cs="Times New Roman"/>
            <w:sz w:val="24"/>
            <w:szCs w:val="24"/>
            <w:lang w:val="es-MX"/>
            <w:rPrChange w:id="896" w:author="51964" w:date="2025-01-12T19:20:00Z" w16du:dateUtc="2025-01-13T00:20:00Z">
              <w:rPr>
                <w:rFonts w:ascii="Calibri Light" w:hAnsi="Calibri Light" w:cs="Calibri Light"/>
                <w:sz w:val="24"/>
                <w:szCs w:val="24"/>
                <w:lang w:val="es-MX"/>
              </w:rPr>
            </w:rPrChange>
          </w:rPr>
          <w:delText>gobernanza</w:delText>
        </w:r>
        <w:r w:rsidR="00575C1F" w:rsidRPr="009C2CC6" w:rsidDel="009F7396">
          <w:rPr>
            <w:rFonts w:ascii="Times New Roman" w:hAnsi="Times New Roman" w:cs="Times New Roman"/>
            <w:sz w:val="24"/>
            <w:szCs w:val="24"/>
            <w:lang w:val="es-MX"/>
            <w:rPrChange w:id="897" w:author="51964" w:date="2025-01-12T19:20:00Z" w16du:dateUtc="2025-01-13T00:20:00Z">
              <w:rPr>
                <w:rFonts w:ascii="Calibri Light" w:hAnsi="Calibri Light" w:cs="Calibri Light"/>
                <w:sz w:val="24"/>
                <w:szCs w:val="24"/>
                <w:lang w:val="es-MX"/>
              </w:rPr>
            </w:rPrChange>
          </w:rPr>
          <w:delText xml:space="preserve"> democrática</w:delText>
        </w:r>
      </w:del>
      <w:del w:id="898" w:author="51964" w:date="2025-01-14T05:37:00Z" w16du:dateUtc="2025-01-14T10:37:00Z">
        <w:r w:rsidR="00A57C03" w:rsidRPr="009C2CC6" w:rsidDel="0076733B">
          <w:rPr>
            <w:rFonts w:ascii="Times New Roman" w:hAnsi="Times New Roman" w:cs="Times New Roman"/>
            <w:sz w:val="24"/>
            <w:szCs w:val="24"/>
            <w:lang w:val="es-MX"/>
            <w:rPrChange w:id="899" w:author="51964" w:date="2025-01-12T19:20:00Z" w16du:dateUtc="2025-01-13T00:20:00Z">
              <w:rPr>
                <w:rFonts w:ascii="Calibri Light" w:hAnsi="Calibri Light" w:cs="Calibri Light"/>
                <w:sz w:val="24"/>
                <w:szCs w:val="24"/>
                <w:lang w:val="es-MX"/>
              </w:rPr>
            </w:rPrChange>
          </w:rPr>
          <w:delText>’</w:delText>
        </w:r>
        <w:r w:rsidR="009F7396" w:rsidDel="0076733B">
          <w:rPr>
            <w:rFonts w:ascii="Times New Roman" w:hAnsi="Times New Roman" w:cs="Times New Roman"/>
            <w:sz w:val="24"/>
            <w:szCs w:val="24"/>
            <w:lang w:val="es-MX"/>
          </w:rPr>
          <w:delText xml:space="preserve"> </w:delText>
        </w:r>
        <w:r w:rsidR="009F7396" w:rsidDel="0076733B">
          <w:rPr>
            <w:rFonts w:ascii="Times New Roman" w:hAnsi="Times New Roman" w:cs="Times New Roman"/>
            <w:sz w:val="24"/>
            <w:szCs w:val="24"/>
            <w:lang w:val="es-MX"/>
          </w:rPr>
          <w:fldChar w:fldCharType="begin"/>
        </w:r>
        <w:r w:rsidR="009F7396" w:rsidDel="0076733B">
          <w:rPr>
            <w:rFonts w:ascii="Times New Roman" w:hAnsi="Times New Roman" w:cs="Times New Roman"/>
            <w:sz w:val="24"/>
            <w:szCs w:val="24"/>
            <w:lang w:val="es-MX"/>
          </w:rPr>
          <w:delInstrText xml:space="preserve"> ADDIN ZOTERO_ITEM CSL_CITATION {"citationID":"ycftdDzS","properties":{"formattedCitation":"(Tanaka 1998)","plainCitation":"(Tanaka 1998)","noteIndex":0},"citationItems":[{"id":10456,"uris":["http://zotero.org/users/4081719/items/JRVJGV7X"],"itemData":{"id":10456,"type":"book","collection-number":"9","collection-title":"Ideología y política","event-place":"Lima","ISBN":"978-9972-51-022-9","language":"spa","publisher":"Instituto de estudios peruanos","publisher-place":"Lima","source":"BnF ISBN","title":"Los espejismos de la democracia: el colapso del sistema de partidos en el Perú, 1980-1995, en perspectiva comparada","title-short":"Los espejismos de la democracia","author":[{"family":"Tanaka","given":"Martín"}],"issued":{"date-parts":[["1998"]]},"citation-key":"tanakaEspejismosDemocraciaColapso1998"}}],"schema":"https://github.com/citation-style-language/schema/raw/master/csl-citation.json"} </w:delInstrText>
        </w:r>
        <w:r w:rsidR="009F7396" w:rsidDel="0076733B">
          <w:rPr>
            <w:rFonts w:ascii="Times New Roman" w:hAnsi="Times New Roman" w:cs="Times New Roman"/>
            <w:sz w:val="24"/>
            <w:szCs w:val="24"/>
            <w:lang w:val="es-MX"/>
          </w:rPr>
          <w:fldChar w:fldCharType="separate"/>
        </w:r>
        <w:r w:rsidR="009F7396" w:rsidRPr="009F7396" w:rsidDel="0076733B">
          <w:rPr>
            <w:rFonts w:ascii="Times New Roman" w:hAnsi="Times New Roman" w:cs="Times New Roman"/>
            <w:sz w:val="24"/>
          </w:rPr>
          <w:delText>(Tanaka 1998)</w:delText>
        </w:r>
        <w:r w:rsidR="009F7396" w:rsidDel="0076733B">
          <w:rPr>
            <w:rFonts w:ascii="Times New Roman" w:hAnsi="Times New Roman" w:cs="Times New Roman"/>
            <w:sz w:val="24"/>
            <w:szCs w:val="24"/>
            <w:lang w:val="es-MX"/>
          </w:rPr>
          <w:fldChar w:fldCharType="end"/>
        </w:r>
        <w:r w:rsidRPr="009C2CC6" w:rsidDel="0076733B">
          <w:rPr>
            <w:rFonts w:ascii="Times New Roman" w:hAnsi="Times New Roman" w:cs="Times New Roman"/>
            <w:sz w:val="24"/>
            <w:szCs w:val="24"/>
            <w:lang w:val="es-MX"/>
            <w:rPrChange w:id="900" w:author="51964" w:date="2025-01-12T19:20:00Z" w16du:dateUtc="2025-01-13T00:20:00Z">
              <w:rPr>
                <w:rFonts w:ascii="Calibri Light" w:hAnsi="Calibri Light" w:cs="Calibri Light"/>
                <w:sz w:val="24"/>
                <w:szCs w:val="24"/>
                <w:lang w:val="es-MX"/>
              </w:rPr>
            </w:rPrChange>
          </w:rPr>
          <w:delText>.</w:delText>
        </w:r>
        <w:r w:rsidR="004A6D0D" w:rsidRPr="009C2CC6" w:rsidDel="0076733B">
          <w:rPr>
            <w:rFonts w:ascii="Times New Roman" w:hAnsi="Times New Roman" w:cs="Times New Roman"/>
            <w:sz w:val="24"/>
            <w:szCs w:val="24"/>
            <w:lang w:val="es-MX"/>
            <w:rPrChange w:id="901" w:author="51964" w:date="2025-01-12T19:20:00Z" w16du:dateUtc="2025-01-13T00:20:00Z">
              <w:rPr>
                <w:rFonts w:ascii="Calibri Light" w:hAnsi="Calibri Light" w:cs="Calibri Light"/>
                <w:sz w:val="24"/>
                <w:szCs w:val="24"/>
                <w:lang w:val="es-MX"/>
              </w:rPr>
            </w:rPrChange>
          </w:rPr>
          <w:delText xml:space="preserve"> </w:delText>
        </w:r>
      </w:del>
      <w:r w:rsidR="00A62ADA" w:rsidRPr="009C2CC6">
        <w:rPr>
          <w:rFonts w:ascii="Times New Roman" w:hAnsi="Times New Roman" w:cs="Times New Roman"/>
          <w:sz w:val="24"/>
          <w:szCs w:val="24"/>
          <w:lang w:val="es-MX"/>
          <w:rPrChange w:id="902" w:author="51964" w:date="2025-01-12T19:20:00Z" w16du:dateUtc="2025-01-13T00:20:00Z">
            <w:rPr>
              <w:rFonts w:ascii="Calibri Light" w:hAnsi="Calibri Light" w:cs="Calibri Light"/>
              <w:sz w:val="24"/>
              <w:szCs w:val="24"/>
              <w:lang w:val="es-MX"/>
            </w:rPr>
          </w:rPrChange>
        </w:rPr>
        <w:t>Podemos entender a l</w:t>
      </w:r>
      <w:r w:rsidR="00107C1E" w:rsidRPr="009C2CC6">
        <w:rPr>
          <w:rFonts w:ascii="Times New Roman" w:hAnsi="Times New Roman" w:cs="Times New Roman"/>
          <w:sz w:val="24"/>
          <w:szCs w:val="24"/>
          <w:lang w:val="es-MX"/>
          <w:rPrChange w:id="903" w:author="51964" w:date="2025-01-12T19:20:00Z" w16du:dateUtc="2025-01-13T00:20:00Z">
            <w:rPr>
              <w:rFonts w:ascii="Calibri Light" w:hAnsi="Calibri Light" w:cs="Calibri Light"/>
              <w:sz w:val="24"/>
              <w:szCs w:val="24"/>
              <w:lang w:val="es-MX"/>
            </w:rPr>
          </w:rPrChange>
        </w:rPr>
        <w:t xml:space="preserve">a </w:t>
      </w:r>
      <w:del w:id="904" w:author="51964" w:date="2025-01-14T05:33:00Z" w16du:dateUtc="2025-01-14T10:33:00Z">
        <w:r w:rsidR="00107C1E" w:rsidRPr="009C2CC6" w:rsidDel="009F7396">
          <w:rPr>
            <w:rFonts w:ascii="Times New Roman" w:hAnsi="Times New Roman" w:cs="Times New Roman"/>
            <w:sz w:val="24"/>
            <w:szCs w:val="24"/>
            <w:lang w:val="es-MX"/>
            <w:rPrChange w:id="905" w:author="51964" w:date="2025-01-12T19:20:00Z" w16du:dateUtc="2025-01-13T00:20:00Z">
              <w:rPr>
                <w:rFonts w:ascii="Calibri Light" w:hAnsi="Calibri Light" w:cs="Calibri Light"/>
                <w:sz w:val="24"/>
                <w:szCs w:val="24"/>
                <w:lang w:val="es-MX"/>
              </w:rPr>
            </w:rPrChange>
          </w:rPr>
          <w:delText>g</w:delText>
        </w:r>
        <w:r w:rsidR="0034023F" w:rsidRPr="009C2CC6" w:rsidDel="009F7396">
          <w:rPr>
            <w:rFonts w:ascii="Times New Roman" w:hAnsi="Times New Roman" w:cs="Times New Roman"/>
            <w:sz w:val="24"/>
            <w:szCs w:val="24"/>
            <w:lang w:val="es-MX"/>
            <w:rPrChange w:id="906" w:author="51964" w:date="2025-01-12T19:20:00Z" w16du:dateUtc="2025-01-13T00:20:00Z">
              <w:rPr>
                <w:rFonts w:ascii="Calibri Light" w:hAnsi="Calibri Light" w:cs="Calibri Light"/>
                <w:sz w:val="24"/>
                <w:szCs w:val="24"/>
                <w:lang w:val="es-MX"/>
              </w:rPr>
            </w:rPrChange>
          </w:rPr>
          <w:delText>obernanza</w:delText>
        </w:r>
        <w:r w:rsidR="00575C1F" w:rsidRPr="009C2CC6" w:rsidDel="009F7396">
          <w:rPr>
            <w:rFonts w:ascii="Times New Roman" w:hAnsi="Times New Roman" w:cs="Times New Roman"/>
            <w:sz w:val="24"/>
            <w:szCs w:val="24"/>
            <w:lang w:val="es-MX"/>
            <w:rPrChange w:id="907" w:author="51964" w:date="2025-01-12T19:20:00Z" w16du:dateUtc="2025-01-13T00:20:00Z">
              <w:rPr>
                <w:rFonts w:ascii="Calibri Light" w:hAnsi="Calibri Light" w:cs="Calibri Light"/>
                <w:sz w:val="24"/>
                <w:szCs w:val="24"/>
                <w:lang w:val="es-MX"/>
              </w:rPr>
            </w:rPrChange>
          </w:rPr>
          <w:delText xml:space="preserve"> democrática</w:delText>
        </w:r>
      </w:del>
      <w:ins w:id="908" w:author="51964" w:date="2025-01-14T05:33:00Z" w16du:dateUtc="2025-01-14T10:33:00Z">
        <w:r w:rsidR="009F7396">
          <w:rPr>
            <w:rFonts w:ascii="Times New Roman" w:hAnsi="Times New Roman" w:cs="Times New Roman"/>
            <w:sz w:val="24"/>
            <w:szCs w:val="24"/>
            <w:lang w:val="es-MX"/>
          </w:rPr>
          <w:t>gobernabilidad democrática</w:t>
        </w:r>
      </w:ins>
      <w:r w:rsidR="0034023F" w:rsidRPr="009C2CC6">
        <w:rPr>
          <w:rFonts w:ascii="Times New Roman" w:hAnsi="Times New Roman" w:cs="Times New Roman"/>
          <w:sz w:val="24"/>
          <w:szCs w:val="24"/>
          <w:lang w:val="es-MX"/>
          <w:rPrChange w:id="909" w:author="51964" w:date="2025-01-12T19:20:00Z" w16du:dateUtc="2025-01-13T00:20:00Z">
            <w:rPr>
              <w:rFonts w:ascii="Calibri Light" w:hAnsi="Calibri Light" w:cs="Calibri Light"/>
              <w:sz w:val="24"/>
              <w:szCs w:val="24"/>
              <w:lang w:val="es-MX"/>
            </w:rPr>
          </w:rPrChange>
        </w:rPr>
        <w:t xml:space="preserve"> </w:t>
      </w:r>
      <w:r w:rsidR="00A62ADA" w:rsidRPr="009C2CC6">
        <w:rPr>
          <w:rFonts w:ascii="Times New Roman" w:hAnsi="Times New Roman" w:cs="Times New Roman"/>
          <w:sz w:val="24"/>
          <w:szCs w:val="24"/>
          <w:lang w:val="es-MX"/>
          <w:rPrChange w:id="910" w:author="51964" w:date="2025-01-12T19:20:00Z" w16du:dateUtc="2025-01-13T00:20:00Z">
            <w:rPr>
              <w:rFonts w:ascii="Calibri Light" w:hAnsi="Calibri Light" w:cs="Calibri Light"/>
              <w:sz w:val="24"/>
              <w:szCs w:val="24"/>
              <w:lang w:val="es-MX"/>
            </w:rPr>
          </w:rPrChange>
        </w:rPr>
        <w:t>como una forma de ejercer el gobierno en torno a</w:t>
      </w:r>
      <w:r w:rsidR="00525148" w:rsidRPr="009C2CC6">
        <w:rPr>
          <w:rFonts w:ascii="Times New Roman" w:hAnsi="Times New Roman" w:cs="Times New Roman"/>
          <w:sz w:val="24"/>
          <w:szCs w:val="24"/>
          <w:lang w:val="es-MX"/>
          <w:rPrChange w:id="911" w:author="51964" w:date="2025-01-12T19:20:00Z" w16du:dateUtc="2025-01-13T00:20:00Z">
            <w:rPr>
              <w:rFonts w:ascii="Calibri Light" w:hAnsi="Calibri Light" w:cs="Calibri Light"/>
              <w:sz w:val="24"/>
              <w:szCs w:val="24"/>
              <w:lang w:val="es-MX"/>
            </w:rPr>
          </w:rPrChange>
        </w:rPr>
        <w:t xml:space="preserve"> los</w:t>
      </w:r>
      <w:r w:rsidR="00A62ADA" w:rsidRPr="009C2CC6">
        <w:rPr>
          <w:rFonts w:ascii="Times New Roman" w:hAnsi="Times New Roman" w:cs="Times New Roman"/>
          <w:sz w:val="24"/>
          <w:szCs w:val="24"/>
          <w:lang w:val="es-MX"/>
          <w:rPrChange w:id="912" w:author="51964" w:date="2025-01-12T19:20:00Z" w16du:dateUtc="2025-01-13T00:20:00Z">
            <w:rPr>
              <w:rFonts w:ascii="Calibri Light" w:hAnsi="Calibri Light" w:cs="Calibri Light"/>
              <w:sz w:val="24"/>
              <w:szCs w:val="24"/>
              <w:lang w:val="es-MX"/>
            </w:rPr>
          </w:rPrChange>
        </w:rPr>
        <w:t xml:space="preserve"> asuntos públicos, basada en la cooperación entre agentes gubernamentales y actores sociales que interactúan en redes de disensos, deliberaciones, y construcción de acuerdos para la definición de políticas públicas (Martínez y Espejel, 2015).</w:t>
      </w:r>
    </w:p>
    <w:p w14:paraId="2E1655B6" w14:textId="77777777" w:rsidR="008242A8" w:rsidRPr="009C2CC6" w:rsidRDefault="008242A8" w:rsidP="00A62ADA">
      <w:pPr>
        <w:spacing w:after="0" w:line="360" w:lineRule="auto"/>
        <w:jc w:val="both"/>
        <w:rPr>
          <w:rFonts w:ascii="Times New Roman" w:hAnsi="Times New Roman" w:cs="Times New Roman"/>
          <w:sz w:val="24"/>
          <w:szCs w:val="24"/>
          <w:lang w:val="es-MX"/>
          <w:rPrChange w:id="913" w:author="51964" w:date="2025-01-12T19:20:00Z" w16du:dateUtc="2025-01-13T00:20:00Z">
            <w:rPr>
              <w:rFonts w:ascii="Calibri Light" w:hAnsi="Calibri Light" w:cs="Calibri Light"/>
              <w:sz w:val="24"/>
              <w:szCs w:val="24"/>
              <w:lang w:val="es-MX"/>
            </w:rPr>
          </w:rPrChange>
        </w:rPr>
      </w:pPr>
    </w:p>
    <w:p w14:paraId="6927EFCE" w14:textId="4516CE74" w:rsidR="0034023F" w:rsidRPr="009C2CC6" w:rsidRDefault="00525148" w:rsidP="00A62ADA">
      <w:pPr>
        <w:spacing w:after="0" w:line="360" w:lineRule="auto"/>
        <w:jc w:val="both"/>
        <w:rPr>
          <w:rFonts w:ascii="Times New Roman" w:hAnsi="Times New Roman" w:cs="Times New Roman"/>
          <w:sz w:val="24"/>
          <w:szCs w:val="24"/>
          <w:lang w:val="es-MX"/>
          <w:rPrChange w:id="914" w:author="51964" w:date="2025-01-12T19:20:00Z" w16du:dateUtc="2025-01-13T00:20:00Z">
            <w:rPr>
              <w:rFonts w:ascii="Calibri Light" w:hAnsi="Calibri Light" w:cs="Calibri Light"/>
              <w:sz w:val="24"/>
              <w:szCs w:val="24"/>
              <w:lang w:val="es-MX"/>
            </w:rPr>
          </w:rPrChange>
        </w:rPr>
      </w:pPr>
      <w:r w:rsidRPr="009C2CC6">
        <w:rPr>
          <w:rFonts w:ascii="Times New Roman" w:hAnsi="Times New Roman" w:cs="Times New Roman"/>
          <w:sz w:val="24"/>
          <w:szCs w:val="24"/>
          <w:lang w:val="es-MX"/>
          <w:rPrChange w:id="915" w:author="51964" w:date="2025-01-12T19:20:00Z" w16du:dateUtc="2025-01-13T00:20:00Z">
            <w:rPr>
              <w:rFonts w:ascii="Calibri Light" w:hAnsi="Calibri Light" w:cs="Calibri Light"/>
              <w:sz w:val="24"/>
              <w:szCs w:val="24"/>
              <w:lang w:val="es-MX"/>
            </w:rPr>
          </w:rPrChange>
        </w:rPr>
        <w:t>En tal sentido, cuando hablamos de gobernanza ambiental nos estamos refiriendo a la participación de actores gubernamentales</w:t>
      </w:r>
      <w:r w:rsidR="00575C1F" w:rsidRPr="009C2CC6">
        <w:rPr>
          <w:rFonts w:ascii="Times New Roman" w:hAnsi="Times New Roman" w:cs="Times New Roman"/>
          <w:sz w:val="24"/>
          <w:szCs w:val="24"/>
          <w:lang w:val="es-MX"/>
          <w:rPrChange w:id="916" w:author="51964" w:date="2025-01-12T19:20:00Z" w16du:dateUtc="2025-01-13T00:20:00Z">
            <w:rPr>
              <w:rFonts w:ascii="Calibri Light" w:hAnsi="Calibri Light" w:cs="Calibri Light"/>
              <w:sz w:val="24"/>
              <w:szCs w:val="24"/>
              <w:lang w:val="es-MX"/>
            </w:rPr>
          </w:rPrChange>
        </w:rPr>
        <w:t>, empresas privadas</w:t>
      </w:r>
      <w:r w:rsidRPr="009C2CC6">
        <w:rPr>
          <w:rFonts w:ascii="Times New Roman" w:hAnsi="Times New Roman" w:cs="Times New Roman"/>
          <w:sz w:val="24"/>
          <w:szCs w:val="24"/>
          <w:lang w:val="es-MX"/>
          <w:rPrChange w:id="917" w:author="51964" w:date="2025-01-12T19:20:00Z" w16du:dateUtc="2025-01-13T00:20:00Z">
            <w:rPr>
              <w:rFonts w:ascii="Calibri Light" w:hAnsi="Calibri Light" w:cs="Calibri Light"/>
              <w:sz w:val="24"/>
              <w:szCs w:val="24"/>
              <w:lang w:val="es-MX"/>
            </w:rPr>
          </w:rPrChange>
        </w:rPr>
        <w:t xml:space="preserve"> y</w:t>
      </w:r>
      <w:r w:rsidR="00575C1F" w:rsidRPr="009C2CC6">
        <w:rPr>
          <w:rFonts w:ascii="Times New Roman" w:hAnsi="Times New Roman" w:cs="Times New Roman"/>
          <w:sz w:val="24"/>
          <w:szCs w:val="24"/>
          <w:lang w:val="es-MX"/>
          <w:rPrChange w:id="918" w:author="51964" w:date="2025-01-12T19:20:00Z" w16du:dateUtc="2025-01-13T00:20:00Z">
            <w:rPr>
              <w:rFonts w:ascii="Calibri Light" w:hAnsi="Calibri Light" w:cs="Calibri Light"/>
              <w:sz w:val="24"/>
              <w:szCs w:val="24"/>
              <w:lang w:val="es-MX"/>
            </w:rPr>
          </w:rPrChange>
        </w:rPr>
        <w:t xml:space="preserve"> organizaciones</w:t>
      </w:r>
      <w:r w:rsidRPr="009C2CC6">
        <w:rPr>
          <w:rFonts w:ascii="Times New Roman" w:hAnsi="Times New Roman" w:cs="Times New Roman"/>
          <w:sz w:val="24"/>
          <w:szCs w:val="24"/>
          <w:lang w:val="es-MX"/>
          <w:rPrChange w:id="919" w:author="51964" w:date="2025-01-12T19:20:00Z" w16du:dateUtc="2025-01-13T00:20:00Z">
            <w:rPr>
              <w:rFonts w:ascii="Calibri Light" w:hAnsi="Calibri Light" w:cs="Calibri Light"/>
              <w:sz w:val="24"/>
              <w:szCs w:val="24"/>
              <w:lang w:val="es-MX"/>
            </w:rPr>
          </w:rPrChange>
        </w:rPr>
        <w:t xml:space="preserve"> sociales en la toma de decisiones que inciden en el acceso, uso y cuidado de los bienes naturales. </w:t>
      </w:r>
      <w:r w:rsidR="00C2631F" w:rsidRPr="009C2CC6">
        <w:rPr>
          <w:rFonts w:ascii="Times New Roman" w:hAnsi="Times New Roman" w:cs="Times New Roman"/>
          <w:sz w:val="24"/>
          <w:szCs w:val="24"/>
          <w:lang w:val="es-MX"/>
          <w:rPrChange w:id="920" w:author="51964" w:date="2025-01-12T19:20:00Z" w16du:dateUtc="2025-01-13T00:20:00Z">
            <w:rPr>
              <w:rFonts w:ascii="Calibri Light" w:hAnsi="Calibri Light" w:cs="Calibri Light"/>
              <w:sz w:val="24"/>
              <w:szCs w:val="24"/>
              <w:lang w:val="es-MX"/>
            </w:rPr>
          </w:rPrChange>
        </w:rPr>
        <w:t>Aquí aparece, por ejemplo, las experiencias de gobernanza en la gestión del agua, las cuales se han desarrollado en territorios con influencia de actividades extractivas. Estas experiencias pueden ser entendidas como esfuerzos por superar la mala gestión de los bienes naturales que, como hemos visto, es una de las causas de la escase</w:t>
      </w:r>
      <w:r w:rsidR="008F3845" w:rsidRPr="009C2CC6">
        <w:rPr>
          <w:rFonts w:ascii="Times New Roman" w:hAnsi="Times New Roman" w:cs="Times New Roman"/>
          <w:sz w:val="24"/>
          <w:szCs w:val="24"/>
          <w:lang w:val="es-MX"/>
          <w:rPrChange w:id="921" w:author="51964" w:date="2025-01-12T19:20:00Z" w16du:dateUtc="2025-01-13T00:20:00Z">
            <w:rPr>
              <w:rFonts w:ascii="Calibri Light" w:hAnsi="Calibri Light" w:cs="Calibri Light"/>
              <w:sz w:val="24"/>
              <w:szCs w:val="24"/>
              <w:lang w:val="es-MX"/>
            </w:rPr>
          </w:rPrChange>
        </w:rPr>
        <w:t>z</w:t>
      </w:r>
      <w:r w:rsidR="00C2631F" w:rsidRPr="009C2CC6">
        <w:rPr>
          <w:rFonts w:ascii="Times New Roman" w:hAnsi="Times New Roman" w:cs="Times New Roman"/>
          <w:sz w:val="24"/>
          <w:szCs w:val="24"/>
          <w:lang w:val="es-MX"/>
          <w:rPrChange w:id="922" w:author="51964" w:date="2025-01-12T19:20:00Z" w16du:dateUtc="2025-01-13T00:20:00Z">
            <w:rPr>
              <w:rFonts w:ascii="Calibri Light" w:hAnsi="Calibri Light" w:cs="Calibri Light"/>
              <w:sz w:val="24"/>
              <w:szCs w:val="24"/>
              <w:lang w:val="es-MX"/>
            </w:rPr>
          </w:rPrChange>
        </w:rPr>
        <w:t xml:space="preserve"> de estos bienes</w:t>
      </w:r>
      <w:r w:rsidR="00575C1F" w:rsidRPr="009C2CC6">
        <w:rPr>
          <w:rFonts w:ascii="Times New Roman" w:hAnsi="Times New Roman" w:cs="Times New Roman"/>
          <w:sz w:val="24"/>
          <w:szCs w:val="24"/>
          <w:lang w:val="es-MX"/>
          <w:rPrChange w:id="923" w:author="51964" w:date="2025-01-12T19:20:00Z" w16du:dateUtc="2025-01-13T00:20:00Z">
            <w:rPr>
              <w:rFonts w:ascii="Calibri Light" w:hAnsi="Calibri Light" w:cs="Calibri Light"/>
              <w:sz w:val="24"/>
              <w:szCs w:val="24"/>
              <w:lang w:val="es-MX"/>
            </w:rPr>
          </w:rPrChange>
        </w:rPr>
        <w:t xml:space="preserve"> a nivel global</w:t>
      </w:r>
      <w:r w:rsidR="00C2631F" w:rsidRPr="009C2CC6">
        <w:rPr>
          <w:rFonts w:ascii="Times New Roman" w:hAnsi="Times New Roman" w:cs="Times New Roman"/>
          <w:sz w:val="24"/>
          <w:szCs w:val="24"/>
          <w:lang w:val="es-MX"/>
          <w:rPrChange w:id="924" w:author="51964" w:date="2025-01-12T19:20:00Z" w16du:dateUtc="2025-01-13T00:20:00Z">
            <w:rPr>
              <w:rFonts w:ascii="Calibri Light" w:hAnsi="Calibri Light" w:cs="Calibri Light"/>
              <w:sz w:val="24"/>
              <w:szCs w:val="24"/>
              <w:lang w:val="es-MX"/>
            </w:rPr>
          </w:rPrChange>
        </w:rPr>
        <w:t xml:space="preserve">.   </w:t>
      </w:r>
      <w:r w:rsidRPr="009C2CC6">
        <w:rPr>
          <w:rFonts w:ascii="Times New Roman" w:hAnsi="Times New Roman" w:cs="Times New Roman"/>
          <w:sz w:val="24"/>
          <w:szCs w:val="24"/>
          <w:lang w:val="es-MX"/>
          <w:rPrChange w:id="925" w:author="51964" w:date="2025-01-12T19:20:00Z" w16du:dateUtc="2025-01-13T00:20:00Z">
            <w:rPr>
              <w:rFonts w:ascii="Calibri Light" w:hAnsi="Calibri Light" w:cs="Calibri Light"/>
              <w:sz w:val="24"/>
              <w:szCs w:val="24"/>
              <w:lang w:val="es-MX"/>
            </w:rPr>
          </w:rPrChange>
        </w:rPr>
        <w:t xml:space="preserve">  </w:t>
      </w:r>
      <w:r w:rsidR="00A62ADA" w:rsidRPr="009C2CC6">
        <w:rPr>
          <w:rFonts w:ascii="Times New Roman" w:hAnsi="Times New Roman" w:cs="Times New Roman"/>
          <w:sz w:val="24"/>
          <w:szCs w:val="24"/>
          <w:lang w:val="es-MX"/>
          <w:rPrChange w:id="926" w:author="51964" w:date="2025-01-12T19:20:00Z" w16du:dateUtc="2025-01-13T00:20:00Z">
            <w:rPr>
              <w:rFonts w:ascii="Calibri Light" w:hAnsi="Calibri Light" w:cs="Calibri Light"/>
              <w:sz w:val="24"/>
              <w:szCs w:val="24"/>
              <w:lang w:val="es-MX"/>
            </w:rPr>
          </w:rPrChange>
        </w:rPr>
        <w:t xml:space="preserve">   </w:t>
      </w:r>
    </w:p>
    <w:p w14:paraId="6B4B1DB3" w14:textId="77777777" w:rsidR="0034023F" w:rsidRPr="009C2CC6" w:rsidRDefault="0034023F" w:rsidP="000558C8">
      <w:pPr>
        <w:spacing w:after="0" w:line="360" w:lineRule="auto"/>
        <w:rPr>
          <w:rFonts w:ascii="Times New Roman" w:hAnsi="Times New Roman" w:cs="Times New Roman"/>
          <w:sz w:val="24"/>
          <w:szCs w:val="24"/>
          <w:lang w:val="es-MX"/>
          <w:rPrChange w:id="927" w:author="51964" w:date="2025-01-12T19:20:00Z" w16du:dateUtc="2025-01-13T00:20:00Z">
            <w:rPr>
              <w:rFonts w:ascii="Calibri Light" w:hAnsi="Calibri Light" w:cs="Calibri Light"/>
              <w:sz w:val="24"/>
              <w:szCs w:val="24"/>
              <w:lang w:val="es-MX"/>
            </w:rPr>
          </w:rPrChange>
        </w:rPr>
      </w:pPr>
    </w:p>
    <w:p w14:paraId="73A35AB7" w14:textId="7A10CAEF" w:rsidR="00287DA4" w:rsidRPr="009C2CC6" w:rsidRDefault="00B46BF0" w:rsidP="001E158F">
      <w:pPr>
        <w:spacing w:after="0" w:line="360" w:lineRule="auto"/>
        <w:jc w:val="both"/>
        <w:rPr>
          <w:rFonts w:ascii="Times New Roman" w:hAnsi="Times New Roman" w:cs="Times New Roman"/>
          <w:sz w:val="24"/>
          <w:szCs w:val="24"/>
          <w:lang w:val="es-MX"/>
          <w:rPrChange w:id="928" w:author="51964" w:date="2025-01-12T19:20:00Z" w16du:dateUtc="2025-01-13T00:20:00Z">
            <w:rPr>
              <w:rFonts w:ascii="Calibri Light" w:hAnsi="Calibri Light" w:cs="Calibri Light"/>
              <w:sz w:val="24"/>
              <w:szCs w:val="24"/>
              <w:lang w:val="es-MX"/>
            </w:rPr>
          </w:rPrChange>
        </w:rPr>
      </w:pPr>
      <w:r w:rsidRPr="009C2CC6">
        <w:rPr>
          <w:rFonts w:ascii="Times New Roman" w:hAnsi="Times New Roman" w:cs="Times New Roman"/>
          <w:sz w:val="24"/>
          <w:szCs w:val="24"/>
          <w:lang w:val="es-MX"/>
          <w:rPrChange w:id="929" w:author="51964" w:date="2025-01-12T19:20:00Z" w16du:dateUtc="2025-01-13T00:20:00Z">
            <w:rPr>
              <w:rFonts w:ascii="Calibri Light" w:hAnsi="Calibri Light" w:cs="Calibri Light"/>
              <w:sz w:val="24"/>
              <w:szCs w:val="24"/>
              <w:lang w:val="es-MX"/>
            </w:rPr>
          </w:rPrChange>
        </w:rPr>
        <w:t>Como se señaló al inicio de este documento</w:t>
      </w:r>
      <w:r w:rsidR="001E158F" w:rsidRPr="009C2CC6">
        <w:rPr>
          <w:rFonts w:ascii="Times New Roman" w:hAnsi="Times New Roman" w:cs="Times New Roman"/>
          <w:sz w:val="24"/>
          <w:szCs w:val="24"/>
          <w:lang w:val="es-MX"/>
          <w:rPrChange w:id="930" w:author="51964" w:date="2025-01-12T19:20:00Z" w16du:dateUtc="2025-01-13T00:20:00Z">
            <w:rPr>
              <w:rFonts w:ascii="Calibri Light" w:hAnsi="Calibri Light" w:cs="Calibri Light"/>
              <w:sz w:val="24"/>
              <w:szCs w:val="24"/>
              <w:lang w:val="es-MX"/>
            </w:rPr>
          </w:rPrChange>
        </w:rPr>
        <w:t xml:space="preserve">, </w:t>
      </w:r>
      <w:r w:rsidRPr="009C2CC6">
        <w:rPr>
          <w:rFonts w:ascii="Times New Roman" w:hAnsi="Times New Roman" w:cs="Times New Roman"/>
          <w:sz w:val="24"/>
          <w:szCs w:val="24"/>
          <w:lang w:val="es-MX"/>
          <w:rPrChange w:id="931" w:author="51964" w:date="2025-01-12T19:20:00Z" w16du:dateUtc="2025-01-13T00:20:00Z">
            <w:rPr>
              <w:rFonts w:ascii="Calibri Light" w:hAnsi="Calibri Light" w:cs="Calibri Light"/>
              <w:sz w:val="24"/>
              <w:szCs w:val="24"/>
              <w:lang w:val="es-MX"/>
            </w:rPr>
          </w:rPrChange>
        </w:rPr>
        <w:t>nuestro</w:t>
      </w:r>
      <w:r w:rsidR="001E158F" w:rsidRPr="009C2CC6">
        <w:rPr>
          <w:rFonts w:ascii="Times New Roman" w:hAnsi="Times New Roman" w:cs="Times New Roman"/>
          <w:sz w:val="24"/>
          <w:szCs w:val="24"/>
          <w:lang w:val="es-MX"/>
          <w:rPrChange w:id="932" w:author="51964" w:date="2025-01-12T19:20:00Z" w16du:dateUtc="2025-01-13T00:20:00Z">
            <w:rPr>
              <w:rFonts w:ascii="Calibri Light" w:hAnsi="Calibri Light" w:cs="Calibri Light"/>
              <w:sz w:val="24"/>
              <w:szCs w:val="24"/>
              <w:lang w:val="es-MX"/>
            </w:rPr>
          </w:rPrChange>
        </w:rPr>
        <w:t xml:space="preserve"> proyecto de investigación propone estudiar las experiencias de gobernanza </w:t>
      </w:r>
      <w:r w:rsidR="00C7038E" w:rsidRPr="009C2CC6">
        <w:rPr>
          <w:rFonts w:ascii="Times New Roman" w:hAnsi="Times New Roman" w:cs="Times New Roman"/>
          <w:sz w:val="24"/>
          <w:szCs w:val="24"/>
          <w:lang w:val="es-MX"/>
          <w:rPrChange w:id="933" w:author="51964" w:date="2025-01-12T19:20:00Z" w16du:dateUtc="2025-01-13T00:20:00Z">
            <w:rPr>
              <w:rFonts w:ascii="Calibri Light" w:hAnsi="Calibri Light" w:cs="Calibri Light"/>
              <w:sz w:val="24"/>
              <w:szCs w:val="24"/>
              <w:lang w:val="es-MX"/>
            </w:rPr>
          </w:rPrChange>
        </w:rPr>
        <w:t>ambiental</w:t>
      </w:r>
      <w:r w:rsidR="001E158F" w:rsidRPr="009C2CC6">
        <w:rPr>
          <w:rFonts w:ascii="Times New Roman" w:hAnsi="Times New Roman" w:cs="Times New Roman"/>
          <w:sz w:val="24"/>
          <w:szCs w:val="24"/>
          <w:lang w:val="es-MX"/>
          <w:rPrChange w:id="934" w:author="51964" w:date="2025-01-12T19:20:00Z" w16du:dateUtc="2025-01-13T00:20:00Z">
            <w:rPr>
              <w:rFonts w:ascii="Calibri Light" w:hAnsi="Calibri Light" w:cs="Calibri Light"/>
              <w:sz w:val="24"/>
              <w:szCs w:val="24"/>
              <w:lang w:val="es-MX"/>
            </w:rPr>
          </w:rPrChange>
        </w:rPr>
        <w:t xml:space="preserve"> en territorios con influencia de minera a gran escala. </w:t>
      </w:r>
      <w:r w:rsidRPr="009C2CC6">
        <w:rPr>
          <w:rFonts w:ascii="Times New Roman" w:hAnsi="Times New Roman" w:cs="Times New Roman"/>
          <w:sz w:val="24"/>
          <w:szCs w:val="24"/>
          <w:lang w:val="es-MX"/>
          <w:rPrChange w:id="935" w:author="51964" w:date="2025-01-12T19:20:00Z" w16du:dateUtc="2025-01-13T00:20:00Z">
            <w:rPr>
              <w:rFonts w:ascii="Calibri Light" w:hAnsi="Calibri Light" w:cs="Calibri Light"/>
              <w:sz w:val="24"/>
              <w:szCs w:val="24"/>
              <w:lang w:val="es-MX"/>
            </w:rPr>
          </w:rPrChange>
        </w:rPr>
        <w:t>E</w:t>
      </w:r>
      <w:r w:rsidR="001E158F" w:rsidRPr="009C2CC6">
        <w:rPr>
          <w:rFonts w:ascii="Times New Roman" w:hAnsi="Times New Roman" w:cs="Times New Roman"/>
          <w:sz w:val="24"/>
          <w:szCs w:val="24"/>
          <w:lang w:val="es-MX"/>
          <w:rPrChange w:id="936" w:author="51964" w:date="2025-01-12T19:20:00Z" w16du:dateUtc="2025-01-13T00:20:00Z">
            <w:rPr>
              <w:rFonts w:ascii="Calibri Light" w:hAnsi="Calibri Light" w:cs="Calibri Light"/>
              <w:sz w:val="24"/>
              <w:szCs w:val="24"/>
              <w:lang w:val="es-MX"/>
            </w:rPr>
          </w:rPrChange>
        </w:rPr>
        <w:t xml:space="preserve">stas experiencias de gobernanza pueden arrojar aprendizajes de vital </w:t>
      </w:r>
      <w:r w:rsidR="001E158F" w:rsidRPr="009C2CC6">
        <w:rPr>
          <w:rFonts w:ascii="Times New Roman" w:hAnsi="Times New Roman" w:cs="Times New Roman"/>
          <w:sz w:val="24"/>
          <w:szCs w:val="24"/>
          <w:lang w:val="es-MX"/>
          <w:rPrChange w:id="937" w:author="51964" w:date="2025-01-12T19:20:00Z" w16du:dateUtc="2025-01-13T00:20:00Z">
            <w:rPr>
              <w:rFonts w:ascii="Calibri Light" w:hAnsi="Calibri Light" w:cs="Calibri Light"/>
              <w:sz w:val="24"/>
              <w:szCs w:val="24"/>
              <w:lang w:val="es-MX"/>
            </w:rPr>
          </w:rPrChange>
        </w:rPr>
        <w:lastRenderedPageBreak/>
        <w:t xml:space="preserve">importancia </w:t>
      </w:r>
      <w:r w:rsidRPr="009C2CC6">
        <w:rPr>
          <w:rFonts w:ascii="Times New Roman" w:hAnsi="Times New Roman" w:cs="Times New Roman"/>
          <w:sz w:val="24"/>
          <w:szCs w:val="24"/>
          <w:lang w:val="es-MX"/>
          <w:rPrChange w:id="938" w:author="51964" w:date="2025-01-12T19:20:00Z" w16du:dateUtc="2025-01-13T00:20:00Z">
            <w:rPr>
              <w:rFonts w:ascii="Calibri Light" w:hAnsi="Calibri Light" w:cs="Calibri Light"/>
              <w:sz w:val="24"/>
              <w:szCs w:val="24"/>
              <w:lang w:val="es-MX"/>
            </w:rPr>
          </w:rPrChange>
        </w:rPr>
        <w:t>en torno a las posibilidades de una gestión ambiental democrática en contextos extractivos</w:t>
      </w:r>
      <w:r w:rsidR="001E158F" w:rsidRPr="009C2CC6">
        <w:rPr>
          <w:rFonts w:ascii="Times New Roman" w:hAnsi="Times New Roman" w:cs="Times New Roman"/>
          <w:sz w:val="24"/>
          <w:szCs w:val="24"/>
          <w:lang w:val="es-MX"/>
          <w:rPrChange w:id="939" w:author="51964" w:date="2025-01-12T19:20:00Z" w16du:dateUtc="2025-01-13T00:20:00Z">
            <w:rPr>
              <w:rFonts w:ascii="Calibri Light" w:hAnsi="Calibri Light" w:cs="Calibri Light"/>
              <w:sz w:val="24"/>
              <w:szCs w:val="24"/>
              <w:lang w:val="es-MX"/>
            </w:rPr>
          </w:rPrChange>
        </w:rPr>
        <w:t xml:space="preserve">. Nos interesa analizar aquellos mecanismos que han contribuido al desarrollo de estas experiencias, así como aquellos factores que han limitado sus </w:t>
      </w:r>
      <w:r w:rsidR="00575C1F" w:rsidRPr="009C2CC6">
        <w:rPr>
          <w:rFonts w:ascii="Times New Roman" w:hAnsi="Times New Roman" w:cs="Times New Roman"/>
          <w:sz w:val="24"/>
          <w:szCs w:val="24"/>
          <w:lang w:val="es-MX"/>
          <w:rPrChange w:id="940" w:author="51964" w:date="2025-01-12T19:20:00Z" w16du:dateUtc="2025-01-13T00:20:00Z">
            <w:rPr>
              <w:rFonts w:ascii="Calibri Light" w:hAnsi="Calibri Light" w:cs="Calibri Light"/>
              <w:sz w:val="24"/>
              <w:szCs w:val="24"/>
              <w:lang w:val="es-MX"/>
            </w:rPr>
          </w:rPrChange>
        </w:rPr>
        <w:t>desempeños</w:t>
      </w:r>
      <w:r w:rsidR="001E158F" w:rsidRPr="009C2CC6">
        <w:rPr>
          <w:rFonts w:ascii="Times New Roman" w:hAnsi="Times New Roman" w:cs="Times New Roman"/>
          <w:sz w:val="24"/>
          <w:szCs w:val="24"/>
          <w:lang w:val="es-MX"/>
          <w:rPrChange w:id="941" w:author="51964" w:date="2025-01-12T19:20:00Z" w16du:dateUtc="2025-01-13T00:20:00Z">
            <w:rPr>
              <w:rFonts w:ascii="Calibri Light" w:hAnsi="Calibri Light" w:cs="Calibri Light"/>
              <w:sz w:val="24"/>
              <w:szCs w:val="24"/>
              <w:lang w:val="es-MX"/>
            </w:rPr>
          </w:rPrChange>
        </w:rPr>
        <w:t xml:space="preserve">. Nos </w:t>
      </w:r>
      <w:r w:rsidR="00287DA4" w:rsidRPr="009C2CC6">
        <w:rPr>
          <w:rFonts w:ascii="Times New Roman" w:hAnsi="Times New Roman" w:cs="Times New Roman"/>
          <w:sz w:val="24"/>
          <w:szCs w:val="24"/>
          <w:lang w:val="es-MX"/>
          <w:rPrChange w:id="942" w:author="51964" w:date="2025-01-12T19:20:00Z" w16du:dateUtc="2025-01-13T00:20:00Z">
            <w:rPr>
              <w:rFonts w:ascii="Calibri Light" w:hAnsi="Calibri Light" w:cs="Calibri Light"/>
              <w:sz w:val="24"/>
              <w:szCs w:val="24"/>
              <w:lang w:val="es-MX"/>
            </w:rPr>
          </w:rPrChange>
        </w:rPr>
        <w:t>enfoca</w:t>
      </w:r>
      <w:r w:rsidR="00575C1F" w:rsidRPr="009C2CC6">
        <w:rPr>
          <w:rFonts w:ascii="Times New Roman" w:hAnsi="Times New Roman" w:cs="Times New Roman"/>
          <w:sz w:val="24"/>
          <w:szCs w:val="24"/>
          <w:lang w:val="es-MX"/>
          <w:rPrChange w:id="943" w:author="51964" w:date="2025-01-12T19:20:00Z" w16du:dateUtc="2025-01-13T00:20:00Z">
            <w:rPr>
              <w:rFonts w:ascii="Calibri Light" w:hAnsi="Calibri Light" w:cs="Calibri Light"/>
              <w:sz w:val="24"/>
              <w:szCs w:val="24"/>
              <w:lang w:val="es-MX"/>
            </w:rPr>
          </w:rPrChange>
        </w:rPr>
        <w:t>re</w:t>
      </w:r>
      <w:r w:rsidR="00287DA4" w:rsidRPr="009C2CC6">
        <w:rPr>
          <w:rFonts w:ascii="Times New Roman" w:hAnsi="Times New Roman" w:cs="Times New Roman"/>
          <w:sz w:val="24"/>
          <w:szCs w:val="24"/>
          <w:lang w:val="es-MX"/>
          <w:rPrChange w:id="944" w:author="51964" w:date="2025-01-12T19:20:00Z" w16du:dateUtc="2025-01-13T00:20:00Z">
            <w:rPr>
              <w:rFonts w:ascii="Calibri Light" w:hAnsi="Calibri Light" w:cs="Calibri Light"/>
              <w:sz w:val="24"/>
              <w:szCs w:val="24"/>
              <w:lang w:val="es-MX"/>
            </w:rPr>
          </w:rPrChange>
        </w:rPr>
        <w:t>mos</w:t>
      </w:r>
      <w:r w:rsidR="001E158F" w:rsidRPr="009C2CC6">
        <w:rPr>
          <w:rFonts w:ascii="Times New Roman" w:hAnsi="Times New Roman" w:cs="Times New Roman"/>
          <w:sz w:val="24"/>
          <w:szCs w:val="24"/>
          <w:lang w:val="es-MX"/>
          <w:rPrChange w:id="945" w:author="51964" w:date="2025-01-12T19:20:00Z" w16du:dateUtc="2025-01-13T00:20:00Z">
            <w:rPr>
              <w:rFonts w:ascii="Calibri Light" w:hAnsi="Calibri Light" w:cs="Calibri Light"/>
              <w:sz w:val="24"/>
              <w:szCs w:val="24"/>
              <w:lang w:val="es-MX"/>
            </w:rPr>
          </w:rPrChange>
        </w:rPr>
        <w:t xml:space="preserve"> </w:t>
      </w:r>
      <w:r w:rsidR="00287DA4" w:rsidRPr="009C2CC6">
        <w:rPr>
          <w:rFonts w:ascii="Times New Roman" w:hAnsi="Times New Roman" w:cs="Times New Roman"/>
          <w:sz w:val="24"/>
          <w:szCs w:val="24"/>
          <w:lang w:val="es-MX"/>
          <w:rPrChange w:id="946" w:author="51964" w:date="2025-01-12T19:20:00Z" w16du:dateUtc="2025-01-13T00:20:00Z">
            <w:rPr>
              <w:rFonts w:ascii="Calibri Light" w:hAnsi="Calibri Light" w:cs="Calibri Light"/>
              <w:sz w:val="24"/>
              <w:szCs w:val="24"/>
              <w:lang w:val="es-MX"/>
            </w:rPr>
          </w:rPrChange>
        </w:rPr>
        <w:t>en</w:t>
      </w:r>
      <w:r w:rsidR="001E158F" w:rsidRPr="009C2CC6">
        <w:rPr>
          <w:rFonts w:ascii="Times New Roman" w:hAnsi="Times New Roman" w:cs="Times New Roman"/>
          <w:sz w:val="24"/>
          <w:szCs w:val="24"/>
          <w:lang w:val="es-MX"/>
          <w:rPrChange w:id="947" w:author="51964" w:date="2025-01-12T19:20:00Z" w16du:dateUtc="2025-01-13T00:20:00Z">
            <w:rPr>
              <w:rFonts w:ascii="Calibri Light" w:hAnsi="Calibri Light" w:cs="Calibri Light"/>
              <w:sz w:val="24"/>
              <w:szCs w:val="24"/>
              <w:lang w:val="es-MX"/>
            </w:rPr>
          </w:rPrChange>
        </w:rPr>
        <w:t xml:space="preserve"> experiencias</w:t>
      </w:r>
      <w:r w:rsidR="00287DA4" w:rsidRPr="009C2CC6">
        <w:rPr>
          <w:rFonts w:ascii="Times New Roman" w:hAnsi="Times New Roman" w:cs="Times New Roman"/>
          <w:sz w:val="24"/>
          <w:szCs w:val="24"/>
          <w:lang w:val="es-MX"/>
          <w:rPrChange w:id="948" w:author="51964" w:date="2025-01-12T19:20:00Z" w16du:dateUtc="2025-01-13T00:20:00Z">
            <w:rPr>
              <w:rFonts w:ascii="Calibri Light" w:hAnsi="Calibri Light" w:cs="Calibri Light"/>
              <w:sz w:val="24"/>
              <w:szCs w:val="24"/>
              <w:lang w:val="es-MX"/>
            </w:rPr>
          </w:rPrChange>
        </w:rPr>
        <w:t xml:space="preserve"> desarrolladas</w:t>
      </w:r>
      <w:r w:rsidR="001E158F" w:rsidRPr="009C2CC6">
        <w:rPr>
          <w:rFonts w:ascii="Times New Roman" w:hAnsi="Times New Roman" w:cs="Times New Roman"/>
          <w:sz w:val="24"/>
          <w:szCs w:val="24"/>
          <w:lang w:val="es-MX"/>
          <w:rPrChange w:id="949" w:author="51964" w:date="2025-01-12T19:20:00Z" w16du:dateUtc="2025-01-13T00:20:00Z">
            <w:rPr>
              <w:rFonts w:ascii="Calibri Light" w:hAnsi="Calibri Light" w:cs="Calibri Light"/>
              <w:sz w:val="24"/>
              <w:szCs w:val="24"/>
              <w:lang w:val="es-MX"/>
            </w:rPr>
          </w:rPrChange>
        </w:rPr>
        <w:t xml:space="preserve"> en contextos extractivos porque consideramos que el denominado </w:t>
      </w:r>
      <w:r w:rsidR="00C7038E" w:rsidRPr="009C2CC6">
        <w:rPr>
          <w:rFonts w:ascii="Times New Roman" w:hAnsi="Times New Roman" w:cs="Times New Roman"/>
          <w:sz w:val="24"/>
          <w:szCs w:val="24"/>
          <w:lang w:val="es-MX"/>
          <w:rPrChange w:id="950" w:author="51964" w:date="2025-01-12T19:20:00Z" w16du:dateUtc="2025-01-13T00:20:00Z">
            <w:rPr>
              <w:rFonts w:ascii="Calibri Light" w:hAnsi="Calibri Light" w:cs="Calibri Light"/>
              <w:sz w:val="24"/>
              <w:szCs w:val="24"/>
              <w:lang w:val="es-MX"/>
            </w:rPr>
          </w:rPrChange>
        </w:rPr>
        <w:t>‘</w:t>
      </w:r>
      <w:r w:rsidR="001E158F" w:rsidRPr="009C2CC6">
        <w:rPr>
          <w:rFonts w:ascii="Times New Roman" w:hAnsi="Times New Roman" w:cs="Times New Roman"/>
          <w:sz w:val="24"/>
          <w:szCs w:val="24"/>
          <w:lang w:val="es-MX"/>
          <w:rPrChange w:id="951" w:author="51964" w:date="2025-01-12T19:20:00Z" w16du:dateUtc="2025-01-13T00:20:00Z">
            <w:rPr>
              <w:rFonts w:ascii="Calibri Light" w:hAnsi="Calibri Light" w:cs="Calibri Light"/>
              <w:sz w:val="24"/>
              <w:szCs w:val="24"/>
              <w:lang w:val="es-MX"/>
            </w:rPr>
          </w:rPrChange>
        </w:rPr>
        <w:t>extractivismo</w:t>
      </w:r>
      <w:r w:rsidR="00C7038E" w:rsidRPr="009C2CC6">
        <w:rPr>
          <w:rFonts w:ascii="Times New Roman" w:hAnsi="Times New Roman" w:cs="Times New Roman"/>
          <w:sz w:val="24"/>
          <w:szCs w:val="24"/>
          <w:lang w:val="es-MX"/>
          <w:rPrChange w:id="952" w:author="51964" w:date="2025-01-12T19:20:00Z" w16du:dateUtc="2025-01-13T00:20:00Z">
            <w:rPr>
              <w:rFonts w:ascii="Calibri Light" w:hAnsi="Calibri Light" w:cs="Calibri Light"/>
              <w:sz w:val="24"/>
              <w:szCs w:val="24"/>
              <w:lang w:val="es-MX"/>
            </w:rPr>
          </w:rPrChange>
        </w:rPr>
        <w:t>’</w:t>
      </w:r>
      <w:r w:rsidR="001E158F" w:rsidRPr="009C2CC6">
        <w:rPr>
          <w:rFonts w:ascii="Times New Roman" w:hAnsi="Times New Roman" w:cs="Times New Roman"/>
          <w:sz w:val="24"/>
          <w:szCs w:val="24"/>
          <w:lang w:val="es-MX"/>
          <w:rPrChange w:id="953" w:author="51964" w:date="2025-01-12T19:20:00Z" w16du:dateUtc="2025-01-13T00:20:00Z">
            <w:rPr>
              <w:rFonts w:ascii="Calibri Light" w:hAnsi="Calibri Light" w:cs="Calibri Light"/>
              <w:sz w:val="24"/>
              <w:szCs w:val="24"/>
              <w:lang w:val="es-MX"/>
            </w:rPr>
          </w:rPrChange>
        </w:rPr>
        <w:t xml:space="preserve"> (Gudynas, 2013; </w:t>
      </w:r>
      <w:r w:rsidR="00287DA4" w:rsidRPr="009C2CC6">
        <w:rPr>
          <w:rFonts w:ascii="Times New Roman" w:hAnsi="Times New Roman" w:cs="Times New Roman"/>
          <w:sz w:val="24"/>
          <w:szCs w:val="24"/>
          <w:lang w:val="es-MX"/>
          <w:rPrChange w:id="954" w:author="51964" w:date="2025-01-12T19:20:00Z" w16du:dateUtc="2025-01-13T00:20:00Z">
            <w:rPr>
              <w:rFonts w:ascii="Calibri Light" w:hAnsi="Calibri Light" w:cs="Calibri Light"/>
              <w:sz w:val="24"/>
              <w:szCs w:val="24"/>
              <w:lang w:val="es-MX"/>
            </w:rPr>
          </w:rPrChange>
        </w:rPr>
        <w:t>Svampa, 2013)</w:t>
      </w:r>
      <w:r w:rsidR="001E158F" w:rsidRPr="009C2CC6">
        <w:rPr>
          <w:rFonts w:ascii="Times New Roman" w:hAnsi="Times New Roman" w:cs="Times New Roman"/>
          <w:sz w:val="24"/>
          <w:szCs w:val="24"/>
          <w:lang w:val="es-MX"/>
          <w:rPrChange w:id="955" w:author="51964" w:date="2025-01-12T19:20:00Z" w16du:dateUtc="2025-01-13T00:20:00Z">
            <w:rPr>
              <w:rFonts w:ascii="Calibri Light" w:hAnsi="Calibri Light" w:cs="Calibri Light"/>
              <w:sz w:val="24"/>
              <w:szCs w:val="24"/>
              <w:lang w:val="es-MX"/>
            </w:rPr>
          </w:rPrChange>
        </w:rPr>
        <w:t xml:space="preserve"> es uno de los principales desafíos de América Latina para hacer frente a la </w:t>
      </w:r>
      <w:r w:rsidR="00575C1F" w:rsidRPr="009C2CC6">
        <w:rPr>
          <w:rFonts w:ascii="Times New Roman" w:hAnsi="Times New Roman" w:cs="Times New Roman"/>
          <w:sz w:val="24"/>
          <w:szCs w:val="24"/>
          <w:lang w:val="es-MX"/>
          <w:rPrChange w:id="956" w:author="51964" w:date="2025-01-12T19:20:00Z" w16du:dateUtc="2025-01-13T00:20:00Z">
            <w:rPr>
              <w:rFonts w:ascii="Calibri Light" w:hAnsi="Calibri Light" w:cs="Calibri Light"/>
              <w:sz w:val="24"/>
              <w:szCs w:val="24"/>
              <w:lang w:val="es-MX"/>
            </w:rPr>
          </w:rPrChange>
        </w:rPr>
        <w:t>escase</w:t>
      </w:r>
      <w:r w:rsidR="008F3845" w:rsidRPr="009C2CC6">
        <w:rPr>
          <w:rFonts w:ascii="Times New Roman" w:hAnsi="Times New Roman" w:cs="Times New Roman"/>
          <w:sz w:val="24"/>
          <w:szCs w:val="24"/>
          <w:lang w:val="es-MX"/>
          <w:rPrChange w:id="957" w:author="51964" w:date="2025-01-12T19:20:00Z" w16du:dateUtc="2025-01-13T00:20:00Z">
            <w:rPr>
              <w:rFonts w:ascii="Calibri Light" w:hAnsi="Calibri Light" w:cs="Calibri Light"/>
              <w:sz w:val="24"/>
              <w:szCs w:val="24"/>
              <w:lang w:val="es-MX"/>
            </w:rPr>
          </w:rPrChange>
        </w:rPr>
        <w:t>z</w:t>
      </w:r>
      <w:r w:rsidR="00575C1F" w:rsidRPr="009C2CC6">
        <w:rPr>
          <w:rFonts w:ascii="Times New Roman" w:hAnsi="Times New Roman" w:cs="Times New Roman"/>
          <w:sz w:val="24"/>
          <w:szCs w:val="24"/>
          <w:lang w:val="es-MX"/>
          <w:rPrChange w:id="958" w:author="51964" w:date="2025-01-12T19:20:00Z" w16du:dateUtc="2025-01-13T00:20:00Z">
            <w:rPr>
              <w:rFonts w:ascii="Calibri Light" w:hAnsi="Calibri Light" w:cs="Calibri Light"/>
              <w:sz w:val="24"/>
              <w:szCs w:val="24"/>
              <w:lang w:val="es-MX"/>
            </w:rPr>
          </w:rPrChange>
        </w:rPr>
        <w:t xml:space="preserve"> de bienes naturales</w:t>
      </w:r>
      <w:r w:rsidR="001E158F" w:rsidRPr="009C2CC6">
        <w:rPr>
          <w:rFonts w:ascii="Times New Roman" w:hAnsi="Times New Roman" w:cs="Times New Roman"/>
          <w:sz w:val="24"/>
          <w:szCs w:val="24"/>
          <w:lang w:val="es-MX"/>
          <w:rPrChange w:id="959" w:author="51964" w:date="2025-01-12T19:20:00Z" w16du:dateUtc="2025-01-13T00:20:00Z">
            <w:rPr>
              <w:rFonts w:ascii="Calibri Light" w:hAnsi="Calibri Light" w:cs="Calibri Light"/>
              <w:sz w:val="24"/>
              <w:szCs w:val="24"/>
              <w:lang w:val="es-MX"/>
            </w:rPr>
          </w:rPrChange>
        </w:rPr>
        <w:t>.</w:t>
      </w:r>
    </w:p>
    <w:p w14:paraId="043B9529" w14:textId="77777777" w:rsidR="00287DA4" w:rsidRPr="009C2CC6" w:rsidRDefault="00287DA4" w:rsidP="001E158F">
      <w:pPr>
        <w:spacing w:after="0" w:line="360" w:lineRule="auto"/>
        <w:jc w:val="both"/>
        <w:rPr>
          <w:rFonts w:ascii="Times New Roman" w:hAnsi="Times New Roman" w:cs="Times New Roman"/>
          <w:sz w:val="24"/>
          <w:szCs w:val="24"/>
          <w:lang w:val="es-MX"/>
          <w:rPrChange w:id="960" w:author="51964" w:date="2025-01-12T19:20:00Z" w16du:dateUtc="2025-01-13T00:20:00Z">
            <w:rPr>
              <w:rFonts w:ascii="Calibri Light" w:hAnsi="Calibri Light" w:cs="Calibri Light"/>
              <w:sz w:val="24"/>
              <w:szCs w:val="24"/>
              <w:lang w:val="es-MX"/>
            </w:rPr>
          </w:rPrChange>
        </w:rPr>
      </w:pPr>
    </w:p>
    <w:p w14:paraId="147E3A6F" w14:textId="77630ECE" w:rsidR="004D6AE6" w:rsidRDefault="00287DA4" w:rsidP="001E158F">
      <w:pPr>
        <w:spacing w:after="0" w:line="360" w:lineRule="auto"/>
        <w:jc w:val="both"/>
        <w:rPr>
          <w:ins w:id="961" w:author="51964" w:date="2025-01-13T00:10:00Z" w16du:dateUtc="2025-01-13T05:10:00Z"/>
          <w:rFonts w:ascii="Times New Roman" w:hAnsi="Times New Roman" w:cs="Times New Roman"/>
          <w:sz w:val="24"/>
          <w:szCs w:val="24"/>
          <w:lang w:val="es-MX"/>
        </w:rPr>
      </w:pPr>
      <w:r w:rsidRPr="009C2CC6">
        <w:rPr>
          <w:rFonts w:ascii="Times New Roman" w:hAnsi="Times New Roman" w:cs="Times New Roman"/>
          <w:sz w:val="24"/>
          <w:szCs w:val="24"/>
          <w:lang w:val="es-MX"/>
          <w:rPrChange w:id="962" w:author="51964" w:date="2025-01-12T19:20:00Z" w16du:dateUtc="2025-01-13T00:20:00Z">
            <w:rPr>
              <w:rFonts w:ascii="Calibri Light" w:hAnsi="Calibri Light" w:cs="Calibri Light"/>
              <w:sz w:val="24"/>
              <w:szCs w:val="24"/>
              <w:lang w:val="es-MX"/>
            </w:rPr>
          </w:rPrChange>
        </w:rPr>
        <w:t xml:space="preserve">Para ello, el proyecto de investigación propone </w:t>
      </w:r>
      <w:del w:id="963" w:author="51964" w:date="2025-01-12T18:53:00Z" w16du:dateUtc="2025-01-12T23:53:00Z">
        <w:r w:rsidRPr="009C2CC6" w:rsidDel="002B0AC2">
          <w:rPr>
            <w:rFonts w:ascii="Times New Roman" w:hAnsi="Times New Roman" w:cs="Times New Roman"/>
            <w:sz w:val="24"/>
            <w:szCs w:val="24"/>
            <w:lang w:val="es-MX"/>
            <w:rPrChange w:id="964" w:author="51964" w:date="2025-01-12T19:20:00Z" w16du:dateUtc="2025-01-13T00:20:00Z">
              <w:rPr>
                <w:rFonts w:ascii="Calibri Light" w:hAnsi="Calibri Light" w:cs="Calibri Light"/>
                <w:sz w:val="24"/>
                <w:szCs w:val="24"/>
                <w:lang w:val="es-MX"/>
              </w:rPr>
            </w:rPrChange>
          </w:rPr>
          <w:delText>una aproximación</w:delText>
        </w:r>
      </w:del>
      <w:ins w:id="965" w:author="51964" w:date="2025-01-12T18:53:00Z" w16du:dateUtc="2025-01-12T23:53:00Z">
        <w:r w:rsidR="002B0AC2" w:rsidRPr="009C2CC6">
          <w:rPr>
            <w:rFonts w:ascii="Times New Roman" w:hAnsi="Times New Roman" w:cs="Times New Roman"/>
            <w:sz w:val="24"/>
            <w:szCs w:val="24"/>
            <w:lang w:val="es-MX"/>
            <w:rPrChange w:id="966" w:author="51964" w:date="2025-01-12T19:20:00Z" w16du:dateUtc="2025-01-13T00:20:00Z">
              <w:rPr>
                <w:rFonts w:ascii="Calibri Light" w:hAnsi="Calibri Light" w:cs="Calibri Light"/>
                <w:sz w:val="24"/>
                <w:szCs w:val="24"/>
                <w:lang w:val="es-MX"/>
              </w:rPr>
            </w:rPrChange>
          </w:rPr>
          <w:t>la elaboración de dos estudios de caso</w:t>
        </w:r>
      </w:ins>
      <w:r w:rsidRPr="009C2CC6">
        <w:rPr>
          <w:rFonts w:ascii="Times New Roman" w:hAnsi="Times New Roman" w:cs="Times New Roman"/>
          <w:sz w:val="24"/>
          <w:szCs w:val="24"/>
          <w:lang w:val="es-MX"/>
          <w:rPrChange w:id="967" w:author="51964" w:date="2025-01-12T19:20:00Z" w16du:dateUtc="2025-01-13T00:20:00Z">
            <w:rPr>
              <w:rFonts w:ascii="Calibri Light" w:hAnsi="Calibri Light" w:cs="Calibri Light"/>
              <w:sz w:val="24"/>
              <w:szCs w:val="24"/>
              <w:lang w:val="es-MX"/>
            </w:rPr>
          </w:rPrChange>
        </w:rPr>
        <w:t xml:space="preserve"> </w:t>
      </w:r>
      <w:r w:rsidR="00F2647B" w:rsidRPr="009C2CC6">
        <w:rPr>
          <w:rFonts w:ascii="Times New Roman" w:hAnsi="Times New Roman" w:cs="Times New Roman"/>
          <w:sz w:val="24"/>
          <w:szCs w:val="24"/>
          <w:lang w:val="es-MX"/>
          <w:rPrChange w:id="968" w:author="51964" w:date="2025-01-12T19:20:00Z" w16du:dateUtc="2025-01-13T00:20:00Z">
            <w:rPr>
              <w:rFonts w:ascii="Calibri Light" w:hAnsi="Calibri Light" w:cs="Calibri Light"/>
              <w:sz w:val="24"/>
              <w:szCs w:val="24"/>
              <w:lang w:val="es-MX"/>
            </w:rPr>
          </w:rPrChange>
        </w:rPr>
        <w:t xml:space="preserve">en </w:t>
      </w:r>
      <w:del w:id="969" w:author="51964" w:date="2025-01-12T18:53:00Z" w16du:dateUtc="2025-01-12T23:53:00Z">
        <w:r w:rsidR="00F2647B" w:rsidRPr="009C2CC6" w:rsidDel="002B0AC2">
          <w:rPr>
            <w:rFonts w:ascii="Times New Roman" w:hAnsi="Times New Roman" w:cs="Times New Roman"/>
            <w:sz w:val="24"/>
            <w:szCs w:val="24"/>
            <w:lang w:val="es-MX"/>
            <w:rPrChange w:id="970" w:author="51964" w:date="2025-01-12T19:20:00Z" w16du:dateUtc="2025-01-13T00:20:00Z">
              <w:rPr>
                <w:rFonts w:ascii="Calibri Light" w:hAnsi="Calibri Light" w:cs="Calibri Light"/>
                <w:sz w:val="24"/>
                <w:szCs w:val="24"/>
                <w:lang w:val="es-MX"/>
              </w:rPr>
            </w:rPrChange>
          </w:rPr>
          <w:delText xml:space="preserve">clave </w:delText>
        </w:r>
      </w:del>
      <w:ins w:id="971" w:author="51964" w:date="2025-01-12T18:53:00Z" w16du:dateUtc="2025-01-12T23:53:00Z">
        <w:r w:rsidR="002B0AC2" w:rsidRPr="009C2CC6">
          <w:rPr>
            <w:rFonts w:ascii="Times New Roman" w:hAnsi="Times New Roman" w:cs="Times New Roman"/>
            <w:sz w:val="24"/>
            <w:szCs w:val="24"/>
            <w:lang w:val="es-MX"/>
            <w:rPrChange w:id="972" w:author="51964" w:date="2025-01-12T19:20:00Z" w16du:dateUtc="2025-01-13T00:20:00Z">
              <w:rPr>
                <w:rFonts w:ascii="Calibri Light" w:hAnsi="Calibri Light" w:cs="Calibri Light"/>
                <w:sz w:val="24"/>
                <w:szCs w:val="24"/>
                <w:lang w:val="es-MX"/>
              </w:rPr>
            </w:rPrChange>
          </w:rPr>
          <w:t xml:space="preserve">perspectiva </w:t>
        </w:r>
      </w:ins>
      <w:r w:rsidR="00F2647B" w:rsidRPr="009C2CC6">
        <w:rPr>
          <w:rFonts w:ascii="Times New Roman" w:hAnsi="Times New Roman" w:cs="Times New Roman"/>
          <w:sz w:val="24"/>
          <w:szCs w:val="24"/>
          <w:lang w:val="es-MX"/>
          <w:rPrChange w:id="973" w:author="51964" w:date="2025-01-12T19:20:00Z" w16du:dateUtc="2025-01-13T00:20:00Z">
            <w:rPr>
              <w:rFonts w:ascii="Calibri Light" w:hAnsi="Calibri Light" w:cs="Calibri Light"/>
              <w:sz w:val="24"/>
              <w:szCs w:val="24"/>
              <w:lang w:val="es-MX"/>
            </w:rPr>
          </w:rPrChange>
        </w:rPr>
        <w:t xml:space="preserve">comparada </w:t>
      </w:r>
      <w:del w:id="974" w:author="51964" w:date="2025-01-12T18:53:00Z" w16du:dateUtc="2025-01-12T23:53:00Z">
        <w:r w:rsidR="00F2647B" w:rsidRPr="009C2CC6" w:rsidDel="002B0AC2">
          <w:rPr>
            <w:rFonts w:ascii="Times New Roman" w:hAnsi="Times New Roman" w:cs="Times New Roman"/>
            <w:sz w:val="24"/>
            <w:szCs w:val="24"/>
            <w:lang w:val="es-MX"/>
            <w:rPrChange w:id="975" w:author="51964" w:date="2025-01-12T19:20:00Z" w16du:dateUtc="2025-01-13T00:20:00Z">
              <w:rPr>
                <w:rFonts w:ascii="Calibri Light" w:hAnsi="Calibri Light" w:cs="Calibri Light"/>
                <w:sz w:val="24"/>
                <w:szCs w:val="24"/>
                <w:lang w:val="es-MX"/>
              </w:rPr>
            </w:rPrChange>
          </w:rPr>
          <w:delText xml:space="preserve">a </w:delText>
        </w:r>
      </w:del>
      <w:ins w:id="976" w:author="51964" w:date="2025-01-12T18:53:00Z" w16du:dateUtc="2025-01-12T23:53:00Z">
        <w:r w:rsidR="002B0AC2" w:rsidRPr="009C2CC6">
          <w:rPr>
            <w:rFonts w:ascii="Times New Roman" w:hAnsi="Times New Roman" w:cs="Times New Roman"/>
            <w:sz w:val="24"/>
            <w:szCs w:val="24"/>
            <w:lang w:val="es-MX"/>
            <w:rPrChange w:id="977" w:author="51964" w:date="2025-01-12T19:20:00Z" w16du:dateUtc="2025-01-13T00:20:00Z">
              <w:rPr>
                <w:rFonts w:ascii="Calibri Light" w:hAnsi="Calibri Light" w:cs="Calibri Light"/>
                <w:sz w:val="24"/>
                <w:szCs w:val="24"/>
                <w:lang w:val="es-MX"/>
              </w:rPr>
            </w:rPrChange>
          </w:rPr>
          <w:t xml:space="preserve">de las </w:t>
        </w:r>
      </w:ins>
      <w:r w:rsidR="00F2647B" w:rsidRPr="009C2CC6">
        <w:rPr>
          <w:rFonts w:ascii="Times New Roman" w:hAnsi="Times New Roman" w:cs="Times New Roman"/>
          <w:sz w:val="24"/>
          <w:szCs w:val="24"/>
          <w:lang w:val="es-MX"/>
          <w:rPrChange w:id="978" w:author="51964" w:date="2025-01-12T19:20:00Z" w16du:dateUtc="2025-01-13T00:20:00Z">
            <w:rPr>
              <w:rFonts w:ascii="Calibri Light" w:hAnsi="Calibri Light" w:cs="Calibri Light"/>
              <w:sz w:val="24"/>
              <w:szCs w:val="24"/>
              <w:lang w:val="es-MX"/>
            </w:rPr>
          </w:rPrChange>
        </w:rPr>
        <w:t>experiencias</w:t>
      </w:r>
      <w:ins w:id="979" w:author="51964" w:date="2025-01-12T18:53:00Z" w16du:dateUtc="2025-01-12T23:53:00Z">
        <w:r w:rsidR="002B0AC2" w:rsidRPr="009C2CC6">
          <w:rPr>
            <w:rFonts w:ascii="Times New Roman" w:hAnsi="Times New Roman" w:cs="Times New Roman"/>
            <w:sz w:val="24"/>
            <w:szCs w:val="24"/>
            <w:lang w:val="es-MX"/>
            <w:rPrChange w:id="980" w:author="51964" w:date="2025-01-12T19:20:00Z" w16du:dateUtc="2025-01-13T00:20:00Z">
              <w:rPr>
                <w:rFonts w:ascii="Calibri Light" w:hAnsi="Calibri Light" w:cs="Calibri Light"/>
                <w:sz w:val="24"/>
                <w:szCs w:val="24"/>
                <w:lang w:val="es-MX"/>
              </w:rPr>
            </w:rPrChange>
          </w:rPr>
          <w:t xml:space="preserve"> </w:t>
        </w:r>
      </w:ins>
      <w:del w:id="981" w:author="51964" w:date="2025-01-12T18:54:00Z" w16du:dateUtc="2025-01-12T23:54:00Z">
        <w:r w:rsidR="00F2647B" w:rsidRPr="009C2CC6" w:rsidDel="002B0AC2">
          <w:rPr>
            <w:rFonts w:ascii="Times New Roman" w:hAnsi="Times New Roman" w:cs="Times New Roman"/>
            <w:sz w:val="24"/>
            <w:szCs w:val="24"/>
            <w:lang w:val="es-MX"/>
            <w:rPrChange w:id="982" w:author="51964" w:date="2025-01-12T19:20:00Z" w16du:dateUtc="2025-01-13T00:20:00Z">
              <w:rPr>
                <w:rFonts w:ascii="Calibri Light" w:hAnsi="Calibri Light" w:cs="Calibri Light"/>
                <w:sz w:val="24"/>
                <w:szCs w:val="24"/>
                <w:lang w:val="es-MX"/>
              </w:rPr>
            </w:rPrChange>
          </w:rPr>
          <w:delText xml:space="preserve"> </w:delText>
        </w:r>
      </w:del>
      <w:r w:rsidR="00F2647B" w:rsidRPr="009C2CC6">
        <w:rPr>
          <w:rFonts w:ascii="Times New Roman" w:hAnsi="Times New Roman" w:cs="Times New Roman"/>
          <w:sz w:val="24"/>
          <w:szCs w:val="24"/>
          <w:lang w:val="es-MX"/>
          <w:rPrChange w:id="983" w:author="51964" w:date="2025-01-12T19:20:00Z" w16du:dateUtc="2025-01-13T00:20:00Z">
            <w:rPr>
              <w:rFonts w:ascii="Calibri Light" w:hAnsi="Calibri Light" w:cs="Calibri Light"/>
              <w:sz w:val="24"/>
              <w:szCs w:val="24"/>
              <w:lang w:val="es-MX"/>
            </w:rPr>
          </w:rPrChange>
        </w:rPr>
        <w:t xml:space="preserve">de gobernanza </w:t>
      </w:r>
      <w:r w:rsidR="00C7038E" w:rsidRPr="009C2CC6">
        <w:rPr>
          <w:rFonts w:ascii="Times New Roman" w:hAnsi="Times New Roman" w:cs="Times New Roman"/>
          <w:sz w:val="24"/>
          <w:szCs w:val="24"/>
          <w:lang w:val="es-MX"/>
          <w:rPrChange w:id="984" w:author="51964" w:date="2025-01-12T19:20:00Z" w16du:dateUtc="2025-01-13T00:20:00Z">
            <w:rPr>
              <w:rFonts w:ascii="Calibri Light" w:hAnsi="Calibri Light" w:cs="Calibri Light"/>
              <w:sz w:val="24"/>
              <w:szCs w:val="24"/>
              <w:lang w:val="es-MX"/>
            </w:rPr>
          </w:rPrChange>
        </w:rPr>
        <w:t>ambiental</w:t>
      </w:r>
      <w:r w:rsidR="00F2647B" w:rsidRPr="009C2CC6">
        <w:rPr>
          <w:rFonts w:ascii="Times New Roman" w:hAnsi="Times New Roman" w:cs="Times New Roman"/>
          <w:sz w:val="24"/>
          <w:szCs w:val="24"/>
          <w:lang w:val="es-MX"/>
          <w:rPrChange w:id="985" w:author="51964" w:date="2025-01-12T19:20:00Z" w16du:dateUtc="2025-01-13T00:20:00Z">
            <w:rPr>
              <w:rFonts w:ascii="Calibri Light" w:hAnsi="Calibri Light" w:cs="Calibri Light"/>
              <w:sz w:val="24"/>
              <w:szCs w:val="24"/>
              <w:lang w:val="es-MX"/>
            </w:rPr>
          </w:rPrChange>
        </w:rPr>
        <w:t xml:space="preserve"> en dos </w:t>
      </w:r>
      <w:r w:rsidR="008C3347" w:rsidRPr="009C2CC6">
        <w:rPr>
          <w:rFonts w:ascii="Times New Roman" w:hAnsi="Times New Roman" w:cs="Times New Roman"/>
          <w:sz w:val="24"/>
          <w:szCs w:val="24"/>
          <w:lang w:val="es-MX"/>
          <w:rPrChange w:id="986" w:author="51964" w:date="2025-01-12T19:20:00Z" w16du:dateUtc="2025-01-13T00:20:00Z">
            <w:rPr>
              <w:rFonts w:ascii="Calibri Light" w:hAnsi="Calibri Light" w:cs="Calibri Light"/>
              <w:sz w:val="24"/>
              <w:szCs w:val="24"/>
              <w:lang w:val="es-MX"/>
            </w:rPr>
          </w:rPrChange>
        </w:rPr>
        <w:t xml:space="preserve">regiones del </w:t>
      </w:r>
      <w:r w:rsidR="00623FC9">
        <w:rPr>
          <w:rFonts w:ascii="Times New Roman" w:hAnsi="Times New Roman" w:cs="Times New Roman"/>
          <w:sz w:val="24"/>
          <w:szCs w:val="24"/>
          <w:lang w:val="es-MX"/>
        </w:rPr>
        <w:t>sur peruano</w:t>
      </w:r>
      <w:r w:rsidR="00F2647B" w:rsidRPr="009C2CC6">
        <w:rPr>
          <w:rFonts w:ascii="Times New Roman" w:hAnsi="Times New Roman" w:cs="Times New Roman"/>
          <w:sz w:val="24"/>
          <w:szCs w:val="24"/>
          <w:lang w:val="es-MX"/>
          <w:rPrChange w:id="987" w:author="51964" w:date="2025-01-12T19:20:00Z" w16du:dateUtc="2025-01-13T00:20:00Z">
            <w:rPr>
              <w:rFonts w:ascii="Calibri Light" w:hAnsi="Calibri Light" w:cs="Calibri Light"/>
              <w:sz w:val="24"/>
              <w:szCs w:val="24"/>
              <w:lang w:val="es-MX"/>
            </w:rPr>
          </w:rPrChange>
        </w:rPr>
        <w:t xml:space="preserve"> que registran altos números de casos de conflictos ecoterritoriales generados por la actividad minera</w:t>
      </w:r>
      <w:del w:id="988" w:author="51964" w:date="2025-01-12T18:54:00Z" w16du:dateUtc="2025-01-12T23:54:00Z">
        <w:r w:rsidR="00F2647B" w:rsidRPr="009C2CC6" w:rsidDel="002B0AC2">
          <w:rPr>
            <w:rFonts w:ascii="Times New Roman" w:hAnsi="Times New Roman" w:cs="Times New Roman"/>
            <w:sz w:val="24"/>
            <w:szCs w:val="24"/>
            <w:lang w:val="es-MX"/>
            <w:rPrChange w:id="989" w:author="51964" w:date="2025-01-12T19:20:00Z" w16du:dateUtc="2025-01-13T00:20:00Z">
              <w:rPr>
                <w:rFonts w:ascii="Calibri Light" w:hAnsi="Calibri Light" w:cs="Calibri Light"/>
                <w:sz w:val="24"/>
                <w:szCs w:val="24"/>
                <w:lang w:val="es-MX"/>
              </w:rPr>
            </w:rPrChange>
          </w:rPr>
          <w:delText xml:space="preserve">, </w:delText>
        </w:r>
      </w:del>
      <w:ins w:id="990" w:author="51964" w:date="2025-01-12T18:54:00Z" w16du:dateUtc="2025-01-12T23:54:00Z">
        <w:r w:rsidR="002B0AC2" w:rsidRPr="009C2CC6">
          <w:rPr>
            <w:rFonts w:ascii="Times New Roman" w:hAnsi="Times New Roman" w:cs="Times New Roman"/>
            <w:sz w:val="24"/>
            <w:szCs w:val="24"/>
            <w:lang w:val="es-MX"/>
            <w:rPrChange w:id="991" w:author="51964" w:date="2025-01-12T19:20:00Z" w16du:dateUtc="2025-01-13T00:20:00Z">
              <w:rPr>
                <w:rFonts w:ascii="Calibri Light" w:hAnsi="Calibri Light" w:cs="Calibri Light"/>
                <w:sz w:val="24"/>
                <w:szCs w:val="24"/>
                <w:lang w:val="es-MX"/>
              </w:rPr>
            </w:rPrChange>
          </w:rPr>
          <w:t xml:space="preserve">: </w:t>
        </w:r>
      </w:ins>
      <w:del w:id="992" w:author="51964" w:date="2025-01-12T18:54:00Z" w16du:dateUtc="2025-01-12T23:54:00Z">
        <w:r w:rsidR="00F2647B" w:rsidRPr="009C2CC6" w:rsidDel="002B0AC2">
          <w:rPr>
            <w:rFonts w:ascii="Times New Roman" w:hAnsi="Times New Roman" w:cs="Times New Roman"/>
            <w:sz w:val="24"/>
            <w:szCs w:val="24"/>
            <w:lang w:val="es-MX"/>
            <w:rPrChange w:id="993" w:author="51964" w:date="2025-01-12T19:20:00Z" w16du:dateUtc="2025-01-13T00:20:00Z">
              <w:rPr>
                <w:rFonts w:ascii="Calibri Light" w:hAnsi="Calibri Light" w:cs="Calibri Light"/>
                <w:sz w:val="24"/>
                <w:szCs w:val="24"/>
                <w:lang w:val="es-MX"/>
              </w:rPr>
            </w:rPrChange>
          </w:rPr>
          <w:delText xml:space="preserve">nos referimos a </w:delText>
        </w:r>
      </w:del>
      <w:r w:rsidR="008C3347" w:rsidRPr="009C2CC6">
        <w:rPr>
          <w:rFonts w:ascii="Times New Roman" w:hAnsi="Times New Roman" w:cs="Times New Roman"/>
          <w:sz w:val="24"/>
          <w:szCs w:val="24"/>
          <w:lang w:val="es-MX"/>
          <w:rPrChange w:id="994" w:author="51964" w:date="2025-01-12T19:20:00Z" w16du:dateUtc="2025-01-13T00:20:00Z">
            <w:rPr>
              <w:rFonts w:ascii="Calibri Light" w:hAnsi="Calibri Light" w:cs="Calibri Light"/>
              <w:sz w:val="24"/>
              <w:szCs w:val="24"/>
              <w:lang w:val="es-MX"/>
            </w:rPr>
          </w:rPrChange>
        </w:rPr>
        <w:t>Apurímac</w:t>
      </w:r>
      <w:r w:rsidR="00F2647B" w:rsidRPr="009C2CC6">
        <w:rPr>
          <w:rFonts w:ascii="Times New Roman" w:hAnsi="Times New Roman" w:cs="Times New Roman"/>
          <w:sz w:val="24"/>
          <w:szCs w:val="24"/>
          <w:lang w:val="es-MX"/>
          <w:rPrChange w:id="995" w:author="51964" w:date="2025-01-12T19:20:00Z" w16du:dateUtc="2025-01-13T00:20:00Z">
            <w:rPr>
              <w:rFonts w:ascii="Calibri Light" w:hAnsi="Calibri Light" w:cs="Calibri Light"/>
              <w:sz w:val="24"/>
              <w:szCs w:val="24"/>
              <w:lang w:val="es-MX"/>
            </w:rPr>
          </w:rPrChange>
        </w:rPr>
        <w:t xml:space="preserve"> y </w:t>
      </w:r>
      <w:r w:rsidR="008C3347" w:rsidRPr="009C2CC6">
        <w:rPr>
          <w:rFonts w:ascii="Times New Roman" w:hAnsi="Times New Roman" w:cs="Times New Roman"/>
          <w:sz w:val="24"/>
          <w:szCs w:val="24"/>
          <w:lang w:val="es-MX"/>
          <w:rPrChange w:id="996" w:author="51964" w:date="2025-01-12T19:20:00Z" w16du:dateUtc="2025-01-13T00:20:00Z">
            <w:rPr>
              <w:rFonts w:ascii="Calibri Light" w:hAnsi="Calibri Light" w:cs="Calibri Light"/>
              <w:sz w:val="24"/>
              <w:szCs w:val="24"/>
              <w:lang w:val="es-MX"/>
            </w:rPr>
          </w:rPrChange>
        </w:rPr>
        <w:t>Cusco</w:t>
      </w:r>
      <w:r w:rsidR="00F2647B" w:rsidRPr="009C2CC6">
        <w:rPr>
          <w:rFonts w:ascii="Times New Roman" w:hAnsi="Times New Roman" w:cs="Times New Roman"/>
          <w:sz w:val="24"/>
          <w:szCs w:val="24"/>
          <w:lang w:val="es-MX"/>
          <w:rPrChange w:id="997" w:author="51964" w:date="2025-01-12T19:20:00Z" w16du:dateUtc="2025-01-13T00:20:00Z">
            <w:rPr>
              <w:rFonts w:ascii="Calibri Light" w:hAnsi="Calibri Light" w:cs="Calibri Light"/>
              <w:sz w:val="24"/>
              <w:szCs w:val="24"/>
              <w:lang w:val="es-MX"/>
            </w:rPr>
          </w:rPrChange>
        </w:rPr>
        <w:t xml:space="preserve">. </w:t>
      </w:r>
      <w:del w:id="998" w:author="51964" w:date="2025-01-12T18:54:00Z" w16du:dateUtc="2025-01-12T23:54:00Z">
        <w:r w:rsidR="00F2647B" w:rsidRPr="009C2CC6" w:rsidDel="002B0AC2">
          <w:rPr>
            <w:rFonts w:ascii="Times New Roman" w:hAnsi="Times New Roman" w:cs="Times New Roman"/>
            <w:sz w:val="24"/>
            <w:szCs w:val="24"/>
            <w:lang w:val="es-MX"/>
            <w:rPrChange w:id="999" w:author="51964" w:date="2025-01-12T19:20:00Z" w16du:dateUtc="2025-01-13T00:20:00Z">
              <w:rPr>
                <w:rFonts w:ascii="Calibri Light" w:hAnsi="Calibri Light" w:cs="Calibri Light"/>
                <w:sz w:val="24"/>
                <w:szCs w:val="24"/>
                <w:lang w:val="es-MX"/>
              </w:rPr>
            </w:rPrChange>
          </w:rPr>
          <w:delText>Nos enfocaremos en</w:delText>
        </w:r>
      </w:del>
      <w:ins w:id="1000" w:author="51964" w:date="2025-01-12T18:54:00Z" w16du:dateUtc="2025-01-12T23:54:00Z">
        <w:r w:rsidR="002B0AC2" w:rsidRPr="009C2CC6">
          <w:rPr>
            <w:rFonts w:ascii="Times New Roman" w:hAnsi="Times New Roman" w:cs="Times New Roman"/>
            <w:sz w:val="24"/>
            <w:szCs w:val="24"/>
            <w:lang w:val="es-MX"/>
            <w:rPrChange w:id="1001" w:author="51964" w:date="2025-01-12T19:20:00Z" w16du:dateUtc="2025-01-13T00:20:00Z">
              <w:rPr>
                <w:rFonts w:ascii="Calibri Light" w:hAnsi="Calibri Light" w:cs="Calibri Light"/>
                <w:sz w:val="24"/>
                <w:szCs w:val="24"/>
                <w:lang w:val="es-MX"/>
              </w:rPr>
            </w:rPrChange>
          </w:rPr>
          <w:t>Los</w:t>
        </w:r>
      </w:ins>
      <w:r w:rsidR="00F2647B" w:rsidRPr="009C2CC6">
        <w:rPr>
          <w:rFonts w:ascii="Times New Roman" w:hAnsi="Times New Roman" w:cs="Times New Roman"/>
          <w:sz w:val="24"/>
          <w:szCs w:val="24"/>
          <w:lang w:val="es-MX"/>
          <w:rPrChange w:id="1002" w:author="51964" w:date="2025-01-12T19:20:00Z" w16du:dateUtc="2025-01-13T00:20:00Z">
            <w:rPr>
              <w:rFonts w:ascii="Calibri Light" w:hAnsi="Calibri Light" w:cs="Calibri Light"/>
              <w:sz w:val="24"/>
              <w:szCs w:val="24"/>
              <w:lang w:val="es-MX"/>
            </w:rPr>
          </w:rPrChange>
        </w:rPr>
        <w:t xml:space="preserve"> </w:t>
      </w:r>
      <w:ins w:id="1003" w:author="51964" w:date="2025-01-12T18:55:00Z" w16du:dateUtc="2025-01-12T23:55:00Z">
        <w:r w:rsidR="002B0AC2" w:rsidRPr="009C2CC6">
          <w:rPr>
            <w:rFonts w:ascii="Times New Roman" w:hAnsi="Times New Roman" w:cs="Times New Roman"/>
            <w:sz w:val="24"/>
            <w:szCs w:val="24"/>
            <w:lang w:val="es-MX"/>
            <w:rPrChange w:id="1004" w:author="51964" w:date="2025-01-12T19:20:00Z" w16du:dateUtc="2025-01-13T00:20:00Z">
              <w:rPr>
                <w:rFonts w:ascii="Calibri Light" w:hAnsi="Calibri Light" w:cs="Calibri Light"/>
                <w:sz w:val="24"/>
                <w:szCs w:val="24"/>
                <w:lang w:val="es-MX"/>
              </w:rPr>
            </w:rPrChange>
          </w:rPr>
          <w:t xml:space="preserve">casos </w:t>
        </w:r>
        <w:r w:rsidR="00AD31CC" w:rsidRPr="009C2CC6">
          <w:rPr>
            <w:rFonts w:ascii="Times New Roman" w:hAnsi="Times New Roman" w:cs="Times New Roman"/>
            <w:sz w:val="24"/>
            <w:szCs w:val="24"/>
            <w:lang w:val="es-MX"/>
            <w:rPrChange w:id="1005" w:author="51964" w:date="2025-01-12T19:20:00Z" w16du:dateUtc="2025-01-13T00:20:00Z">
              <w:rPr>
                <w:rFonts w:ascii="Calibri Light" w:hAnsi="Calibri Light" w:cs="Calibri Light"/>
                <w:sz w:val="24"/>
                <w:szCs w:val="24"/>
                <w:lang w:val="es-MX"/>
              </w:rPr>
            </w:rPrChange>
          </w:rPr>
          <w:t xml:space="preserve">fueron </w:t>
        </w:r>
        <w:r w:rsidR="002B0AC2" w:rsidRPr="009C2CC6">
          <w:rPr>
            <w:rFonts w:ascii="Times New Roman" w:hAnsi="Times New Roman" w:cs="Times New Roman"/>
            <w:sz w:val="24"/>
            <w:szCs w:val="24"/>
            <w:lang w:val="es-MX"/>
            <w:rPrChange w:id="1006" w:author="51964" w:date="2025-01-12T19:20:00Z" w16du:dateUtc="2025-01-13T00:20:00Z">
              <w:rPr>
                <w:rFonts w:ascii="Calibri Light" w:hAnsi="Calibri Light" w:cs="Calibri Light"/>
                <w:sz w:val="24"/>
                <w:szCs w:val="24"/>
                <w:lang w:val="es-MX"/>
              </w:rPr>
            </w:rPrChange>
          </w:rPr>
          <w:t>seleccionados</w:t>
        </w:r>
      </w:ins>
      <w:del w:id="1007" w:author="51964" w:date="2025-01-12T18:55:00Z" w16du:dateUtc="2025-01-12T23:55:00Z">
        <w:r w:rsidR="00F2647B" w:rsidRPr="009C2CC6" w:rsidDel="002B0AC2">
          <w:rPr>
            <w:rFonts w:ascii="Times New Roman" w:hAnsi="Times New Roman" w:cs="Times New Roman"/>
            <w:sz w:val="24"/>
            <w:szCs w:val="24"/>
            <w:lang w:val="es-MX"/>
            <w:rPrChange w:id="1008" w:author="51964" w:date="2025-01-12T19:20:00Z" w16du:dateUtc="2025-01-13T00:20:00Z">
              <w:rPr>
                <w:rFonts w:ascii="Calibri Light" w:hAnsi="Calibri Light" w:cs="Calibri Light"/>
                <w:sz w:val="24"/>
                <w:szCs w:val="24"/>
                <w:lang w:val="es-MX"/>
              </w:rPr>
            </w:rPrChange>
          </w:rPr>
          <w:delText xml:space="preserve">territorios que </w:delText>
        </w:r>
      </w:del>
      <w:ins w:id="1009" w:author="51964" w:date="2025-01-12T18:55:00Z" w16du:dateUtc="2025-01-12T23:55:00Z">
        <w:r w:rsidR="002B0AC2" w:rsidRPr="009C2CC6">
          <w:rPr>
            <w:rFonts w:ascii="Times New Roman" w:hAnsi="Times New Roman" w:cs="Times New Roman"/>
            <w:sz w:val="24"/>
            <w:szCs w:val="24"/>
            <w:lang w:val="es-MX"/>
            <w:rPrChange w:id="1010" w:author="51964" w:date="2025-01-12T19:20:00Z" w16du:dateUtc="2025-01-13T00:20:00Z">
              <w:rPr>
                <w:rFonts w:ascii="Calibri Light" w:hAnsi="Calibri Light" w:cs="Calibri Light"/>
                <w:sz w:val="24"/>
                <w:szCs w:val="24"/>
                <w:lang w:val="es-MX"/>
              </w:rPr>
            </w:rPrChange>
          </w:rPr>
          <w:t xml:space="preserve"> </w:t>
        </w:r>
      </w:ins>
      <w:del w:id="1011" w:author="51964" w:date="2025-01-12T18:55:00Z" w16du:dateUtc="2025-01-12T23:55:00Z">
        <w:r w:rsidR="00F2647B" w:rsidRPr="009C2CC6" w:rsidDel="00AD31CC">
          <w:rPr>
            <w:rFonts w:ascii="Times New Roman" w:hAnsi="Times New Roman" w:cs="Times New Roman"/>
            <w:sz w:val="24"/>
            <w:szCs w:val="24"/>
            <w:lang w:val="es-MX"/>
            <w:rPrChange w:id="1012" w:author="51964" w:date="2025-01-12T19:20:00Z" w16du:dateUtc="2025-01-13T00:20:00Z">
              <w:rPr>
                <w:rFonts w:ascii="Calibri Light" w:hAnsi="Calibri Light" w:cs="Calibri Light"/>
                <w:sz w:val="24"/>
                <w:szCs w:val="24"/>
                <w:lang w:val="es-MX"/>
              </w:rPr>
            </w:rPrChange>
          </w:rPr>
          <w:delText>reúnen un conjunto de</w:delText>
        </w:r>
      </w:del>
      <w:ins w:id="1013" w:author="51964" w:date="2025-01-12T18:55:00Z" w16du:dateUtc="2025-01-12T23:55:00Z">
        <w:r w:rsidR="00AD31CC" w:rsidRPr="009C2CC6">
          <w:rPr>
            <w:rFonts w:ascii="Times New Roman" w:hAnsi="Times New Roman" w:cs="Times New Roman"/>
            <w:sz w:val="24"/>
            <w:szCs w:val="24"/>
            <w:lang w:val="es-MX"/>
            <w:rPrChange w:id="1014" w:author="51964" w:date="2025-01-12T19:20:00Z" w16du:dateUtc="2025-01-13T00:20:00Z">
              <w:rPr>
                <w:rFonts w:ascii="Calibri Light" w:hAnsi="Calibri Light" w:cs="Calibri Light"/>
                <w:sz w:val="24"/>
                <w:szCs w:val="24"/>
                <w:lang w:val="es-MX"/>
              </w:rPr>
            </w:rPrChange>
          </w:rPr>
          <w:t>por su alta conflictividad</w:t>
        </w:r>
      </w:ins>
      <w:ins w:id="1015" w:author="51964" w:date="2025-01-12T18:56:00Z" w16du:dateUtc="2025-01-12T23:56:00Z">
        <w:r w:rsidR="00AD31CC" w:rsidRPr="009C2CC6">
          <w:rPr>
            <w:rFonts w:ascii="Times New Roman" w:hAnsi="Times New Roman" w:cs="Times New Roman"/>
            <w:sz w:val="24"/>
            <w:szCs w:val="24"/>
            <w:lang w:val="es-MX"/>
            <w:rPrChange w:id="1016" w:author="51964" w:date="2025-01-12T19:20:00Z" w16du:dateUtc="2025-01-13T00:20:00Z">
              <w:rPr>
                <w:rFonts w:ascii="Calibri Light" w:hAnsi="Calibri Light" w:cs="Calibri Light"/>
                <w:sz w:val="24"/>
                <w:szCs w:val="24"/>
                <w:lang w:val="es-MX"/>
              </w:rPr>
            </w:rPrChange>
          </w:rPr>
          <w:t>, así como por las</w:t>
        </w:r>
      </w:ins>
      <w:r w:rsidR="00F2647B" w:rsidRPr="009C2CC6">
        <w:rPr>
          <w:rFonts w:ascii="Times New Roman" w:hAnsi="Times New Roman" w:cs="Times New Roman"/>
          <w:sz w:val="24"/>
          <w:szCs w:val="24"/>
          <w:lang w:val="es-MX"/>
          <w:rPrChange w:id="1017" w:author="51964" w:date="2025-01-12T19:20:00Z" w16du:dateUtc="2025-01-13T00:20:00Z">
            <w:rPr>
              <w:rFonts w:ascii="Calibri Light" w:hAnsi="Calibri Light" w:cs="Calibri Light"/>
              <w:sz w:val="24"/>
              <w:szCs w:val="24"/>
              <w:lang w:val="es-MX"/>
            </w:rPr>
          </w:rPrChange>
        </w:rPr>
        <w:t xml:space="preserve"> características </w:t>
      </w:r>
      <w:del w:id="1018" w:author="51964" w:date="2025-01-12T18:57:00Z" w16du:dateUtc="2025-01-12T23:57:00Z">
        <w:r w:rsidR="00F2647B" w:rsidRPr="009C2CC6" w:rsidDel="00AD31CC">
          <w:rPr>
            <w:rFonts w:ascii="Times New Roman" w:hAnsi="Times New Roman" w:cs="Times New Roman"/>
            <w:sz w:val="24"/>
            <w:szCs w:val="24"/>
            <w:lang w:val="es-MX"/>
            <w:rPrChange w:id="1019" w:author="51964" w:date="2025-01-12T19:20:00Z" w16du:dateUtc="2025-01-13T00:20:00Z">
              <w:rPr>
                <w:rFonts w:ascii="Calibri Light" w:hAnsi="Calibri Light" w:cs="Calibri Light"/>
                <w:sz w:val="24"/>
                <w:szCs w:val="24"/>
                <w:lang w:val="es-MX"/>
              </w:rPr>
            </w:rPrChange>
          </w:rPr>
          <w:delText>soci</w:delText>
        </w:r>
        <w:r w:rsidR="00C7038E" w:rsidRPr="009C2CC6" w:rsidDel="00AD31CC">
          <w:rPr>
            <w:rFonts w:ascii="Times New Roman" w:hAnsi="Times New Roman" w:cs="Times New Roman"/>
            <w:sz w:val="24"/>
            <w:szCs w:val="24"/>
            <w:lang w:val="es-MX"/>
            <w:rPrChange w:id="1020" w:author="51964" w:date="2025-01-12T19:20:00Z" w16du:dateUtc="2025-01-13T00:20:00Z">
              <w:rPr>
                <w:rFonts w:ascii="Calibri Light" w:hAnsi="Calibri Light" w:cs="Calibri Light"/>
                <w:sz w:val="24"/>
                <w:szCs w:val="24"/>
                <w:lang w:val="es-MX"/>
              </w:rPr>
            </w:rPrChange>
          </w:rPr>
          <w:delText>ales, económicas, políticas y</w:delText>
        </w:r>
        <w:r w:rsidR="00F2647B" w:rsidRPr="009C2CC6" w:rsidDel="00AD31CC">
          <w:rPr>
            <w:rFonts w:ascii="Times New Roman" w:hAnsi="Times New Roman" w:cs="Times New Roman"/>
            <w:sz w:val="24"/>
            <w:szCs w:val="24"/>
            <w:lang w:val="es-MX"/>
            <w:rPrChange w:id="1021" w:author="51964" w:date="2025-01-12T19:20:00Z" w16du:dateUtc="2025-01-13T00:20:00Z">
              <w:rPr>
                <w:rFonts w:ascii="Calibri Light" w:hAnsi="Calibri Light" w:cs="Calibri Light"/>
                <w:sz w:val="24"/>
                <w:szCs w:val="24"/>
                <w:lang w:val="es-MX"/>
              </w:rPr>
            </w:rPrChange>
          </w:rPr>
          <w:delText xml:space="preserve"> culturales</w:delText>
        </w:r>
      </w:del>
      <w:ins w:id="1022" w:author="51964" w:date="2025-01-12T18:57:00Z" w16du:dateUtc="2025-01-12T23:57:00Z">
        <w:r w:rsidR="00AD31CC" w:rsidRPr="009C2CC6">
          <w:rPr>
            <w:rFonts w:ascii="Times New Roman" w:hAnsi="Times New Roman" w:cs="Times New Roman"/>
            <w:sz w:val="24"/>
            <w:szCs w:val="24"/>
            <w:lang w:val="es-MX"/>
            <w:rPrChange w:id="1023" w:author="51964" w:date="2025-01-12T19:20:00Z" w16du:dateUtc="2025-01-13T00:20:00Z">
              <w:rPr>
                <w:rFonts w:ascii="Calibri Light" w:hAnsi="Calibri Light" w:cs="Calibri Light"/>
                <w:sz w:val="24"/>
                <w:szCs w:val="24"/>
                <w:lang w:val="es-MX"/>
              </w:rPr>
            </w:rPrChange>
          </w:rPr>
          <w:t>propias, particulares, d</w:t>
        </w:r>
      </w:ins>
      <w:ins w:id="1024" w:author="51964" w:date="2025-01-12T18:58:00Z" w16du:dateUtc="2025-01-12T23:58:00Z">
        <w:r w:rsidR="00AD31CC" w:rsidRPr="009C2CC6">
          <w:rPr>
            <w:rFonts w:ascii="Times New Roman" w:hAnsi="Times New Roman" w:cs="Times New Roman"/>
            <w:sz w:val="24"/>
            <w:szCs w:val="24"/>
            <w:lang w:val="es-MX"/>
            <w:rPrChange w:id="1025" w:author="51964" w:date="2025-01-12T19:20:00Z" w16du:dateUtc="2025-01-13T00:20:00Z">
              <w:rPr>
                <w:rFonts w:ascii="Calibri Light" w:hAnsi="Calibri Light" w:cs="Calibri Light"/>
                <w:sz w:val="24"/>
                <w:szCs w:val="24"/>
                <w:lang w:val="es-MX"/>
              </w:rPr>
            </w:rPrChange>
          </w:rPr>
          <w:t>e las formaciones sociales</w:t>
        </w:r>
      </w:ins>
      <w:r w:rsidR="00F2647B" w:rsidRPr="009C2CC6">
        <w:rPr>
          <w:rFonts w:ascii="Times New Roman" w:hAnsi="Times New Roman" w:cs="Times New Roman"/>
          <w:sz w:val="24"/>
          <w:szCs w:val="24"/>
          <w:lang w:val="es-MX"/>
          <w:rPrChange w:id="1026" w:author="51964" w:date="2025-01-12T19:20:00Z" w16du:dateUtc="2025-01-13T00:20:00Z">
            <w:rPr>
              <w:rFonts w:ascii="Calibri Light" w:hAnsi="Calibri Light" w:cs="Calibri Light"/>
              <w:sz w:val="24"/>
              <w:szCs w:val="24"/>
              <w:lang w:val="es-MX"/>
            </w:rPr>
          </w:rPrChange>
        </w:rPr>
        <w:t xml:space="preserve"> </w:t>
      </w:r>
      <w:del w:id="1027" w:author="51964" w:date="2025-01-12T18:59:00Z" w16du:dateUtc="2025-01-12T23:59:00Z">
        <w:r w:rsidR="00F2647B" w:rsidRPr="009C2CC6" w:rsidDel="00AD31CC">
          <w:rPr>
            <w:rFonts w:ascii="Times New Roman" w:hAnsi="Times New Roman" w:cs="Times New Roman"/>
            <w:sz w:val="24"/>
            <w:szCs w:val="24"/>
            <w:lang w:val="es-MX"/>
            <w:rPrChange w:id="1028" w:author="51964" w:date="2025-01-12T19:20:00Z" w16du:dateUtc="2025-01-13T00:20:00Z">
              <w:rPr>
                <w:rFonts w:ascii="Calibri Light" w:hAnsi="Calibri Light" w:cs="Calibri Light"/>
                <w:sz w:val="24"/>
                <w:szCs w:val="24"/>
                <w:lang w:val="es-MX"/>
              </w:rPr>
            </w:rPrChange>
          </w:rPr>
          <w:delText>que</w:delText>
        </w:r>
      </w:del>
      <w:ins w:id="1029" w:author="51964" w:date="2025-01-12T18:59:00Z" w16du:dateUtc="2025-01-12T23:59:00Z">
        <w:r w:rsidR="00AD31CC" w:rsidRPr="009C2CC6">
          <w:rPr>
            <w:rFonts w:ascii="Times New Roman" w:hAnsi="Times New Roman" w:cs="Times New Roman"/>
            <w:sz w:val="24"/>
            <w:szCs w:val="24"/>
            <w:lang w:val="es-MX"/>
            <w:rPrChange w:id="1030" w:author="51964" w:date="2025-01-12T19:20:00Z" w16du:dateUtc="2025-01-13T00:20:00Z">
              <w:rPr>
                <w:rFonts w:ascii="Calibri Light" w:hAnsi="Calibri Light" w:cs="Calibri Light"/>
                <w:sz w:val="24"/>
                <w:szCs w:val="24"/>
                <w:lang w:val="es-MX"/>
              </w:rPr>
            </w:rPrChange>
          </w:rPr>
          <w:t>que reciben el impacto social y ambiental de la minería a gran escala en el marco de la</w:t>
        </w:r>
      </w:ins>
      <w:del w:id="1031" w:author="51964" w:date="2025-01-12T18:59:00Z" w16du:dateUtc="2025-01-12T23:59:00Z">
        <w:r w:rsidR="00F2647B" w:rsidRPr="009C2CC6" w:rsidDel="00AD31CC">
          <w:rPr>
            <w:rFonts w:ascii="Times New Roman" w:hAnsi="Times New Roman" w:cs="Times New Roman"/>
            <w:sz w:val="24"/>
            <w:szCs w:val="24"/>
            <w:lang w:val="es-MX"/>
            <w:rPrChange w:id="1032" w:author="51964" w:date="2025-01-12T19:20:00Z" w16du:dateUtc="2025-01-13T00:20:00Z">
              <w:rPr>
                <w:rFonts w:ascii="Calibri Light" w:hAnsi="Calibri Light" w:cs="Calibri Light"/>
                <w:sz w:val="24"/>
                <w:szCs w:val="24"/>
                <w:lang w:val="es-MX"/>
              </w:rPr>
            </w:rPrChange>
          </w:rPr>
          <w:delText xml:space="preserve"> </w:delText>
        </w:r>
      </w:del>
      <w:del w:id="1033" w:author="51964" w:date="2025-01-12T18:58:00Z" w16du:dateUtc="2025-01-12T23:58:00Z">
        <w:r w:rsidR="00F2647B" w:rsidRPr="009C2CC6" w:rsidDel="00AD31CC">
          <w:rPr>
            <w:rFonts w:ascii="Times New Roman" w:hAnsi="Times New Roman" w:cs="Times New Roman"/>
            <w:sz w:val="24"/>
            <w:szCs w:val="24"/>
            <w:lang w:val="es-MX"/>
            <w:rPrChange w:id="1034" w:author="51964" w:date="2025-01-12T19:20:00Z" w16du:dateUtc="2025-01-13T00:20:00Z">
              <w:rPr>
                <w:rFonts w:ascii="Calibri Light" w:hAnsi="Calibri Light" w:cs="Calibri Light"/>
                <w:sz w:val="24"/>
                <w:szCs w:val="24"/>
                <w:lang w:val="es-MX"/>
              </w:rPr>
            </w:rPrChange>
          </w:rPr>
          <w:delText>plantean serios desafíos para</w:delText>
        </w:r>
        <w:r w:rsidR="00575C1F" w:rsidRPr="009C2CC6" w:rsidDel="00AD31CC">
          <w:rPr>
            <w:rFonts w:ascii="Times New Roman" w:hAnsi="Times New Roman" w:cs="Times New Roman"/>
            <w:sz w:val="24"/>
            <w:szCs w:val="24"/>
            <w:lang w:val="es-MX"/>
            <w:rPrChange w:id="1035" w:author="51964" w:date="2025-01-12T19:20:00Z" w16du:dateUtc="2025-01-13T00:20:00Z">
              <w:rPr>
                <w:rFonts w:ascii="Calibri Light" w:hAnsi="Calibri Light" w:cs="Calibri Light"/>
                <w:sz w:val="24"/>
                <w:szCs w:val="24"/>
                <w:lang w:val="es-MX"/>
              </w:rPr>
            </w:rPrChange>
          </w:rPr>
          <w:delText xml:space="preserve"> el desempeño</w:delText>
        </w:r>
      </w:del>
      <w:del w:id="1036" w:author="51964" w:date="2025-01-12T18:59:00Z" w16du:dateUtc="2025-01-12T23:59:00Z">
        <w:r w:rsidR="00575C1F" w:rsidRPr="009C2CC6" w:rsidDel="00AD31CC">
          <w:rPr>
            <w:rFonts w:ascii="Times New Roman" w:hAnsi="Times New Roman" w:cs="Times New Roman"/>
            <w:sz w:val="24"/>
            <w:szCs w:val="24"/>
            <w:lang w:val="es-MX"/>
            <w:rPrChange w:id="1037" w:author="51964" w:date="2025-01-12T19:20:00Z" w16du:dateUtc="2025-01-13T00:20:00Z">
              <w:rPr>
                <w:rFonts w:ascii="Calibri Light" w:hAnsi="Calibri Light" w:cs="Calibri Light"/>
                <w:sz w:val="24"/>
                <w:szCs w:val="24"/>
                <w:lang w:val="es-MX"/>
              </w:rPr>
            </w:rPrChange>
          </w:rPr>
          <w:delText xml:space="preserve"> de</w:delText>
        </w:r>
        <w:r w:rsidR="00F2647B" w:rsidRPr="009C2CC6" w:rsidDel="00AD31CC">
          <w:rPr>
            <w:rFonts w:ascii="Times New Roman" w:hAnsi="Times New Roman" w:cs="Times New Roman"/>
            <w:sz w:val="24"/>
            <w:szCs w:val="24"/>
            <w:lang w:val="es-MX"/>
            <w:rPrChange w:id="1038" w:author="51964" w:date="2025-01-12T19:20:00Z" w16du:dateUtc="2025-01-13T00:20:00Z">
              <w:rPr>
                <w:rFonts w:ascii="Calibri Light" w:hAnsi="Calibri Light" w:cs="Calibri Light"/>
                <w:sz w:val="24"/>
                <w:szCs w:val="24"/>
                <w:lang w:val="es-MX"/>
              </w:rPr>
            </w:rPrChange>
          </w:rPr>
          <w:delText xml:space="preserve"> la</w:delText>
        </w:r>
      </w:del>
      <w:r w:rsidR="00F2647B" w:rsidRPr="009C2CC6">
        <w:rPr>
          <w:rFonts w:ascii="Times New Roman" w:hAnsi="Times New Roman" w:cs="Times New Roman"/>
          <w:sz w:val="24"/>
          <w:szCs w:val="24"/>
          <w:lang w:val="es-MX"/>
          <w:rPrChange w:id="1039" w:author="51964" w:date="2025-01-12T19:20:00Z" w16du:dateUtc="2025-01-13T00:20:00Z">
            <w:rPr>
              <w:rFonts w:ascii="Calibri Light" w:hAnsi="Calibri Light" w:cs="Calibri Light"/>
              <w:sz w:val="24"/>
              <w:szCs w:val="24"/>
              <w:lang w:val="es-MX"/>
            </w:rPr>
          </w:rPrChange>
        </w:rPr>
        <w:t xml:space="preserve"> gobernanza </w:t>
      </w:r>
      <w:del w:id="1040" w:author="51964" w:date="2025-01-12T18:59:00Z" w16du:dateUtc="2025-01-12T23:59:00Z">
        <w:r w:rsidR="00F2647B" w:rsidRPr="009C2CC6" w:rsidDel="00AD31CC">
          <w:rPr>
            <w:rFonts w:ascii="Times New Roman" w:hAnsi="Times New Roman" w:cs="Times New Roman"/>
            <w:sz w:val="24"/>
            <w:szCs w:val="24"/>
            <w:lang w:val="es-MX"/>
            <w:rPrChange w:id="1041" w:author="51964" w:date="2025-01-12T19:20:00Z" w16du:dateUtc="2025-01-13T00:20:00Z">
              <w:rPr>
                <w:rFonts w:ascii="Calibri Light" w:hAnsi="Calibri Light" w:cs="Calibri Light"/>
                <w:sz w:val="24"/>
                <w:szCs w:val="24"/>
                <w:lang w:val="es-MX"/>
              </w:rPr>
            </w:rPrChange>
          </w:rPr>
          <w:delText>democrática</w:delText>
        </w:r>
      </w:del>
      <w:ins w:id="1042" w:author="51964" w:date="2025-01-12T18:59:00Z" w16du:dateUtc="2025-01-12T23:59:00Z">
        <w:r w:rsidR="00AD31CC" w:rsidRPr="009C2CC6">
          <w:rPr>
            <w:rFonts w:ascii="Times New Roman" w:hAnsi="Times New Roman" w:cs="Times New Roman"/>
            <w:sz w:val="24"/>
            <w:szCs w:val="24"/>
            <w:lang w:val="es-MX"/>
            <w:rPrChange w:id="1043" w:author="51964" w:date="2025-01-12T19:20:00Z" w16du:dateUtc="2025-01-13T00:20:00Z">
              <w:rPr>
                <w:rFonts w:ascii="Calibri Light" w:hAnsi="Calibri Light" w:cs="Calibri Light"/>
                <w:sz w:val="24"/>
                <w:szCs w:val="24"/>
                <w:lang w:val="es-MX"/>
              </w:rPr>
            </w:rPrChange>
          </w:rPr>
          <w:t>ambiental</w:t>
        </w:r>
      </w:ins>
      <w:ins w:id="1044" w:author="51964" w:date="2025-01-12T19:00:00Z" w16du:dateUtc="2025-01-13T00:00:00Z">
        <w:r w:rsidR="00AD31CC" w:rsidRPr="009C2CC6">
          <w:rPr>
            <w:rFonts w:ascii="Times New Roman" w:hAnsi="Times New Roman" w:cs="Times New Roman"/>
            <w:sz w:val="24"/>
            <w:szCs w:val="24"/>
            <w:lang w:val="es-MX"/>
            <w:rPrChange w:id="1045" w:author="51964" w:date="2025-01-12T19:20:00Z" w16du:dateUtc="2025-01-13T00:20:00Z">
              <w:rPr>
                <w:rFonts w:ascii="Calibri Light" w:hAnsi="Calibri Light" w:cs="Calibri Light"/>
                <w:sz w:val="24"/>
                <w:szCs w:val="24"/>
                <w:lang w:val="es-MX"/>
              </w:rPr>
            </w:rPrChange>
          </w:rPr>
          <w:t xml:space="preserve"> “democrática”.</w:t>
        </w:r>
      </w:ins>
      <w:del w:id="1046" w:author="51964" w:date="2025-01-12T19:00:00Z" w16du:dateUtc="2025-01-13T00:00:00Z">
        <w:r w:rsidR="00F2647B" w:rsidRPr="009C2CC6" w:rsidDel="00AD31CC">
          <w:rPr>
            <w:rFonts w:ascii="Times New Roman" w:hAnsi="Times New Roman" w:cs="Times New Roman"/>
            <w:sz w:val="24"/>
            <w:szCs w:val="24"/>
            <w:lang w:val="es-MX"/>
            <w:rPrChange w:id="1047" w:author="51964" w:date="2025-01-12T19:20:00Z" w16du:dateUtc="2025-01-13T00:20:00Z">
              <w:rPr>
                <w:rFonts w:ascii="Calibri Light" w:hAnsi="Calibri Light" w:cs="Calibri Light"/>
                <w:sz w:val="24"/>
                <w:szCs w:val="24"/>
                <w:lang w:val="es-MX"/>
              </w:rPr>
            </w:rPrChange>
          </w:rPr>
          <w:delText xml:space="preserve">. </w:delText>
        </w:r>
      </w:del>
    </w:p>
    <w:p w14:paraId="15A671E3" w14:textId="77777777" w:rsidR="00D1643F" w:rsidRDefault="00D1643F" w:rsidP="001E158F">
      <w:pPr>
        <w:spacing w:after="0" w:line="360" w:lineRule="auto"/>
        <w:jc w:val="both"/>
        <w:rPr>
          <w:ins w:id="1048" w:author="51964" w:date="2025-01-13T00:09:00Z" w16du:dateUtc="2025-01-13T05:09:00Z"/>
          <w:rFonts w:ascii="Times New Roman" w:hAnsi="Times New Roman" w:cs="Times New Roman"/>
          <w:sz w:val="24"/>
          <w:szCs w:val="24"/>
          <w:lang w:val="es-MX"/>
        </w:rPr>
      </w:pPr>
    </w:p>
    <w:p w14:paraId="689567C7" w14:textId="712737E5" w:rsidR="00D1643F" w:rsidRDefault="00D1643F" w:rsidP="001E158F">
      <w:pPr>
        <w:spacing w:after="0" w:line="360" w:lineRule="auto"/>
        <w:jc w:val="both"/>
        <w:rPr>
          <w:ins w:id="1049" w:author="51964" w:date="2025-01-14T09:54:00Z" w16du:dateUtc="2025-01-14T14:54:00Z"/>
          <w:rFonts w:ascii="Times New Roman" w:hAnsi="Times New Roman" w:cs="Times New Roman"/>
          <w:sz w:val="24"/>
          <w:szCs w:val="24"/>
          <w:lang w:val="es-MX"/>
        </w:rPr>
      </w:pPr>
      <w:moveToRangeStart w:id="1050" w:author="51964" w:date="2025-01-13T00:10:00Z" w:name="move187619389"/>
      <w:moveTo w:id="1051" w:author="51964" w:date="2025-01-13T00:10:00Z" w16du:dateUtc="2025-01-13T05:10:00Z">
        <w:r w:rsidRPr="0051584A">
          <w:rPr>
            <w:rFonts w:ascii="Times New Roman" w:hAnsi="Times New Roman" w:cs="Times New Roman"/>
            <w:sz w:val="24"/>
            <w:szCs w:val="24"/>
            <w:lang w:val="es-MX"/>
          </w:rPr>
          <w:t>Nos interesa indagar en las redes sociales que se tejen entre los actores que participan en los complejos procesos de debate, negociación, disenso y consenso que suelen estar presentes en las experiencias de la gobernanza ambiental. Buscamos comprender estos complejos procesos en donde están en juego diferentes marcos interpretativos sobre los asuntos públicos, relaciones de poder asimétricas, formas de representación política y ejercicio de liderazgos diversos, entre otros aspectos. Para este propósito consideramos de utilidad las contribuciones que han realizado la Teoría de los Sistemas Asociativos Complejos, desarrollada por Luna y Velasco (2017);</w:t>
        </w:r>
      </w:moveTo>
      <w:r w:rsidR="00623FC9">
        <w:rPr>
          <w:rFonts w:ascii="Times New Roman" w:hAnsi="Times New Roman" w:cs="Times New Roman"/>
          <w:sz w:val="24"/>
          <w:szCs w:val="24"/>
          <w:lang w:val="es-MX"/>
        </w:rPr>
        <w:t xml:space="preserve"> la sociología de la lucha política</w:t>
      </w:r>
      <w:del w:id="1052" w:author="51964" w:date="2025-01-14T09:50:00Z" w16du:dateUtc="2025-01-14T14:50:00Z">
        <w:r w:rsidR="00623FC9" w:rsidDel="003F07AE">
          <w:rPr>
            <w:rFonts w:ascii="Times New Roman" w:hAnsi="Times New Roman" w:cs="Times New Roman"/>
            <w:sz w:val="24"/>
            <w:szCs w:val="24"/>
            <w:lang w:val="es-MX"/>
          </w:rPr>
          <w:delText xml:space="preserve"> </w:delText>
        </w:r>
      </w:del>
      <w:ins w:id="1053" w:author="51964" w:date="2025-01-14T09:50:00Z" w16du:dateUtc="2025-01-14T14:50:00Z">
        <w:r w:rsidR="003F07AE">
          <w:rPr>
            <w:rFonts w:ascii="Times New Roman" w:hAnsi="Times New Roman" w:cs="Times New Roman"/>
            <w:sz w:val="24"/>
            <w:szCs w:val="24"/>
            <w:lang w:val="es-MX"/>
          </w:rPr>
          <w:t xml:space="preserve"> </w:t>
        </w:r>
        <w:r w:rsidR="003F07AE">
          <w:rPr>
            <w:rFonts w:ascii="Times New Roman" w:hAnsi="Times New Roman" w:cs="Times New Roman"/>
            <w:sz w:val="24"/>
            <w:szCs w:val="24"/>
            <w:lang w:val="es-MX"/>
          </w:rPr>
          <w:fldChar w:fldCharType="begin"/>
        </w:r>
        <w:r w:rsidR="003F07AE">
          <w:rPr>
            <w:rFonts w:ascii="Times New Roman" w:hAnsi="Times New Roman" w:cs="Times New Roman"/>
            <w:sz w:val="24"/>
            <w:szCs w:val="24"/>
            <w:lang w:val="es-MX"/>
          </w:rPr>
          <w:instrText xml:space="preserve"> ADDIN ZOTERO_ITEM CSL_CITATION {"citationID":"LUlgxOPX","properties":{"formattedCitation":"(McAdam, Tarrow, y Tilly 2005)","plainCitation":"(McAdam, Tarrow, y Tilly 2005)","noteIndex":0},"citationItems":[{"id":1951,"uris":["http://zotero.org/users/4081719/items/M5LQI3A6"],"itemData":{"id":1951,"type":"book","event-place":"Barcelona","ISBN":"84-88711-70-0","publisher":"Editorial Hacer","publisher-place":"Barcelona","title":"Dinámica de la contienda política","author":[{"family":"McAdam","given":"Doug"},{"family":"Tarrow","given":"Sidney"},{"family":"Tilly","given":"Charles"}],"issued":{"date-parts":[["2005"]]},"citation-key":"mcadamDinamicaContiendaPolitica2005"}}],"schema":"https://github.com/citation-style-language/schema/raw/master/csl-citation.json"} </w:instrText>
        </w:r>
      </w:ins>
      <w:r w:rsidR="003F07AE">
        <w:rPr>
          <w:rFonts w:ascii="Times New Roman" w:hAnsi="Times New Roman" w:cs="Times New Roman"/>
          <w:sz w:val="24"/>
          <w:szCs w:val="24"/>
          <w:lang w:val="es-MX"/>
        </w:rPr>
        <w:fldChar w:fldCharType="separate"/>
      </w:r>
      <w:ins w:id="1054" w:author="51964" w:date="2025-01-14T09:50:00Z" w16du:dateUtc="2025-01-14T14:50:00Z">
        <w:r w:rsidR="003F07AE" w:rsidRPr="003F07AE">
          <w:rPr>
            <w:rFonts w:ascii="Times New Roman" w:hAnsi="Times New Roman" w:cs="Times New Roman"/>
            <w:sz w:val="24"/>
            <w:rPrChange w:id="1055" w:author="51964" w:date="2025-01-14T09:50:00Z" w16du:dateUtc="2025-01-14T14:50:00Z">
              <w:rPr/>
            </w:rPrChange>
          </w:rPr>
          <w:t>(</w:t>
        </w:r>
        <w:proofErr w:type="spellStart"/>
        <w:r w:rsidR="003F07AE" w:rsidRPr="003F07AE">
          <w:rPr>
            <w:rFonts w:ascii="Times New Roman" w:hAnsi="Times New Roman" w:cs="Times New Roman"/>
            <w:sz w:val="24"/>
            <w:rPrChange w:id="1056" w:author="51964" w:date="2025-01-14T09:50:00Z" w16du:dateUtc="2025-01-14T14:50:00Z">
              <w:rPr/>
            </w:rPrChange>
          </w:rPr>
          <w:t>McAdam</w:t>
        </w:r>
        <w:proofErr w:type="spellEnd"/>
        <w:r w:rsidR="003F07AE" w:rsidRPr="003F07AE">
          <w:rPr>
            <w:rFonts w:ascii="Times New Roman" w:hAnsi="Times New Roman" w:cs="Times New Roman"/>
            <w:sz w:val="24"/>
            <w:rPrChange w:id="1057" w:author="51964" w:date="2025-01-14T09:50:00Z" w16du:dateUtc="2025-01-14T14:50:00Z">
              <w:rPr/>
            </w:rPrChange>
          </w:rPr>
          <w:t>, Tarrow, y Tilly 2005)</w:t>
        </w:r>
        <w:r w:rsidR="003F07AE">
          <w:rPr>
            <w:rFonts w:ascii="Times New Roman" w:hAnsi="Times New Roman" w:cs="Times New Roman"/>
            <w:sz w:val="24"/>
            <w:szCs w:val="24"/>
            <w:lang w:val="es-MX"/>
          </w:rPr>
          <w:fldChar w:fldCharType="end"/>
        </w:r>
      </w:ins>
      <w:del w:id="1058" w:author="51964" w:date="2025-01-14T09:50:00Z" w16du:dateUtc="2025-01-14T14:50:00Z">
        <w:r w:rsidR="00623FC9" w:rsidDel="003F07AE">
          <w:rPr>
            <w:rFonts w:ascii="Times New Roman" w:hAnsi="Times New Roman" w:cs="Times New Roman"/>
            <w:sz w:val="24"/>
            <w:szCs w:val="24"/>
            <w:lang w:val="es-MX"/>
          </w:rPr>
          <w:delText>(McAdam et al. 2001)</w:delText>
        </w:r>
      </w:del>
      <w:r w:rsidR="00623FC9">
        <w:rPr>
          <w:rFonts w:ascii="Times New Roman" w:hAnsi="Times New Roman" w:cs="Times New Roman"/>
          <w:sz w:val="24"/>
          <w:szCs w:val="24"/>
          <w:lang w:val="es-MX"/>
        </w:rPr>
        <w:t>,</w:t>
      </w:r>
      <w:moveTo w:id="1059" w:author="51964" w:date="2025-01-13T00:10:00Z" w16du:dateUtc="2025-01-13T05:10:00Z">
        <w:r w:rsidRPr="0051584A">
          <w:rPr>
            <w:rFonts w:ascii="Times New Roman" w:hAnsi="Times New Roman" w:cs="Times New Roman"/>
            <w:sz w:val="24"/>
            <w:szCs w:val="24"/>
            <w:lang w:val="es-MX"/>
          </w:rPr>
          <w:t xml:space="preserve"> y la denominada sociología de los problemas públicos.</w:t>
        </w:r>
      </w:moveTo>
      <w:moveToRangeEnd w:id="1050"/>
    </w:p>
    <w:p w14:paraId="6BF0DEA8" w14:textId="77777777" w:rsidR="003F07AE" w:rsidRDefault="003F07AE" w:rsidP="001E158F">
      <w:pPr>
        <w:spacing w:after="0" w:line="360" w:lineRule="auto"/>
        <w:jc w:val="both"/>
        <w:rPr>
          <w:ins w:id="1060" w:author="51964" w:date="2025-01-14T09:54:00Z" w16du:dateUtc="2025-01-14T14:54:00Z"/>
          <w:rFonts w:ascii="Times New Roman" w:hAnsi="Times New Roman" w:cs="Times New Roman"/>
          <w:sz w:val="24"/>
          <w:szCs w:val="24"/>
          <w:lang w:val="es-MX"/>
        </w:rPr>
      </w:pPr>
    </w:p>
    <w:p w14:paraId="40232D6D" w14:textId="77777777" w:rsidR="003F07AE" w:rsidRDefault="003F07AE" w:rsidP="003F07AE">
      <w:pPr>
        <w:spacing w:after="0" w:line="360" w:lineRule="auto"/>
        <w:jc w:val="both"/>
        <w:rPr>
          <w:moveTo w:id="1061" w:author="51964" w:date="2025-01-14T09:54:00Z" w16du:dateUtc="2025-01-14T14:54:00Z"/>
          <w:rFonts w:ascii="Calibri Light" w:hAnsi="Calibri Light" w:cs="Calibri Light"/>
          <w:sz w:val="24"/>
          <w:szCs w:val="24"/>
          <w:lang w:val="es-MX"/>
        </w:rPr>
      </w:pPr>
      <w:moveToRangeStart w:id="1062" w:author="51964" w:date="2025-01-14T09:54:00Z" w:name="move187740865"/>
      <w:moveTo w:id="1063" w:author="51964" w:date="2025-01-14T09:54:00Z" w16du:dateUtc="2025-01-14T14:54:00Z">
        <w:r>
          <w:rPr>
            <w:rFonts w:ascii="Calibri Light" w:hAnsi="Calibri Light" w:cs="Calibri Light"/>
            <w:sz w:val="24"/>
            <w:szCs w:val="24"/>
            <w:lang w:val="es-MX"/>
          </w:rPr>
          <w:t>Consideramos que las experiencias de gobernanza ambiental, por sus propiedades y dinámicas pueden ser explicadas y comprendidas de forma rigurosa a partir de las contribuciones conceptuales de la Teoría de los Sistemas Asociativos Complejos y de la denominada Sociología de los Problemas Públicos</w:t>
        </w:r>
        <w:r w:rsidRPr="00D94E7B">
          <w:rPr>
            <w:rFonts w:ascii="Calibri Light" w:hAnsi="Calibri Light" w:cs="Calibri Light"/>
            <w:sz w:val="24"/>
            <w:szCs w:val="24"/>
            <w:lang w:val="es-MX"/>
          </w:rPr>
          <w:t>.</w:t>
        </w:r>
        <w:r>
          <w:rPr>
            <w:rFonts w:ascii="Calibri Light" w:hAnsi="Calibri Light" w:cs="Calibri Light"/>
            <w:sz w:val="24"/>
            <w:szCs w:val="24"/>
            <w:lang w:val="es-MX"/>
          </w:rPr>
          <w:t xml:space="preserve"> Pasaremos a precisar las contribuciones de ambos enfoques para el análisis de nuestro objetivo de estudio, así como los ‘canales de comunicación’ que identificamos entre ambos.</w:t>
        </w:r>
      </w:moveTo>
    </w:p>
    <w:p w14:paraId="20927AA7" w14:textId="77777777" w:rsidR="003F07AE" w:rsidRDefault="003F07AE" w:rsidP="003F07AE">
      <w:pPr>
        <w:spacing w:after="0" w:line="360" w:lineRule="auto"/>
        <w:jc w:val="both"/>
        <w:rPr>
          <w:moveTo w:id="1064" w:author="51964" w:date="2025-01-14T09:54:00Z" w16du:dateUtc="2025-01-14T14:54:00Z"/>
          <w:rFonts w:ascii="Calibri Light" w:hAnsi="Calibri Light" w:cs="Calibri Light"/>
          <w:sz w:val="24"/>
          <w:szCs w:val="24"/>
          <w:lang w:val="es-MX"/>
        </w:rPr>
      </w:pPr>
    </w:p>
    <w:p w14:paraId="2E781A28" w14:textId="77777777" w:rsidR="003F07AE" w:rsidRDefault="003F07AE" w:rsidP="003F07AE">
      <w:pPr>
        <w:spacing w:after="0" w:line="360" w:lineRule="auto"/>
        <w:jc w:val="both"/>
        <w:rPr>
          <w:moveTo w:id="1065" w:author="51964" w:date="2025-01-14T09:54:00Z" w16du:dateUtc="2025-01-14T14:54:00Z"/>
          <w:rFonts w:ascii="Calibri Light" w:hAnsi="Calibri Light" w:cs="Calibri Light"/>
          <w:sz w:val="24"/>
          <w:szCs w:val="24"/>
          <w:lang w:val="es-MX"/>
        </w:rPr>
      </w:pPr>
      <w:moveTo w:id="1066" w:author="51964" w:date="2025-01-14T09:54:00Z" w16du:dateUtc="2025-01-14T14:54:00Z">
        <w:r>
          <w:rPr>
            <w:rFonts w:ascii="Calibri Light" w:hAnsi="Calibri Light" w:cs="Calibri Light"/>
            <w:sz w:val="24"/>
            <w:szCs w:val="24"/>
            <w:lang w:val="es-MX"/>
          </w:rPr>
          <w:lastRenderedPageBreak/>
          <w:t xml:space="preserve">La Teoría de los Sistemas Asociativos Complejos, desarrollada por Luna y Velasco (2017), nos ofrece un marco conceptual para el análisis de las propiedades, características, mecanismos y desempeños de los espacios de gobernanza ambiental. Este marco conceptual nos permite reconocer las lógicas de autonomía e interdependencia que operan en las interacciones entre actores que se caracterizan por su heterogeneidad (empresas privadas, entidades gubernamentales, organizaciones sociales, </w:t>
        </w:r>
        <w:proofErr w:type="spellStart"/>
        <w:r>
          <w:rPr>
            <w:rFonts w:ascii="Calibri Light" w:hAnsi="Calibri Light" w:cs="Calibri Light"/>
            <w:sz w:val="24"/>
            <w:szCs w:val="24"/>
            <w:lang w:val="es-MX"/>
          </w:rPr>
          <w:t>think</w:t>
        </w:r>
        <w:proofErr w:type="spellEnd"/>
        <w:r>
          <w:rPr>
            <w:rFonts w:ascii="Calibri Light" w:hAnsi="Calibri Light" w:cs="Calibri Light"/>
            <w:sz w:val="24"/>
            <w:szCs w:val="24"/>
            <w:lang w:val="es-MX"/>
          </w:rPr>
          <w:t xml:space="preserve"> </w:t>
        </w:r>
        <w:proofErr w:type="spellStart"/>
        <w:r>
          <w:rPr>
            <w:rFonts w:ascii="Calibri Light" w:hAnsi="Calibri Light" w:cs="Calibri Light"/>
            <w:sz w:val="24"/>
            <w:szCs w:val="24"/>
            <w:lang w:val="es-MX"/>
          </w:rPr>
          <w:t>thanks</w:t>
        </w:r>
        <w:proofErr w:type="spellEnd"/>
        <w:r>
          <w:rPr>
            <w:rFonts w:ascii="Calibri Light" w:hAnsi="Calibri Light" w:cs="Calibri Light"/>
            <w:sz w:val="24"/>
            <w:szCs w:val="24"/>
            <w:lang w:val="es-MX"/>
          </w:rPr>
          <w:t>, etc.), quienes plantean iniciativas múltiples para la consecución de objetivos, que, en nuestros casos de estudio, están referidos a la gestión de los bienes naturales. Vinculado a ello, este marco conceptual nos propone el reconocimiento de un conjunto de mecanismos que inciden en el desempeño de estos sistemas asociativos, distinguiéndolos entre mecanismos sociales y políticos. Los primeros son la confianza y la traducción y los segundos la decisión, la representación y el liderazgo. El planteamiento aquí es que, en función de cómo operen estos mecanismos, se define la integración o desintegración de los sistemas asociativos.</w:t>
        </w:r>
      </w:moveTo>
    </w:p>
    <w:p w14:paraId="509040EE" w14:textId="77777777" w:rsidR="003F07AE" w:rsidRDefault="003F07AE" w:rsidP="003F07AE">
      <w:pPr>
        <w:spacing w:after="0" w:line="360" w:lineRule="auto"/>
        <w:jc w:val="both"/>
        <w:rPr>
          <w:moveTo w:id="1067" w:author="51964" w:date="2025-01-14T09:54:00Z" w16du:dateUtc="2025-01-14T14:54:00Z"/>
          <w:rFonts w:ascii="Calibri Light" w:hAnsi="Calibri Light" w:cs="Calibri Light"/>
          <w:sz w:val="24"/>
          <w:szCs w:val="24"/>
          <w:lang w:val="es-MX"/>
        </w:rPr>
      </w:pPr>
    </w:p>
    <w:p w14:paraId="4917C07A" w14:textId="77777777" w:rsidR="003F07AE" w:rsidRDefault="003F07AE" w:rsidP="003F07AE">
      <w:pPr>
        <w:spacing w:after="0" w:line="360" w:lineRule="auto"/>
        <w:jc w:val="both"/>
        <w:rPr>
          <w:moveTo w:id="1068" w:author="51964" w:date="2025-01-14T09:54:00Z" w16du:dateUtc="2025-01-14T14:54:00Z"/>
          <w:rFonts w:ascii="Calibri Light" w:hAnsi="Calibri Light" w:cs="Calibri Light"/>
          <w:sz w:val="24"/>
          <w:szCs w:val="24"/>
          <w:lang w:val="es-MX"/>
        </w:rPr>
      </w:pPr>
      <w:moveTo w:id="1069" w:author="51964" w:date="2025-01-14T09:54:00Z" w16du:dateUtc="2025-01-14T14:54:00Z">
        <w:r>
          <w:rPr>
            <w:rFonts w:ascii="Calibri Light" w:hAnsi="Calibri Light" w:cs="Calibri Light"/>
            <w:sz w:val="24"/>
            <w:szCs w:val="24"/>
            <w:lang w:val="es-MX"/>
          </w:rPr>
          <w:t xml:space="preserve">La Teoría de los Sistemas Asociativos Complejos nos permite reconocer que los espacios de gobernanza ambiental desarrollan lógicas de asociativas propias, atravesadas por diferentes tensiones que guardan relación con la interdependencia de los actores involucrados. La complejidad de las arenas públicas que configuran estos sistemas, como es el caso de los espacios de gobernanza ambiental, se entienden en cuenta operan en las intersecciones de distintas esferas institucionales. El desafío analítico, por tanto, no pasa por explicar las motivaciones y acciones de cada actor implicado en estos </w:t>
        </w:r>
        <w:proofErr w:type="gramStart"/>
        <w:r>
          <w:rPr>
            <w:rFonts w:ascii="Calibri Light" w:hAnsi="Calibri Light" w:cs="Calibri Light"/>
            <w:sz w:val="24"/>
            <w:szCs w:val="24"/>
            <w:lang w:val="es-MX"/>
          </w:rPr>
          <w:t>esfuerzo asociativos</w:t>
        </w:r>
        <w:proofErr w:type="gramEnd"/>
        <w:r>
          <w:rPr>
            <w:rFonts w:ascii="Calibri Light" w:hAnsi="Calibri Light" w:cs="Calibri Light"/>
            <w:sz w:val="24"/>
            <w:szCs w:val="24"/>
            <w:lang w:val="es-MX"/>
          </w:rPr>
          <w:t>, sino más bien, en el estudio de sus intersecciones, de los espacios ‘transfronterizos’ que se construyen en estas arenas públicas (Luna y Velasco, 2017).</w:t>
        </w:r>
      </w:moveTo>
    </w:p>
    <w:p w14:paraId="2F3FF63E" w14:textId="77777777" w:rsidR="003F07AE" w:rsidRDefault="003F07AE" w:rsidP="003F07AE">
      <w:pPr>
        <w:spacing w:after="0" w:line="360" w:lineRule="auto"/>
        <w:jc w:val="both"/>
        <w:rPr>
          <w:moveTo w:id="1070" w:author="51964" w:date="2025-01-14T09:54:00Z" w16du:dateUtc="2025-01-14T14:54:00Z"/>
          <w:rFonts w:ascii="Calibri Light" w:hAnsi="Calibri Light" w:cs="Calibri Light"/>
          <w:sz w:val="24"/>
          <w:szCs w:val="24"/>
          <w:lang w:val="es-MX"/>
        </w:rPr>
      </w:pPr>
    </w:p>
    <w:p w14:paraId="43D66DE8" w14:textId="77777777" w:rsidR="003F07AE" w:rsidRDefault="003F07AE" w:rsidP="003F07AE">
      <w:pPr>
        <w:spacing w:after="0" w:line="360" w:lineRule="auto"/>
        <w:jc w:val="both"/>
        <w:rPr>
          <w:moveTo w:id="1071" w:author="51964" w:date="2025-01-14T09:54:00Z" w16du:dateUtc="2025-01-14T14:54:00Z"/>
          <w:rFonts w:ascii="Calibri Light" w:hAnsi="Calibri Light" w:cs="Calibri Light"/>
          <w:sz w:val="24"/>
          <w:szCs w:val="24"/>
          <w:lang w:val="es-MX"/>
        </w:rPr>
      </w:pPr>
      <w:moveTo w:id="1072" w:author="51964" w:date="2025-01-14T09:54:00Z" w16du:dateUtc="2025-01-14T14:54:00Z">
        <w:r>
          <w:rPr>
            <w:rFonts w:ascii="Calibri Light" w:hAnsi="Calibri Light" w:cs="Calibri Light"/>
            <w:sz w:val="24"/>
            <w:szCs w:val="24"/>
            <w:lang w:val="es-MX"/>
          </w:rPr>
          <w:t xml:space="preserve">En lo que respecta a los mecanismos de estos sistemas asociativos, nos interesa analizar cómo operan para comprender las dificultades que suelen enfrentar los espacios de gobernanza para la comunicación, la cohesión, la coordinación de acciones y el establecimiento de acuerdos. Por ejemplo, con relación a la confianza (uno de los mecanismos sociales de los sistemas asociativos) resulta relevante identificar cómo operan en las experiencias de gobernanza ambiental las fuentes sobre las cuales ésta se soporta, que, según la teoría son tres: fuentes estratégicas, normativas y técnicas. Las </w:t>
        </w:r>
        <w:r>
          <w:rPr>
            <w:rFonts w:ascii="Calibri Light" w:hAnsi="Calibri Light" w:cs="Calibri Light"/>
            <w:sz w:val="24"/>
            <w:szCs w:val="24"/>
            <w:lang w:val="es-MX"/>
          </w:rPr>
          <w:lastRenderedPageBreak/>
          <w:t xml:space="preserve">primeras guardan relación con criterio de intercambio y mutuo beneficio; las segundas a las creencias, normas y valores compartidos por los actores implicados; y las terceras a la legitimidad que ofrece el conocimiento experto. Usualmente en territorios con influencia minera los vínculos de confianza se ven fuertemente tensionados por las asimetrías de poder que resultan preponderantes (sobre todo por las capacidades de las empresas extractivas y las entidades gubernamentales), lo cual resulta un serio desafío para el desempeño de los espacios de gobernanza. Este aspecto nos resulta particularmente relevante pues entendemos que, siguiendo la lógica de esta propuesta teórica, la confianza condiciona el funcionamiento de los otros mecanismos: la traducción, la decisión, la representación y el liderazgo. La traducción se refiere a los procesos comunicativos que se construyen a partir de saberes diversos (aspecto que en nuestros casos de estudio adquiere particular relevancia por la cuestión de la diversidad étnica-cultural). La decisión guarda relación con la posibilidad de construir consensos activos basados en el convencimiento o conformidad. La representación refiere a la capacidad que deben tener los sistemas asociativos para incluir a los diversos actores involucrados o afectados por el asunto público en cuestión. Finalmente, el liderazgo que se exige en estos sistemas asociativos se caracteriza por su pluralidad y por su capacidad para generar los procesos comunicativos y la confianza necesaria para dinamizar la cooperación entre los actores. Como podemos reconocer, esta teoría nos brinda un instrumental conceptual muy útil para el estudio de las redes e interacciones que surgen en las experiencias de gobernanza ambiental.          </w:t>
        </w:r>
      </w:moveTo>
    </w:p>
    <w:p w14:paraId="14433EC4" w14:textId="77777777" w:rsidR="003F07AE" w:rsidRDefault="003F07AE" w:rsidP="003F07AE">
      <w:pPr>
        <w:spacing w:after="0" w:line="360" w:lineRule="auto"/>
        <w:jc w:val="both"/>
        <w:rPr>
          <w:moveTo w:id="1073" w:author="51964" w:date="2025-01-14T09:54:00Z" w16du:dateUtc="2025-01-14T14:54:00Z"/>
          <w:rFonts w:ascii="Calibri Light" w:hAnsi="Calibri Light" w:cs="Calibri Light"/>
          <w:sz w:val="24"/>
          <w:szCs w:val="24"/>
          <w:lang w:val="es-MX"/>
        </w:rPr>
      </w:pPr>
      <w:moveTo w:id="1074" w:author="51964" w:date="2025-01-14T09:54:00Z" w16du:dateUtc="2025-01-14T14:54:00Z">
        <w:r>
          <w:rPr>
            <w:rFonts w:ascii="Calibri Light" w:hAnsi="Calibri Light" w:cs="Calibri Light"/>
            <w:sz w:val="24"/>
            <w:szCs w:val="24"/>
            <w:lang w:val="es-MX"/>
          </w:rPr>
          <w:t xml:space="preserve">               </w:t>
        </w:r>
      </w:moveTo>
    </w:p>
    <w:p w14:paraId="72CBA4BD" w14:textId="77777777" w:rsidR="003F07AE" w:rsidDel="003F07AE" w:rsidRDefault="003F07AE" w:rsidP="003F07AE">
      <w:pPr>
        <w:spacing w:after="0" w:line="360" w:lineRule="auto"/>
        <w:jc w:val="both"/>
        <w:rPr>
          <w:del w:id="1075" w:author="51964" w:date="2025-01-14T09:54:00Z" w16du:dateUtc="2025-01-14T14:54:00Z"/>
          <w:moveTo w:id="1076" w:author="51964" w:date="2025-01-14T09:54:00Z" w16du:dateUtc="2025-01-14T14:54:00Z"/>
          <w:rFonts w:ascii="Calibri Light" w:hAnsi="Calibri Light" w:cs="Calibri Light"/>
          <w:sz w:val="24"/>
          <w:szCs w:val="24"/>
          <w:lang w:val="es-MX"/>
        </w:rPr>
      </w:pPr>
      <w:moveTo w:id="1077" w:author="51964" w:date="2025-01-14T09:54:00Z" w16du:dateUtc="2025-01-14T14:54:00Z">
        <w:r>
          <w:rPr>
            <w:rFonts w:ascii="Calibri Light" w:hAnsi="Calibri Light" w:cs="Calibri Light"/>
            <w:sz w:val="24"/>
            <w:szCs w:val="24"/>
            <w:lang w:val="es-MX"/>
          </w:rPr>
          <w:t xml:space="preserve">Una de las cuestiones centrales implicadas en los procesos de deliberación, negociación y definición de consensos en los espacios de gobernanza es cómo se define el problema público (sus causas y responsabilidades) y cuál o cuáles -por tanto- son sus alternativas de solución. Como hemos visto, en sistemas asociativos complejos, como los que se configuran en las experiencias de gobernanza ambiental, intervienen actores heterogéneos que proponen definiciones de los problemas públicos algunas veces coincidentes y otras veces divergentes (con relación, por ejemplo, a la causa de la contaminación del afluente de un río), generando en este segundo caso una serie de tensiones. Para analizar estos procesos apelaremos a las contribuciones de la sociología de los problemas públicos, particularmente al trabajo de Joseph </w:t>
        </w:r>
        <w:proofErr w:type="spellStart"/>
        <w:r>
          <w:rPr>
            <w:rFonts w:ascii="Calibri Light" w:hAnsi="Calibri Light" w:cs="Calibri Light"/>
            <w:sz w:val="24"/>
            <w:szCs w:val="24"/>
            <w:lang w:val="es-MX"/>
          </w:rPr>
          <w:t>Gusfield</w:t>
        </w:r>
        <w:proofErr w:type="spellEnd"/>
        <w:r>
          <w:rPr>
            <w:rFonts w:ascii="Calibri Light" w:hAnsi="Calibri Light" w:cs="Calibri Light"/>
            <w:sz w:val="24"/>
            <w:szCs w:val="24"/>
            <w:lang w:val="es-MX"/>
          </w:rPr>
          <w:t xml:space="preserve"> (2014). Desde </w:t>
        </w:r>
        <w:r>
          <w:rPr>
            <w:rFonts w:ascii="Calibri Light" w:hAnsi="Calibri Light" w:cs="Calibri Light"/>
            <w:sz w:val="24"/>
            <w:szCs w:val="24"/>
            <w:lang w:val="es-MX"/>
          </w:rPr>
          <w:lastRenderedPageBreak/>
          <w:t xml:space="preserve">esta perspectiva constructivista podremos analizar las controversias generadas en el proceso de definición de los problemas públicos a los que buscan responder las experiencias de gobernanza ambiental, identificando las condiciones que posibilitan la definición consensuada de los problemas públicos y aquellas que dificultan la obtención de consensos, generando más bien la preponderancia de disensos. Para ello consideramos las dos dimensiones que, según </w:t>
        </w:r>
        <w:proofErr w:type="spellStart"/>
        <w:r>
          <w:rPr>
            <w:rFonts w:ascii="Calibri Light" w:hAnsi="Calibri Light" w:cs="Calibri Light"/>
            <w:sz w:val="24"/>
            <w:szCs w:val="24"/>
            <w:lang w:val="es-MX"/>
          </w:rPr>
          <w:t>Gusfield</w:t>
        </w:r>
        <w:proofErr w:type="spellEnd"/>
        <w:r>
          <w:rPr>
            <w:rFonts w:ascii="Calibri Light" w:hAnsi="Calibri Light" w:cs="Calibri Light"/>
            <w:sz w:val="24"/>
            <w:szCs w:val="24"/>
            <w:lang w:val="es-MX"/>
          </w:rPr>
          <w:t xml:space="preserve"> (2014) están implicadas en la definición de los problemas públicos: la dimensión cognitiva, la cual implica el desarrollo de explicaciones causales y la definición de responsabilidades) y la dimensión moral, en donde operan los principios y valores que orientan la cohesión de las sociedades implicadas.   </w:t>
        </w:r>
      </w:moveTo>
    </w:p>
    <w:p w14:paraId="097BE811" w14:textId="77777777" w:rsidR="003F07AE" w:rsidDel="003F07AE" w:rsidRDefault="003F07AE" w:rsidP="003F07AE">
      <w:pPr>
        <w:spacing w:after="0" w:line="360" w:lineRule="auto"/>
        <w:rPr>
          <w:del w:id="1078" w:author="51964" w:date="2025-01-14T09:54:00Z" w16du:dateUtc="2025-01-14T14:54:00Z"/>
          <w:moveTo w:id="1079" w:author="51964" w:date="2025-01-14T09:54:00Z" w16du:dateUtc="2025-01-14T14:54:00Z"/>
          <w:rFonts w:ascii="Calibri Light" w:hAnsi="Calibri Light" w:cs="Calibri Light"/>
          <w:b/>
          <w:bCs/>
          <w:sz w:val="24"/>
          <w:szCs w:val="24"/>
          <w:lang w:val="es-MX"/>
        </w:rPr>
      </w:pPr>
    </w:p>
    <w:moveToRangeEnd w:id="1062"/>
    <w:p w14:paraId="3C9F7FE3" w14:textId="77777777" w:rsidR="003F07AE" w:rsidRDefault="003F07AE" w:rsidP="001E158F">
      <w:pPr>
        <w:spacing w:after="0" w:line="360" w:lineRule="auto"/>
        <w:jc w:val="both"/>
        <w:rPr>
          <w:ins w:id="1080" w:author="51964" w:date="2025-01-14T09:47:00Z" w16du:dateUtc="2025-01-14T14:47:00Z"/>
          <w:rFonts w:ascii="Times New Roman" w:hAnsi="Times New Roman" w:cs="Times New Roman"/>
          <w:sz w:val="24"/>
          <w:szCs w:val="24"/>
          <w:lang w:val="es-MX"/>
        </w:rPr>
      </w:pPr>
    </w:p>
    <w:p w14:paraId="6BFFD696" w14:textId="77777777" w:rsidR="003F07AE" w:rsidRPr="009C2CC6" w:rsidRDefault="003F07AE" w:rsidP="001E158F">
      <w:pPr>
        <w:spacing w:after="0" w:line="360" w:lineRule="auto"/>
        <w:jc w:val="both"/>
        <w:rPr>
          <w:rFonts w:ascii="Times New Roman" w:hAnsi="Times New Roman" w:cs="Times New Roman"/>
          <w:sz w:val="24"/>
          <w:szCs w:val="24"/>
          <w:lang w:val="es-MX"/>
          <w:rPrChange w:id="1081" w:author="51964" w:date="2025-01-12T19:20:00Z" w16du:dateUtc="2025-01-13T00:20:00Z">
            <w:rPr>
              <w:rFonts w:ascii="Calibri Light" w:hAnsi="Calibri Light" w:cs="Calibri Light"/>
              <w:sz w:val="24"/>
              <w:szCs w:val="24"/>
              <w:lang w:val="es-MX"/>
            </w:rPr>
          </w:rPrChange>
        </w:rPr>
      </w:pPr>
    </w:p>
    <w:p w14:paraId="765FDA27" w14:textId="4930DF5F" w:rsidR="004D6AE6" w:rsidDel="003F07AE" w:rsidRDefault="003F07AE" w:rsidP="003F07AE">
      <w:pPr>
        <w:pStyle w:val="Heading2"/>
        <w:rPr>
          <w:del w:id="1082" w:author="51964" w:date="2025-01-14T09:47:00Z" w16du:dateUtc="2025-01-14T14:47:00Z"/>
        </w:rPr>
        <w:pPrChange w:id="1083" w:author="51964" w:date="2025-01-14T09:47:00Z" w16du:dateUtc="2025-01-14T14:47:00Z">
          <w:pPr>
            <w:spacing w:after="0" w:line="360" w:lineRule="auto"/>
            <w:jc w:val="both"/>
          </w:pPr>
        </w:pPrChange>
      </w:pPr>
      <w:ins w:id="1084" w:author="51964" w:date="2025-01-14T09:47:00Z" w16du:dateUtc="2025-01-14T14:47:00Z">
        <w:r>
          <w:t>Antecedentes</w:t>
        </w:r>
      </w:ins>
    </w:p>
    <w:p w14:paraId="791719F1" w14:textId="77777777" w:rsidR="003F07AE" w:rsidRPr="003F07AE" w:rsidRDefault="003F07AE" w:rsidP="003F07AE">
      <w:pPr>
        <w:pStyle w:val="Heading2"/>
        <w:rPr>
          <w:ins w:id="1085" w:author="51964" w:date="2025-01-14T09:47:00Z" w16du:dateUtc="2025-01-14T14:47:00Z"/>
        </w:rPr>
        <w:pPrChange w:id="1086" w:author="51964" w:date="2025-01-14T09:47:00Z" w16du:dateUtc="2025-01-14T14:47:00Z">
          <w:pPr>
            <w:spacing w:after="0" w:line="360" w:lineRule="auto"/>
            <w:jc w:val="both"/>
          </w:pPr>
        </w:pPrChange>
      </w:pPr>
    </w:p>
    <w:p w14:paraId="2CC1F2D4" w14:textId="3AFEF716" w:rsidR="00E34931" w:rsidRDefault="008C3347" w:rsidP="00E34931">
      <w:pPr>
        <w:spacing w:after="0" w:line="360" w:lineRule="auto"/>
        <w:jc w:val="both"/>
        <w:rPr>
          <w:ins w:id="1087" w:author="51964" w:date="2025-01-13T00:29:00Z" w16du:dateUtc="2025-01-13T05:29:00Z"/>
          <w:rFonts w:ascii="Times New Roman" w:hAnsi="Times New Roman" w:cs="Times New Roman"/>
          <w:sz w:val="24"/>
          <w:szCs w:val="24"/>
        </w:rPr>
      </w:pPr>
      <w:moveFromRangeStart w:id="1088" w:author="51964" w:date="2025-01-13T00:19:00Z" w:name="move187619999"/>
      <w:moveFrom w:id="1089" w:author="51964" w:date="2025-01-13T00:19:00Z" w16du:dateUtc="2025-01-13T05:19:00Z">
        <w:r w:rsidRPr="00D1643F" w:rsidDel="00E34931">
          <w:rPr>
            <w:rFonts w:ascii="Times New Roman" w:hAnsi="Times New Roman" w:cs="Times New Roman"/>
            <w:sz w:val="24"/>
            <w:szCs w:val="24"/>
            <w:lang w:val="es-MX"/>
            <w:rPrChange w:id="1090" w:author="51964" w:date="2025-01-13T00:08:00Z" w16du:dateUtc="2025-01-13T05:08:00Z">
              <w:rPr>
                <w:rFonts w:ascii="Calibri Light" w:hAnsi="Calibri Light" w:cs="Calibri Light"/>
                <w:sz w:val="24"/>
                <w:szCs w:val="24"/>
                <w:lang w:val="es-MX"/>
              </w:rPr>
            </w:rPrChange>
          </w:rPr>
          <w:t>E</w:t>
        </w:r>
        <w:r w:rsidR="003740B0" w:rsidRPr="00D1643F" w:rsidDel="00E34931">
          <w:rPr>
            <w:rFonts w:ascii="Times New Roman" w:hAnsi="Times New Roman" w:cs="Times New Roman"/>
            <w:sz w:val="24"/>
            <w:szCs w:val="24"/>
            <w:lang w:val="es-MX"/>
            <w:rPrChange w:id="1091" w:author="51964" w:date="2025-01-13T00:08:00Z" w16du:dateUtc="2025-01-13T05:08:00Z">
              <w:rPr>
                <w:rFonts w:ascii="Calibri Light" w:hAnsi="Calibri Light" w:cs="Calibri Light"/>
                <w:sz w:val="24"/>
                <w:szCs w:val="24"/>
                <w:lang w:val="es-MX"/>
              </w:rPr>
            </w:rPrChange>
          </w:rPr>
          <w:t>l departamento de</w:t>
        </w:r>
        <w:r w:rsidR="00855D28" w:rsidRPr="00D1643F" w:rsidDel="00E34931">
          <w:rPr>
            <w:rFonts w:ascii="Times New Roman" w:hAnsi="Times New Roman" w:cs="Times New Roman"/>
            <w:sz w:val="24"/>
            <w:szCs w:val="24"/>
            <w:lang w:val="es-MX"/>
            <w:rPrChange w:id="1092" w:author="51964" w:date="2025-01-13T00:08:00Z" w16du:dateUtc="2025-01-13T05:08:00Z">
              <w:rPr>
                <w:rFonts w:ascii="Calibri Light" w:hAnsi="Calibri Light" w:cs="Calibri Light"/>
                <w:sz w:val="24"/>
                <w:szCs w:val="24"/>
                <w:lang w:val="es-MX"/>
              </w:rPr>
            </w:rPrChange>
          </w:rPr>
          <w:t xml:space="preserve"> Apuríma</w:t>
        </w:r>
        <w:r w:rsidR="003740B0" w:rsidRPr="00D1643F" w:rsidDel="00E34931">
          <w:rPr>
            <w:rFonts w:ascii="Times New Roman" w:hAnsi="Times New Roman" w:cs="Times New Roman"/>
            <w:sz w:val="24"/>
            <w:szCs w:val="24"/>
            <w:lang w:val="es-MX"/>
            <w:rPrChange w:id="1093" w:author="51964" w:date="2025-01-13T00:08:00Z" w16du:dateUtc="2025-01-13T05:08:00Z">
              <w:rPr>
                <w:rFonts w:ascii="Calibri Light" w:hAnsi="Calibri Light" w:cs="Calibri Light"/>
                <w:sz w:val="24"/>
                <w:szCs w:val="24"/>
                <w:lang w:val="es-MX"/>
              </w:rPr>
            </w:rPrChange>
          </w:rPr>
          <w:t xml:space="preserve">c </w:t>
        </w:r>
        <w:r w:rsidR="009B282D" w:rsidRPr="00D1643F" w:rsidDel="00E34931">
          <w:rPr>
            <w:rFonts w:ascii="Times New Roman" w:hAnsi="Times New Roman" w:cs="Times New Roman"/>
            <w:sz w:val="24"/>
            <w:szCs w:val="24"/>
            <w:lang w:val="es-MX"/>
            <w:rPrChange w:id="1094" w:author="51964" w:date="2025-01-13T00:08:00Z" w16du:dateUtc="2025-01-13T05:08:00Z">
              <w:rPr>
                <w:rFonts w:ascii="Calibri Light" w:hAnsi="Calibri Light" w:cs="Calibri Light"/>
                <w:sz w:val="24"/>
                <w:szCs w:val="24"/>
                <w:lang w:val="es-MX"/>
              </w:rPr>
            </w:rPrChange>
          </w:rPr>
          <w:t>está ubicado</w:t>
        </w:r>
        <w:r w:rsidR="003740B0" w:rsidRPr="00D1643F" w:rsidDel="00E34931">
          <w:rPr>
            <w:rFonts w:ascii="Times New Roman" w:hAnsi="Times New Roman" w:cs="Times New Roman"/>
            <w:sz w:val="24"/>
            <w:szCs w:val="24"/>
            <w:lang w:val="es-MX"/>
            <w:rPrChange w:id="1095" w:author="51964" w:date="2025-01-13T00:08:00Z" w16du:dateUtc="2025-01-13T05:08:00Z">
              <w:rPr>
                <w:rFonts w:ascii="Calibri Light" w:hAnsi="Calibri Light" w:cs="Calibri Light"/>
                <w:sz w:val="24"/>
                <w:szCs w:val="24"/>
                <w:lang w:val="es-MX"/>
              </w:rPr>
            </w:rPrChange>
          </w:rPr>
          <w:t xml:space="preserve"> en el sur andino de Perú, </w:t>
        </w:r>
        <w:r w:rsidR="009B282D" w:rsidRPr="00D1643F" w:rsidDel="00E34931">
          <w:rPr>
            <w:rFonts w:ascii="Times New Roman" w:hAnsi="Times New Roman" w:cs="Times New Roman"/>
            <w:sz w:val="24"/>
            <w:szCs w:val="24"/>
            <w:lang w:val="es-MX"/>
            <w:rPrChange w:id="1096" w:author="51964" w:date="2025-01-13T00:08:00Z" w16du:dateUtc="2025-01-13T05:08:00Z">
              <w:rPr>
                <w:rFonts w:ascii="Calibri Light" w:hAnsi="Calibri Light" w:cs="Calibri Light"/>
                <w:sz w:val="24"/>
                <w:szCs w:val="24"/>
                <w:lang w:val="es-MX"/>
              </w:rPr>
            </w:rPrChange>
          </w:rPr>
          <w:t>alberga a una de las minas de cobre más importantes del país: ‘Las Bambas’</w:t>
        </w:r>
        <w:r w:rsidRPr="00D1643F" w:rsidDel="00E34931">
          <w:rPr>
            <w:rFonts w:ascii="Times New Roman" w:hAnsi="Times New Roman" w:cs="Times New Roman"/>
            <w:sz w:val="24"/>
            <w:szCs w:val="24"/>
            <w:lang w:val="es-MX"/>
            <w:rPrChange w:id="1097" w:author="51964" w:date="2025-01-13T00:08:00Z" w16du:dateUtc="2025-01-13T05:08:00Z">
              <w:rPr>
                <w:rFonts w:ascii="Calibri Light" w:hAnsi="Calibri Light" w:cs="Calibri Light"/>
                <w:sz w:val="24"/>
                <w:szCs w:val="24"/>
                <w:lang w:val="es-MX"/>
              </w:rPr>
            </w:rPrChange>
          </w:rPr>
          <w:t>, en las provincias de Cotabambas y Grau</w:t>
        </w:r>
        <w:r w:rsidR="009B282D" w:rsidRPr="00D1643F" w:rsidDel="00E34931">
          <w:rPr>
            <w:rFonts w:ascii="Times New Roman" w:hAnsi="Times New Roman" w:cs="Times New Roman"/>
            <w:sz w:val="24"/>
            <w:szCs w:val="24"/>
            <w:lang w:val="es-MX"/>
            <w:rPrChange w:id="1098" w:author="51964" w:date="2025-01-13T00:08:00Z" w16du:dateUtc="2025-01-13T05:08:00Z">
              <w:rPr>
                <w:rFonts w:ascii="Calibri Light" w:hAnsi="Calibri Light" w:cs="Calibri Light"/>
                <w:sz w:val="24"/>
                <w:szCs w:val="24"/>
                <w:lang w:val="es-MX"/>
              </w:rPr>
            </w:rPrChange>
          </w:rPr>
          <w:t xml:space="preserve">. El desarrollo de este proyecto minero ha estado caracterizado por diferentes ciclos de conflictos ecoterritoriales. </w:t>
        </w:r>
        <w:r w:rsidRPr="00D1643F" w:rsidDel="00E34931">
          <w:rPr>
            <w:rFonts w:ascii="Times New Roman" w:hAnsi="Times New Roman" w:cs="Times New Roman"/>
            <w:sz w:val="24"/>
            <w:szCs w:val="24"/>
            <w:lang w:val="es-MX"/>
            <w:rPrChange w:id="1099" w:author="51964" w:date="2025-01-13T00:08:00Z" w16du:dateUtc="2025-01-13T05:08:00Z">
              <w:rPr>
                <w:rFonts w:ascii="Calibri Light" w:hAnsi="Calibri Light" w:cs="Calibri Light"/>
                <w:sz w:val="24"/>
                <w:szCs w:val="24"/>
                <w:lang w:val="es-MX"/>
              </w:rPr>
            </w:rPrChange>
          </w:rPr>
          <w:t>E</w:t>
        </w:r>
        <w:r w:rsidR="009B282D" w:rsidRPr="00D1643F" w:rsidDel="00E34931">
          <w:rPr>
            <w:rFonts w:ascii="Times New Roman" w:hAnsi="Times New Roman" w:cs="Times New Roman"/>
            <w:sz w:val="24"/>
            <w:szCs w:val="24"/>
            <w:lang w:val="es-MX"/>
            <w:rPrChange w:id="1100" w:author="51964" w:date="2025-01-13T00:08:00Z" w16du:dateUtc="2025-01-13T05:08:00Z">
              <w:rPr>
                <w:rFonts w:ascii="Calibri Light" w:hAnsi="Calibri Light" w:cs="Calibri Light"/>
                <w:sz w:val="24"/>
                <w:szCs w:val="24"/>
                <w:lang w:val="es-MX"/>
              </w:rPr>
            </w:rPrChange>
          </w:rPr>
          <w:t>ste departamento del Perú alberga una importante</w:t>
        </w:r>
        <w:r w:rsidR="0092176C" w:rsidRPr="00D1643F" w:rsidDel="00E34931">
          <w:rPr>
            <w:rFonts w:ascii="Times New Roman" w:hAnsi="Times New Roman" w:cs="Times New Roman"/>
            <w:sz w:val="24"/>
            <w:szCs w:val="24"/>
            <w:lang w:val="es-MX"/>
            <w:rPrChange w:id="1101" w:author="51964" w:date="2025-01-13T00:08:00Z" w16du:dateUtc="2025-01-13T05:08:00Z">
              <w:rPr>
                <w:rFonts w:ascii="Calibri Light" w:hAnsi="Calibri Light" w:cs="Calibri Light"/>
                <w:sz w:val="24"/>
                <w:szCs w:val="24"/>
                <w:lang w:val="es-MX"/>
              </w:rPr>
            </w:rPrChange>
          </w:rPr>
          <w:t xml:space="preserve"> cantidad</w:t>
        </w:r>
        <w:r w:rsidR="009B282D" w:rsidRPr="00D1643F" w:rsidDel="00E34931">
          <w:rPr>
            <w:rFonts w:ascii="Times New Roman" w:hAnsi="Times New Roman" w:cs="Times New Roman"/>
            <w:sz w:val="24"/>
            <w:szCs w:val="24"/>
            <w:lang w:val="es-MX"/>
            <w:rPrChange w:id="1102" w:author="51964" w:date="2025-01-13T00:08:00Z" w16du:dateUtc="2025-01-13T05:08:00Z">
              <w:rPr>
                <w:rFonts w:ascii="Calibri Light" w:hAnsi="Calibri Light" w:cs="Calibri Light"/>
                <w:sz w:val="24"/>
                <w:szCs w:val="24"/>
                <w:lang w:val="es-MX"/>
              </w:rPr>
            </w:rPrChange>
          </w:rPr>
          <w:t xml:space="preserve"> </w:t>
        </w:r>
        <w:r w:rsidR="0092176C" w:rsidRPr="00D1643F" w:rsidDel="00E34931">
          <w:rPr>
            <w:rFonts w:ascii="Times New Roman" w:hAnsi="Times New Roman" w:cs="Times New Roman"/>
            <w:sz w:val="24"/>
            <w:szCs w:val="24"/>
            <w:lang w:val="es-MX"/>
            <w:rPrChange w:id="1103" w:author="51964" w:date="2025-01-13T00:08:00Z" w16du:dateUtc="2025-01-13T05:08:00Z">
              <w:rPr>
                <w:rFonts w:ascii="Calibri Light" w:hAnsi="Calibri Light" w:cs="Calibri Light"/>
                <w:sz w:val="24"/>
                <w:szCs w:val="24"/>
                <w:lang w:val="es-MX"/>
              </w:rPr>
            </w:rPrChange>
          </w:rPr>
          <w:t xml:space="preserve">de </w:t>
        </w:r>
        <w:r w:rsidR="009B282D" w:rsidRPr="00D1643F" w:rsidDel="00E34931">
          <w:rPr>
            <w:rFonts w:ascii="Times New Roman" w:hAnsi="Times New Roman" w:cs="Times New Roman"/>
            <w:sz w:val="24"/>
            <w:szCs w:val="24"/>
            <w:lang w:val="es-MX"/>
            <w:rPrChange w:id="1104" w:author="51964" w:date="2025-01-13T00:08:00Z" w16du:dateUtc="2025-01-13T05:08:00Z">
              <w:rPr>
                <w:rFonts w:ascii="Calibri Light" w:hAnsi="Calibri Light" w:cs="Calibri Light"/>
                <w:sz w:val="24"/>
                <w:szCs w:val="24"/>
                <w:lang w:val="es-MX"/>
              </w:rPr>
            </w:rPrChange>
          </w:rPr>
          <w:t>población indígena</w:t>
        </w:r>
        <w:r w:rsidR="0092176C" w:rsidRPr="00D1643F" w:rsidDel="00E34931">
          <w:rPr>
            <w:rFonts w:ascii="Times New Roman" w:hAnsi="Times New Roman" w:cs="Times New Roman"/>
            <w:sz w:val="24"/>
            <w:szCs w:val="24"/>
            <w:lang w:val="es-MX"/>
            <w:rPrChange w:id="1105" w:author="51964" w:date="2025-01-13T00:08:00Z" w16du:dateUtc="2025-01-13T05:08:00Z">
              <w:rPr>
                <w:rFonts w:ascii="Calibri Light" w:hAnsi="Calibri Light" w:cs="Calibri Light"/>
                <w:sz w:val="24"/>
                <w:szCs w:val="24"/>
                <w:lang w:val="es-MX"/>
              </w:rPr>
            </w:rPrChange>
          </w:rPr>
          <w:t>, en este caso de identidad quechua</w:t>
        </w:r>
        <w:r w:rsidR="007925E5" w:rsidRPr="00D1643F" w:rsidDel="00E34931">
          <w:rPr>
            <w:rFonts w:ascii="Times New Roman" w:hAnsi="Times New Roman" w:cs="Times New Roman"/>
            <w:sz w:val="24"/>
            <w:szCs w:val="24"/>
            <w:lang w:val="es-MX"/>
            <w:rPrChange w:id="1106" w:author="51964" w:date="2025-01-13T00:08:00Z" w16du:dateUtc="2025-01-13T05:08:00Z">
              <w:rPr>
                <w:rFonts w:ascii="Calibri Light" w:hAnsi="Calibri Light" w:cs="Calibri Light"/>
                <w:sz w:val="24"/>
                <w:szCs w:val="24"/>
                <w:lang w:val="es-MX"/>
              </w:rPr>
            </w:rPrChange>
          </w:rPr>
          <w:t>, la cual representa el 68% de la población total del departamento</w:t>
        </w:r>
        <w:r w:rsidR="0092176C" w:rsidRPr="00D1643F" w:rsidDel="00E34931">
          <w:rPr>
            <w:rFonts w:ascii="Times New Roman" w:hAnsi="Times New Roman" w:cs="Times New Roman"/>
            <w:sz w:val="24"/>
            <w:szCs w:val="24"/>
            <w:lang w:val="es-MX"/>
            <w:rPrChange w:id="1107" w:author="51964" w:date="2025-01-13T00:08:00Z" w16du:dateUtc="2025-01-13T05:08:00Z">
              <w:rPr>
                <w:rFonts w:ascii="Calibri Light" w:hAnsi="Calibri Light" w:cs="Calibri Light"/>
                <w:sz w:val="24"/>
                <w:szCs w:val="24"/>
                <w:lang w:val="es-MX"/>
              </w:rPr>
            </w:rPrChange>
          </w:rPr>
          <w:t xml:space="preserve"> (</w:t>
        </w:r>
        <w:r w:rsidR="007925E5" w:rsidRPr="00D1643F" w:rsidDel="00E34931">
          <w:rPr>
            <w:rFonts w:ascii="Times New Roman" w:hAnsi="Times New Roman" w:cs="Times New Roman"/>
            <w:sz w:val="24"/>
            <w:szCs w:val="24"/>
            <w:lang w:val="es-MX"/>
            <w:rPrChange w:id="1108" w:author="51964" w:date="2025-01-13T00:08:00Z" w16du:dateUtc="2025-01-13T05:08:00Z">
              <w:rPr>
                <w:rFonts w:ascii="Calibri Light" w:hAnsi="Calibri Light" w:cs="Calibri Light"/>
                <w:sz w:val="24"/>
                <w:szCs w:val="24"/>
                <w:lang w:val="es-MX"/>
              </w:rPr>
            </w:rPrChange>
          </w:rPr>
          <w:t xml:space="preserve">INEI, 2018; </w:t>
        </w:r>
        <w:r w:rsidR="0092176C" w:rsidRPr="00D1643F" w:rsidDel="00E34931">
          <w:rPr>
            <w:rFonts w:ascii="Times New Roman" w:hAnsi="Times New Roman" w:cs="Times New Roman"/>
            <w:sz w:val="24"/>
            <w:szCs w:val="24"/>
            <w:lang w:val="es-MX"/>
            <w:rPrChange w:id="1109" w:author="51964" w:date="2025-01-13T00:08:00Z" w16du:dateUtc="2025-01-13T05:08:00Z">
              <w:rPr>
                <w:rFonts w:ascii="Calibri Light" w:hAnsi="Calibri Light" w:cs="Calibri Light"/>
                <w:sz w:val="24"/>
                <w:szCs w:val="24"/>
                <w:lang w:val="es-MX"/>
              </w:rPr>
            </w:rPrChange>
          </w:rPr>
          <w:t>MINCUL, 2024). Las inequidades sociales también son significativas en Apurímac, encontrándose el 33% de la población en situación de pobreza y un 7.3% en extrema pobreza, ambos indicadores</w:t>
        </w:r>
        <w:r w:rsidR="007925E5" w:rsidRPr="00D1643F" w:rsidDel="00E34931">
          <w:rPr>
            <w:rFonts w:ascii="Times New Roman" w:hAnsi="Times New Roman" w:cs="Times New Roman"/>
            <w:sz w:val="24"/>
            <w:szCs w:val="24"/>
            <w:lang w:val="es-MX"/>
            <w:rPrChange w:id="1110" w:author="51964" w:date="2025-01-13T00:08:00Z" w16du:dateUtc="2025-01-13T05:08:00Z">
              <w:rPr>
                <w:rFonts w:ascii="Calibri Light" w:hAnsi="Calibri Light" w:cs="Calibri Light"/>
                <w:sz w:val="24"/>
                <w:szCs w:val="24"/>
                <w:lang w:val="es-MX"/>
              </w:rPr>
            </w:rPrChange>
          </w:rPr>
          <w:t xml:space="preserve"> registran valores</w:t>
        </w:r>
        <w:r w:rsidR="0092176C" w:rsidRPr="00D1643F" w:rsidDel="00E34931">
          <w:rPr>
            <w:rFonts w:ascii="Times New Roman" w:hAnsi="Times New Roman" w:cs="Times New Roman"/>
            <w:sz w:val="24"/>
            <w:szCs w:val="24"/>
            <w:lang w:val="es-MX"/>
            <w:rPrChange w:id="1111" w:author="51964" w:date="2025-01-13T00:08:00Z" w16du:dateUtc="2025-01-13T05:08:00Z">
              <w:rPr>
                <w:rFonts w:ascii="Calibri Light" w:hAnsi="Calibri Light" w:cs="Calibri Light"/>
                <w:sz w:val="24"/>
                <w:szCs w:val="24"/>
                <w:lang w:val="es-MX"/>
              </w:rPr>
            </w:rPrChange>
          </w:rPr>
          <w:t xml:space="preserve"> por encima de la media nacional (</w:t>
        </w:r>
        <w:r w:rsidR="00527C50" w:rsidRPr="00D1643F" w:rsidDel="00E34931">
          <w:rPr>
            <w:rFonts w:ascii="Times New Roman" w:hAnsi="Times New Roman" w:cs="Times New Roman"/>
            <w:sz w:val="24"/>
            <w:szCs w:val="24"/>
            <w:lang w:val="es-MX"/>
            <w:rPrChange w:id="1112" w:author="51964" w:date="2025-01-13T00:08:00Z" w16du:dateUtc="2025-01-13T05:08:00Z">
              <w:rPr>
                <w:rFonts w:ascii="Calibri Light" w:hAnsi="Calibri Light" w:cs="Calibri Light"/>
                <w:sz w:val="24"/>
                <w:szCs w:val="24"/>
                <w:lang w:val="es-MX"/>
              </w:rPr>
            </w:rPrChange>
          </w:rPr>
          <w:t>CEPLAN</w:t>
        </w:r>
        <w:r w:rsidR="0092176C" w:rsidRPr="00D1643F" w:rsidDel="00E34931">
          <w:rPr>
            <w:rFonts w:ascii="Times New Roman" w:hAnsi="Times New Roman" w:cs="Times New Roman"/>
            <w:sz w:val="24"/>
            <w:szCs w:val="24"/>
            <w:lang w:val="es-MX"/>
            <w:rPrChange w:id="1113" w:author="51964" w:date="2025-01-13T00:08:00Z" w16du:dateUtc="2025-01-13T05:08:00Z">
              <w:rPr>
                <w:rFonts w:ascii="Calibri Light" w:hAnsi="Calibri Light" w:cs="Calibri Light"/>
                <w:sz w:val="24"/>
                <w:szCs w:val="24"/>
                <w:lang w:val="es-MX"/>
              </w:rPr>
            </w:rPrChange>
          </w:rPr>
          <w:t>, 2024).</w:t>
        </w:r>
      </w:moveFrom>
      <w:moveFromRangeEnd w:id="1088"/>
      <w:ins w:id="1114" w:author="51964" w:date="2025-01-13T00:19:00Z">
        <w:r w:rsidR="00E34931" w:rsidRPr="00E34931">
          <w:rPr>
            <w:rFonts w:ascii="Times New Roman" w:hAnsi="Times New Roman" w:cs="Times New Roman"/>
            <w:sz w:val="24"/>
            <w:szCs w:val="24"/>
          </w:rPr>
          <w:t xml:space="preserve">El proceso de globalización conecta a los países dependientes con los centros de la dinámica de acumulación de capital a escala global. En ese sentido, desde la invasión española, el Perú se constituye como un territorio subordinado a la extracción minera y a las necesidades del capital extranjero. La expansión de la frontera extractiva es la otra cara del proceso de globalización neoliberal en América Latina, en un contexto marcado por el incremento de los precios de los minerales, la apertura de nuevas minas ha motivado la respuesta del campesinado en territorios antes indeseados por las dinámicas de acumulación del capital extranjero. Ante la afectación de sus territorios </w:t>
        </w:r>
        <w:proofErr w:type="gramStart"/>
        <w:r w:rsidR="00E34931" w:rsidRPr="00E34931">
          <w:rPr>
            <w:rFonts w:ascii="Times New Roman" w:hAnsi="Times New Roman" w:cs="Times New Roman"/>
            <w:sz w:val="24"/>
            <w:szCs w:val="24"/>
          </w:rPr>
          <w:t>y  sistemas</w:t>
        </w:r>
        <w:proofErr w:type="gramEnd"/>
        <w:r w:rsidR="00E34931" w:rsidRPr="00E34931">
          <w:rPr>
            <w:rFonts w:ascii="Times New Roman" w:hAnsi="Times New Roman" w:cs="Times New Roman"/>
            <w:sz w:val="24"/>
            <w:szCs w:val="24"/>
          </w:rPr>
          <w:t xml:space="preserve"> de organización  el campesinado  ha habilitado una serie de estrategias de luchas a partir de su agencia organizativa política originaria y en consonancia con otras organizaciones no gubernamentales. </w:t>
        </w:r>
      </w:ins>
    </w:p>
    <w:p w14:paraId="3606C8D9" w14:textId="77777777" w:rsidR="00062493" w:rsidRDefault="00062493" w:rsidP="00E34931">
      <w:pPr>
        <w:spacing w:after="0" w:line="360" w:lineRule="auto"/>
        <w:jc w:val="both"/>
        <w:rPr>
          <w:ins w:id="1115" w:author="51964" w:date="2025-01-13T00:29:00Z" w16du:dateUtc="2025-01-13T05:29:00Z"/>
          <w:rFonts w:ascii="Times New Roman" w:hAnsi="Times New Roman" w:cs="Times New Roman"/>
          <w:sz w:val="24"/>
          <w:szCs w:val="24"/>
        </w:rPr>
      </w:pPr>
    </w:p>
    <w:p w14:paraId="7E4103E2" w14:textId="1EF752A0" w:rsidR="00062493" w:rsidRDefault="00062493" w:rsidP="00E34931">
      <w:pPr>
        <w:spacing w:after="0" w:line="360" w:lineRule="auto"/>
        <w:jc w:val="both"/>
        <w:rPr>
          <w:ins w:id="1116" w:author="51964" w:date="2025-01-13T00:19:00Z" w16du:dateUtc="2025-01-13T05:19:00Z"/>
          <w:rFonts w:ascii="Times New Roman" w:hAnsi="Times New Roman" w:cs="Times New Roman"/>
          <w:sz w:val="24"/>
          <w:szCs w:val="24"/>
        </w:rPr>
      </w:pPr>
      <w:ins w:id="1117" w:author="51964" w:date="2025-01-13T00:29:00Z" w16du:dateUtc="2025-01-13T05:29:00Z">
        <w:r>
          <w:rPr>
            <w:rFonts w:ascii="Times New Roman" w:hAnsi="Times New Roman" w:cs="Times New Roman"/>
            <w:sz w:val="24"/>
            <w:szCs w:val="24"/>
          </w:rPr>
          <w:t>Apurímac</w:t>
        </w:r>
      </w:ins>
    </w:p>
    <w:p w14:paraId="4CEDD546" w14:textId="77777777" w:rsidR="00E34931" w:rsidRDefault="00E34931" w:rsidP="00E34931">
      <w:pPr>
        <w:spacing w:after="0" w:line="360" w:lineRule="auto"/>
        <w:jc w:val="both"/>
        <w:rPr>
          <w:ins w:id="1118" w:author="51964" w:date="2025-01-13T00:19:00Z" w16du:dateUtc="2025-01-13T05:19:00Z"/>
          <w:rFonts w:ascii="Times New Roman" w:hAnsi="Times New Roman" w:cs="Times New Roman"/>
          <w:sz w:val="24"/>
          <w:szCs w:val="24"/>
        </w:rPr>
      </w:pPr>
    </w:p>
    <w:p w14:paraId="6B445E04" w14:textId="77777777" w:rsidR="00E34931" w:rsidDel="00E34931" w:rsidRDefault="00E34931" w:rsidP="00E34931">
      <w:pPr>
        <w:spacing w:after="0" w:line="360" w:lineRule="auto"/>
        <w:jc w:val="both"/>
        <w:rPr>
          <w:del w:id="1119" w:author="51964" w:date="2025-01-13T00:19:00Z" w16du:dateUtc="2025-01-13T05:19:00Z"/>
          <w:moveTo w:id="1120" w:author="51964" w:date="2025-01-13T00:19:00Z" w16du:dateUtc="2025-01-13T05:19:00Z"/>
          <w:rFonts w:ascii="Times New Roman" w:hAnsi="Times New Roman" w:cs="Times New Roman"/>
          <w:sz w:val="24"/>
          <w:szCs w:val="24"/>
          <w:lang w:val="es-MX"/>
        </w:rPr>
      </w:pPr>
      <w:moveToRangeStart w:id="1121" w:author="51964" w:date="2025-01-13T00:19:00Z" w:name="move187619999"/>
      <w:moveTo w:id="1122" w:author="51964" w:date="2025-01-13T00:19:00Z" w16du:dateUtc="2025-01-13T05:19:00Z">
        <w:r w:rsidRPr="0051584A">
          <w:rPr>
            <w:rFonts w:ascii="Times New Roman" w:hAnsi="Times New Roman" w:cs="Times New Roman"/>
            <w:sz w:val="24"/>
            <w:szCs w:val="24"/>
            <w:lang w:val="es-MX"/>
          </w:rPr>
          <w:t xml:space="preserve">El departamento de Apurímac está ubicado en el sur andino de Perú, alberga a una de las minas de cobre más importantes del país: ‘Las Bambas’, en las provincias de Cotabambas y Grau. El desarrollo de este proyecto minero ha estado caracterizado por diferentes ciclos de conflictos </w:t>
        </w:r>
        <w:proofErr w:type="spellStart"/>
        <w:r w:rsidRPr="0051584A">
          <w:rPr>
            <w:rFonts w:ascii="Times New Roman" w:hAnsi="Times New Roman" w:cs="Times New Roman"/>
            <w:sz w:val="24"/>
            <w:szCs w:val="24"/>
            <w:lang w:val="es-MX"/>
          </w:rPr>
          <w:t>ecoterritoriales</w:t>
        </w:r>
        <w:proofErr w:type="spellEnd"/>
        <w:r w:rsidRPr="0051584A">
          <w:rPr>
            <w:rFonts w:ascii="Times New Roman" w:hAnsi="Times New Roman" w:cs="Times New Roman"/>
            <w:sz w:val="24"/>
            <w:szCs w:val="24"/>
            <w:lang w:val="es-MX"/>
          </w:rPr>
          <w:t xml:space="preserve">. Este departamento del Perú alberga una importante cantidad de población indígena, en este caso de identidad quechua, la cual representa el 68% de la población total del departamento (INEI, 2018; MINCUL, 2024). Las inequidades sociales también son significativas en Apurímac, encontrándose el 33% de la población en </w:t>
        </w:r>
        <w:r w:rsidRPr="0051584A">
          <w:rPr>
            <w:rFonts w:ascii="Times New Roman" w:hAnsi="Times New Roman" w:cs="Times New Roman"/>
            <w:sz w:val="24"/>
            <w:szCs w:val="24"/>
            <w:lang w:val="es-MX"/>
          </w:rPr>
          <w:lastRenderedPageBreak/>
          <w:t>situación de pobreza y un 7.3% en extrema pobreza, ambos indicadores registran valores por encima de la media nacional (CEPLAN, 2024).</w:t>
        </w:r>
      </w:moveTo>
    </w:p>
    <w:moveToRangeEnd w:id="1121"/>
    <w:p w14:paraId="370E6755" w14:textId="77777777" w:rsidR="00E34931" w:rsidRPr="00E34931" w:rsidRDefault="00E34931" w:rsidP="00E34931">
      <w:pPr>
        <w:spacing w:after="0" w:line="360" w:lineRule="auto"/>
        <w:jc w:val="both"/>
        <w:rPr>
          <w:ins w:id="1123" w:author="51964" w:date="2025-01-13T00:19:00Z"/>
          <w:rFonts w:ascii="Times New Roman" w:hAnsi="Times New Roman" w:cs="Times New Roman"/>
          <w:sz w:val="24"/>
          <w:szCs w:val="24"/>
          <w:lang w:val="es-MX"/>
          <w:rPrChange w:id="1124" w:author="51964" w:date="2025-01-13T00:19:00Z" w16du:dateUtc="2025-01-13T05:19:00Z">
            <w:rPr>
              <w:ins w:id="1125" w:author="51964" w:date="2025-01-13T00:19:00Z"/>
              <w:rFonts w:ascii="Times New Roman" w:hAnsi="Times New Roman" w:cs="Times New Roman"/>
              <w:sz w:val="24"/>
              <w:szCs w:val="24"/>
            </w:rPr>
          </w:rPrChange>
        </w:rPr>
      </w:pPr>
    </w:p>
    <w:p w14:paraId="278D7FCA" w14:textId="77777777" w:rsidR="00E34931" w:rsidRPr="00E34931" w:rsidRDefault="00E34931" w:rsidP="00E34931">
      <w:pPr>
        <w:spacing w:after="0" w:line="360" w:lineRule="auto"/>
        <w:jc w:val="both"/>
        <w:rPr>
          <w:ins w:id="1126" w:author="51964" w:date="2025-01-13T00:19:00Z"/>
          <w:rFonts w:ascii="Times New Roman" w:hAnsi="Times New Roman" w:cs="Times New Roman"/>
          <w:sz w:val="24"/>
          <w:szCs w:val="24"/>
        </w:rPr>
      </w:pPr>
    </w:p>
    <w:p w14:paraId="7A6C3AE0" w14:textId="798C35E1" w:rsidR="00E34931" w:rsidRPr="00E34931" w:rsidRDefault="00E34931" w:rsidP="00E34931">
      <w:pPr>
        <w:spacing w:after="0" w:line="360" w:lineRule="auto"/>
        <w:jc w:val="both"/>
        <w:rPr>
          <w:ins w:id="1127" w:author="51964" w:date="2025-01-13T00:19:00Z"/>
          <w:rFonts w:ascii="Times New Roman" w:hAnsi="Times New Roman" w:cs="Times New Roman"/>
          <w:sz w:val="24"/>
          <w:szCs w:val="24"/>
        </w:rPr>
      </w:pPr>
      <w:ins w:id="1128" w:author="51964" w:date="2025-01-13T00:19:00Z">
        <w:r w:rsidRPr="00E34931">
          <w:rPr>
            <w:rFonts w:ascii="Times New Roman" w:hAnsi="Times New Roman" w:cs="Times New Roman"/>
            <w:sz w:val="24"/>
            <w:szCs w:val="24"/>
          </w:rPr>
          <w:t xml:space="preserve">Desde el mes de marzo de 2016, en la provincia de Cotabambas, departamento de Apurímac, los comuneros de </w:t>
        </w:r>
        <w:proofErr w:type="spellStart"/>
        <w:r w:rsidRPr="00E34931">
          <w:rPr>
            <w:rFonts w:ascii="Times New Roman" w:hAnsi="Times New Roman" w:cs="Times New Roman"/>
            <w:sz w:val="24"/>
            <w:szCs w:val="24"/>
          </w:rPr>
          <w:t>Allahua</w:t>
        </w:r>
        <w:proofErr w:type="spellEnd"/>
        <w:r w:rsidRPr="00E34931">
          <w:rPr>
            <w:rFonts w:ascii="Times New Roman" w:hAnsi="Times New Roman" w:cs="Times New Roman"/>
            <w:sz w:val="24"/>
            <w:szCs w:val="24"/>
          </w:rPr>
          <w:t xml:space="preserve">, </w:t>
        </w:r>
        <w:proofErr w:type="spellStart"/>
        <w:r w:rsidRPr="00E34931">
          <w:rPr>
            <w:rFonts w:ascii="Times New Roman" w:hAnsi="Times New Roman" w:cs="Times New Roman"/>
            <w:sz w:val="24"/>
            <w:szCs w:val="24"/>
          </w:rPr>
          <w:t>Choquecca</w:t>
        </w:r>
        <w:proofErr w:type="spellEnd"/>
        <w:r w:rsidRPr="00E34931">
          <w:rPr>
            <w:rFonts w:ascii="Times New Roman" w:hAnsi="Times New Roman" w:cs="Times New Roman"/>
            <w:sz w:val="24"/>
            <w:szCs w:val="24"/>
          </w:rPr>
          <w:t xml:space="preserve">, </w:t>
        </w:r>
        <w:proofErr w:type="spellStart"/>
        <w:r w:rsidRPr="00E34931">
          <w:rPr>
            <w:rFonts w:ascii="Times New Roman" w:hAnsi="Times New Roman" w:cs="Times New Roman"/>
            <w:sz w:val="24"/>
            <w:szCs w:val="24"/>
          </w:rPr>
          <w:t>Quehuira</w:t>
        </w:r>
        <w:proofErr w:type="spellEnd"/>
        <w:r w:rsidRPr="00E34931">
          <w:rPr>
            <w:rFonts w:ascii="Times New Roman" w:hAnsi="Times New Roman" w:cs="Times New Roman"/>
            <w:sz w:val="24"/>
            <w:szCs w:val="24"/>
          </w:rPr>
          <w:t xml:space="preserve"> y </w:t>
        </w:r>
        <w:proofErr w:type="spellStart"/>
        <w:r w:rsidRPr="00E34931">
          <w:rPr>
            <w:rFonts w:ascii="Times New Roman" w:hAnsi="Times New Roman" w:cs="Times New Roman"/>
            <w:sz w:val="24"/>
            <w:szCs w:val="24"/>
          </w:rPr>
          <w:t>Pumamarca</w:t>
        </w:r>
        <w:proofErr w:type="spellEnd"/>
        <w:r w:rsidRPr="00E34931">
          <w:rPr>
            <w:rFonts w:ascii="Times New Roman" w:hAnsi="Times New Roman" w:cs="Times New Roman"/>
            <w:sz w:val="24"/>
            <w:szCs w:val="24"/>
          </w:rPr>
          <w:t xml:space="preserve"> iniciaron un proceso de movilización que ha implicado el bloqueo de los accesos que conectan con la ruta minera, por la cual la</w:t>
        </w:r>
      </w:ins>
      <w:ins w:id="1129" w:author="51964" w:date="2025-01-13T00:20:00Z" w16du:dateUtc="2025-01-13T05:20:00Z">
        <w:r>
          <w:rPr>
            <w:rFonts w:ascii="Times New Roman" w:hAnsi="Times New Roman" w:cs="Times New Roman"/>
            <w:sz w:val="24"/>
            <w:szCs w:val="24"/>
          </w:rPr>
          <w:t xml:space="preserve"> entonces concesionaria, la</w:t>
        </w:r>
      </w:ins>
      <w:ins w:id="1130" w:author="51964" w:date="2025-01-13T00:19:00Z">
        <w:r w:rsidRPr="00E34931">
          <w:rPr>
            <w:rFonts w:ascii="Times New Roman" w:hAnsi="Times New Roman" w:cs="Times New Roman"/>
            <w:sz w:val="24"/>
            <w:szCs w:val="24"/>
          </w:rPr>
          <w:t xml:space="preserve"> empresa minera de capital chino MMG </w:t>
        </w:r>
        <w:proofErr w:type="spellStart"/>
        <w:r w:rsidRPr="00E34931">
          <w:rPr>
            <w:rFonts w:ascii="Times New Roman" w:hAnsi="Times New Roman" w:cs="Times New Roman"/>
            <w:sz w:val="24"/>
            <w:szCs w:val="24"/>
          </w:rPr>
          <w:t>Limited</w:t>
        </w:r>
        <w:proofErr w:type="spellEnd"/>
        <w:r w:rsidRPr="00E34931">
          <w:rPr>
            <w:rFonts w:ascii="Times New Roman" w:hAnsi="Times New Roman" w:cs="Times New Roman"/>
            <w:sz w:val="24"/>
            <w:szCs w:val="24"/>
          </w:rPr>
          <w:t xml:space="preserve"> Las Bambas lleva</w:t>
        </w:r>
      </w:ins>
      <w:ins w:id="1131" w:author="51964" w:date="2025-01-13T00:20:00Z" w16du:dateUtc="2025-01-13T05:20:00Z">
        <w:r>
          <w:rPr>
            <w:rFonts w:ascii="Times New Roman" w:hAnsi="Times New Roman" w:cs="Times New Roman"/>
            <w:sz w:val="24"/>
            <w:szCs w:val="24"/>
          </w:rPr>
          <w:t>ba</w:t>
        </w:r>
      </w:ins>
      <w:ins w:id="1132" w:author="51964" w:date="2025-01-13T00:19:00Z">
        <w:r w:rsidRPr="00E34931">
          <w:rPr>
            <w:rFonts w:ascii="Times New Roman" w:hAnsi="Times New Roman" w:cs="Times New Roman"/>
            <w:sz w:val="24"/>
            <w:szCs w:val="24"/>
          </w:rPr>
          <w:t xml:space="preserve"> en camiones el mineral extraído hasta el puerto de Matarani en el departamento de Arequipa. Las comunidades campesinas que viven en la zona de influencia directa de esta mina de </w:t>
        </w:r>
        <w:proofErr w:type="gramStart"/>
        <w:r w:rsidRPr="00E34931">
          <w:rPr>
            <w:rFonts w:ascii="Times New Roman" w:hAnsi="Times New Roman" w:cs="Times New Roman"/>
            <w:sz w:val="24"/>
            <w:szCs w:val="24"/>
          </w:rPr>
          <w:t>cobre,</w:t>
        </w:r>
        <w:proofErr w:type="gramEnd"/>
        <w:r w:rsidRPr="00E34931">
          <w:rPr>
            <w:rFonts w:ascii="Times New Roman" w:hAnsi="Times New Roman" w:cs="Times New Roman"/>
            <w:sz w:val="24"/>
            <w:szCs w:val="24"/>
          </w:rPr>
          <w:t xml:space="preserve"> demandan el pago de una compensación económica por el uso de las rutas de acceso a la mina que pasan por sus tierras comunales. </w:t>
        </w:r>
      </w:ins>
    </w:p>
    <w:p w14:paraId="251BA30E" w14:textId="77777777" w:rsidR="00E34931" w:rsidRPr="00E34931" w:rsidRDefault="00E34931" w:rsidP="00E34931">
      <w:pPr>
        <w:spacing w:after="0" w:line="360" w:lineRule="auto"/>
        <w:jc w:val="both"/>
        <w:rPr>
          <w:ins w:id="1133" w:author="51964" w:date="2025-01-13T00:19:00Z"/>
          <w:rFonts w:ascii="Times New Roman" w:hAnsi="Times New Roman" w:cs="Times New Roman"/>
          <w:sz w:val="24"/>
          <w:szCs w:val="24"/>
        </w:rPr>
      </w:pPr>
    </w:p>
    <w:p w14:paraId="304B1758" w14:textId="77777777" w:rsidR="00E34931" w:rsidRPr="00E34931" w:rsidRDefault="00E34931" w:rsidP="00E34931">
      <w:pPr>
        <w:spacing w:after="0" w:line="360" w:lineRule="auto"/>
        <w:jc w:val="both"/>
        <w:rPr>
          <w:ins w:id="1134" w:author="51964" w:date="2025-01-13T00:19:00Z"/>
          <w:rFonts w:ascii="Times New Roman" w:hAnsi="Times New Roman" w:cs="Times New Roman"/>
          <w:sz w:val="24"/>
          <w:szCs w:val="24"/>
        </w:rPr>
      </w:pPr>
      <w:ins w:id="1135" w:author="51964" w:date="2025-01-13T00:19:00Z">
        <w:r w:rsidRPr="00E34931">
          <w:rPr>
            <w:rFonts w:ascii="Times New Roman" w:hAnsi="Times New Roman" w:cs="Times New Roman"/>
            <w:sz w:val="24"/>
            <w:szCs w:val="24"/>
          </w:rPr>
          <w:t xml:space="preserve">Si bien el estado peruano ha logrado garantizar interrumpidamente la continuidad del proyecto de inversión minera Las Bambas en el departamento de Apurímac, el conflicto político minero que se desarrolla alrededor de este proyecto ha motivado la difusión de discursos ecologistas entre el campesinado de la provincia de Cotabambas a través de ONG como APRODEH, cultivando liderazgos eco-feministas como el de Virginia Pinares, que van insertando demandas colectivas por la protección de la naturaleza, el agua y el cuidado de la vida en agendas políticas y plataformas de lucha que se encontraban principalmente orientadas a la presión y negociación con la empresa minera china MMG </w:t>
        </w:r>
        <w:proofErr w:type="spellStart"/>
        <w:r w:rsidRPr="00E34931">
          <w:rPr>
            <w:rFonts w:ascii="Times New Roman" w:hAnsi="Times New Roman" w:cs="Times New Roman"/>
            <w:sz w:val="24"/>
            <w:szCs w:val="24"/>
          </w:rPr>
          <w:t>Limited</w:t>
        </w:r>
        <w:proofErr w:type="spellEnd"/>
        <w:r w:rsidRPr="00E34931">
          <w:rPr>
            <w:rFonts w:ascii="Times New Roman" w:hAnsi="Times New Roman" w:cs="Times New Roman"/>
            <w:sz w:val="24"/>
            <w:szCs w:val="24"/>
          </w:rPr>
          <w:t xml:space="preserve"> Las Bambas por compensaciones económicas.</w:t>
        </w:r>
      </w:ins>
    </w:p>
    <w:p w14:paraId="4BCB5AD8" w14:textId="77777777" w:rsidR="00E34931" w:rsidRPr="00E34931" w:rsidRDefault="00E34931" w:rsidP="00E34931">
      <w:pPr>
        <w:spacing w:after="0" w:line="360" w:lineRule="auto"/>
        <w:jc w:val="both"/>
        <w:rPr>
          <w:ins w:id="1136" w:author="51964" w:date="2025-01-13T00:19:00Z"/>
          <w:rFonts w:ascii="Times New Roman" w:hAnsi="Times New Roman" w:cs="Times New Roman"/>
          <w:sz w:val="24"/>
          <w:szCs w:val="24"/>
        </w:rPr>
      </w:pPr>
    </w:p>
    <w:p w14:paraId="1FF693D7" w14:textId="77777777" w:rsidR="00E34931" w:rsidRDefault="00E34931" w:rsidP="00E34931">
      <w:pPr>
        <w:spacing w:after="0" w:line="360" w:lineRule="auto"/>
        <w:jc w:val="both"/>
        <w:rPr>
          <w:ins w:id="1137" w:author="51964" w:date="2025-01-13T00:29:00Z" w16du:dateUtc="2025-01-13T05:29:00Z"/>
          <w:rFonts w:ascii="Times New Roman" w:hAnsi="Times New Roman" w:cs="Times New Roman"/>
          <w:sz w:val="24"/>
          <w:szCs w:val="24"/>
        </w:rPr>
      </w:pPr>
      <w:ins w:id="1138" w:author="51964" w:date="2025-01-13T00:19:00Z">
        <w:r w:rsidRPr="00E34931">
          <w:rPr>
            <w:rFonts w:ascii="Times New Roman" w:hAnsi="Times New Roman" w:cs="Times New Roman"/>
            <w:sz w:val="24"/>
            <w:szCs w:val="24"/>
          </w:rPr>
          <w:t>Actualmente, el sistema político peruano viene experimentando un cambio producto de</w:t>
        </w:r>
      </w:ins>
      <w:ins w:id="1139" w:author="51964" w:date="2025-01-13T00:21:00Z" w16du:dateUtc="2025-01-13T05:21:00Z">
        <w:r>
          <w:rPr>
            <w:rFonts w:ascii="Times New Roman" w:hAnsi="Times New Roman" w:cs="Times New Roman"/>
            <w:sz w:val="24"/>
            <w:szCs w:val="24"/>
          </w:rPr>
          <w:t>l quiebre del imperialismo compartido Sino-America</w:t>
        </w:r>
      </w:ins>
      <w:ins w:id="1140" w:author="51964" w:date="2025-01-13T00:22:00Z" w16du:dateUtc="2025-01-13T05:22:00Z">
        <w:r>
          <w:rPr>
            <w:rFonts w:ascii="Times New Roman" w:hAnsi="Times New Roman" w:cs="Times New Roman"/>
            <w:sz w:val="24"/>
            <w:szCs w:val="24"/>
          </w:rPr>
          <w:t>no</w:t>
        </w:r>
      </w:ins>
      <w:ins w:id="1141" w:author="51964" w:date="2025-01-13T00:19:00Z">
        <w:r w:rsidRPr="00E34931">
          <w:rPr>
            <w:rFonts w:ascii="Times New Roman" w:hAnsi="Times New Roman" w:cs="Times New Roman"/>
            <w:sz w:val="24"/>
            <w:szCs w:val="24"/>
          </w:rPr>
          <w:t xml:space="preserve">, en ese sentido, </w:t>
        </w:r>
      </w:ins>
      <w:ins w:id="1142" w:author="51964" w:date="2025-01-13T00:22:00Z" w16du:dateUtc="2025-01-13T05:22:00Z">
        <w:r>
          <w:rPr>
            <w:rFonts w:ascii="Times New Roman" w:hAnsi="Times New Roman" w:cs="Times New Roman"/>
            <w:sz w:val="24"/>
            <w:szCs w:val="24"/>
          </w:rPr>
          <w:t>la estructura insti</w:t>
        </w:r>
      </w:ins>
      <w:ins w:id="1143" w:author="51964" w:date="2025-01-13T00:23:00Z" w16du:dateUtc="2025-01-13T05:23:00Z">
        <w:r>
          <w:rPr>
            <w:rFonts w:ascii="Times New Roman" w:hAnsi="Times New Roman" w:cs="Times New Roman"/>
            <w:sz w:val="24"/>
            <w:szCs w:val="24"/>
          </w:rPr>
          <w:t>tucional que configuró la intervención autoritaria neoliberal implantada desde el primer gobierno de Alan Garc</w:t>
        </w:r>
      </w:ins>
      <w:ins w:id="1144" w:author="51964" w:date="2025-01-13T00:24:00Z" w16du:dateUtc="2025-01-13T05:24:00Z">
        <w:r>
          <w:rPr>
            <w:rFonts w:ascii="Times New Roman" w:hAnsi="Times New Roman" w:cs="Times New Roman"/>
            <w:sz w:val="24"/>
            <w:szCs w:val="24"/>
          </w:rPr>
          <w:t xml:space="preserve">ía, y </w:t>
        </w:r>
        <w:proofErr w:type="spellStart"/>
        <w:r>
          <w:rPr>
            <w:rFonts w:ascii="Times New Roman" w:hAnsi="Times New Roman" w:cs="Times New Roman"/>
            <w:sz w:val="24"/>
            <w:szCs w:val="24"/>
          </w:rPr>
          <w:t>constituída</w:t>
        </w:r>
        <w:proofErr w:type="spellEnd"/>
        <w:r>
          <w:rPr>
            <w:rFonts w:ascii="Times New Roman" w:hAnsi="Times New Roman" w:cs="Times New Roman"/>
            <w:sz w:val="24"/>
            <w:szCs w:val="24"/>
          </w:rPr>
          <w:t xml:space="preserve"> durante el</w:t>
        </w:r>
      </w:ins>
      <w:ins w:id="1145" w:author="51964" w:date="2025-01-13T00:23:00Z" w16du:dateUtc="2025-01-13T05:23:00Z">
        <w:r>
          <w:rPr>
            <w:rFonts w:ascii="Times New Roman" w:hAnsi="Times New Roman" w:cs="Times New Roman"/>
            <w:sz w:val="24"/>
            <w:szCs w:val="24"/>
          </w:rPr>
          <w:t xml:space="preserve"> </w:t>
        </w:r>
        <w:proofErr w:type="spellStart"/>
        <w:r>
          <w:rPr>
            <w:rFonts w:ascii="Times New Roman" w:hAnsi="Times New Roman" w:cs="Times New Roman"/>
            <w:sz w:val="24"/>
            <w:szCs w:val="24"/>
          </w:rPr>
          <w:t>Fujimorato</w:t>
        </w:r>
        <w:proofErr w:type="spellEnd"/>
        <w:r>
          <w:rPr>
            <w:rFonts w:ascii="Times New Roman" w:hAnsi="Times New Roman" w:cs="Times New Roman"/>
            <w:sz w:val="24"/>
            <w:szCs w:val="24"/>
          </w:rPr>
          <w:t xml:space="preserve"> </w:t>
        </w:r>
      </w:ins>
      <w:ins w:id="1146" w:author="51964" w:date="2025-01-13T00:24:00Z" w16du:dateUtc="2025-01-13T05:24:00Z">
        <w:r>
          <w:rPr>
            <w:rFonts w:ascii="Times New Roman" w:hAnsi="Times New Roman" w:cs="Times New Roman"/>
            <w:sz w:val="24"/>
            <w:szCs w:val="24"/>
          </w:rPr>
          <w:t>(1990-2000), no oper</w:t>
        </w:r>
      </w:ins>
      <w:ins w:id="1147" w:author="51964" w:date="2025-01-13T00:25:00Z" w16du:dateUtc="2025-01-13T05:25:00Z">
        <w:r>
          <w:rPr>
            <w:rFonts w:ascii="Times New Roman" w:hAnsi="Times New Roman" w:cs="Times New Roman"/>
            <w:sz w:val="24"/>
            <w:szCs w:val="24"/>
          </w:rPr>
          <w:t xml:space="preserve">ó exclusivamente en función a la hegemonía estadounidense, sino que a partir del año 2001 iniciada la </w:t>
        </w:r>
        <w:proofErr w:type="spellStart"/>
        <w:r>
          <w:rPr>
            <w:rFonts w:ascii="Times New Roman" w:hAnsi="Times New Roman" w:cs="Times New Roman"/>
            <w:sz w:val="24"/>
            <w:szCs w:val="24"/>
          </w:rPr>
          <w:t>post-transición</w:t>
        </w:r>
        <w:proofErr w:type="spellEnd"/>
        <w:r>
          <w:rPr>
            <w:rFonts w:ascii="Times New Roman" w:hAnsi="Times New Roman" w:cs="Times New Roman"/>
            <w:sz w:val="24"/>
            <w:szCs w:val="24"/>
          </w:rPr>
          <w:t xml:space="preserve"> con el gobierno de Toledo</w:t>
        </w:r>
      </w:ins>
      <w:ins w:id="1148" w:author="51964" w:date="2025-01-13T00:26:00Z" w16du:dateUtc="2025-01-13T05:26:00Z">
        <w:r>
          <w:rPr>
            <w:rFonts w:ascii="Times New Roman" w:hAnsi="Times New Roman" w:cs="Times New Roman"/>
            <w:sz w:val="24"/>
            <w:szCs w:val="24"/>
          </w:rPr>
          <w:t xml:space="preserve">, la inversión extranjera directa China, Canadiense y Japonesa, pasan a compartir las condiciones y estructuras institucionales </w:t>
        </w:r>
      </w:ins>
      <w:ins w:id="1149" w:author="51964" w:date="2025-01-13T00:27:00Z" w16du:dateUtc="2025-01-13T05:27:00Z">
        <w:r>
          <w:rPr>
            <w:rFonts w:ascii="Times New Roman" w:hAnsi="Times New Roman" w:cs="Times New Roman"/>
            <w:sz w:val="24"/>
            <w:szCs w:val="24"/>
          </w:rPr>
          <w:t>implantadas con el neoliberalismo</w:t>
        </w:r>
      </w:ins>
      <w:ins w:id="1150" w:author="51964" w:date="2025-01-13T00:19:00Z">
        <w:r w:rsidRPr="00E34931">
          <w:rPr>
            <w:rFonts w:ascii="Times New Roman" w:hAnsi="Times New Roman" w:cs="Times New Roman"/>
            <w:sz w:val="24"/>
            <w:szCs w:val="24"/>
          </w:rPr>
          <w:t xml:space="preserve">. </w:t>
        </w:r>
      </w:ins>
    </w:p>
    <w:p w14:paraId="6ACD90FC" w14:textId="77777777" w:rsidR="00062493" w:rsidRDefault="00062493" w:rsidP="00E34931">
      <w:pPr>
        <w:spacing w:after="0" w:line="360" w:lineRule="auto"/>
        <w:jc w:val="both"/>
        <w:rPr>
          <w:ins w:id="1151" w:author="51964" w:date="2025-01-13T00:27:00Z" w16du:dateUtc="2025-01-13T05:27:00Z"/>
          <w:rFonts w:ascii="Times New Roman" w:hAnsi="Times New Roman" w:cs="Times New Roman"/>
          <w:sz w:val="24"/>
          <w:szCs w:val="24"/>
        </w:rPr>
      </w:pPr>
    </w:p>
    <w:p w14:paraId="4BDF40AD" w14:textId="3111AADA" w:rsidR="00E34931" w:rsidRPr="00E34931" w:rsidRDefault="00062493" w:rsidP="00E34931">
      <w:pPr>
        <w:spacing w:after="0" w:line="360" w:lineRule="auto"/>
        <w:jc w:val="both"/>
        <w:rPr>
          <w:ins w:id="1152" w:author="51964" w:date="2025-01-13T00:19:00Z"/>
          <w:rFonts w:ascii="Times New Roman" w:hAnsi="Times New Roman" w:cs="Times New Roman"/>
          <w:sz w:val="24"/>
          <w:szCs w:val="24"/>
        </w:rPr>
      </w:pPr>
      <w:ins w:id="1153" w:author="51964" w:date="2025-01-13T00:27:00Z" w16du:dateUtc="2025-01-13T05:27:00Z">
        <w:r>
          <w:rPr>
            <w:rFonts w:ascii="Times New Roman" w:hAnsi="Times New Roman" w:cs="Times New Roman"/>
            <w:sz w:val="24"/>
            <w:szCs w:val="24"/>
          </w:rPr>
          <w:t>La</w:t>
        </w:r>
      </w:ins>
      <w:ins w:id="1154" w:author="51964" w:date="2025-01-13T00:19:00Z">
        <w:r w:rsidR="00E34931" w:rsidRPr="00E34931">
          <w:rPr>
            <w:rFonts w:ascii="Times New Roman" w:hAnsi="Times New Roman" w:cs="Times New Roman"/>
            <w:sz w:val="24"/>
            <w:szCs w:val="24"/>
          </w:rPr>
          <w:t xml:space="preserve"> presión que ejerc</w:t>
        </w:r>
      </w:ins>
      <w:ins w:id="1155" w:author="51964" w:date="2025-01-13T00:27:00Z" w16du:dateUtc="2025-01-13T05:27:00Z">
        <w:r>
          <w:rPr>
            <w:rFonts w:ascii="Times New Roman" w:hAnsi="Times New Roman" w:cs="Times New Roman"/>
            <w:sz w:val="24"/>
            <w:szCs w:val="24"/>
          </w:rPr>
          <w:t>ió</w:t>
        </w:r>
      </w:ins>
      <w:ins w:id="1156" w:author="51964" w:date="2025-01-13T00:19:00Z">
        <w:r w:rsidR="00E34931" w:rsidRPr="00E34931">
          <w:rPr>
            <w:rFonts w:ascii="Times New Roman" w:hAnsi="Times New Roman" w:cs="Times New Roman"/>
            <w:sz w:val="24"/>
            <w:szCs w:val="24"/>
          </w:rPr>
          <w:t xml:space="preserve"> el capital extranjero chino sobre el poder ejecutivo podría inclinar al gobierno</w:t>
        </w:r>
      </w:ins>
      <w:ins w:id="1157" w:author="51964" w:date="2025-01-13T00:28:00Z" w16du:dateUtc="2025-01-13T05:28:00Z">
        <w:r>
          <w:rPr>
            <w:rFonts w:ascii="Times New Roman" w:hAnsi="Times New Roman" w:cs="Times New Roman"/>
            <w:sz w:val="24"/>
            <w:szCs w:val="24"/>
          </w:rPr>
          <w:t xml:space="preserve"> de turno</w:t>
        </w:r>
      </w:ins>
      <w:ins w:id="1158" w:author="51964" w:date="2025-01-13T00:19:00Z">
        <w:r w:rsidR="00E34931" w:rsidRPr="00E34931">
          <w:rPr>
            <w:rFonts w:ascii="Times New Roman" w:hAnsi="Times New Roman" w:cs="Times New Roman"/>
            <w:sz w:val="24"/>
            <w:szCs w:val="24"/>
          </w:rPr>
          <w:t xml:space="preserve"> a reprimir </w:t>
        </w:r>
      </w:ins>
      <w:ins w:id="1159" w:author="51964" w:date="2025-01-13T00:28:00Z" w16du:dateUtc="2025-01-13T05:28:00Z">
        <w:r>
          <w:rPr>
            <w:rFonts w:ascii="Times New Roman" w:hAnsi="Times New Roman" w:cs="Times New Roman"/>
            <w:sz w:val="24"/>
            <w:szCs w:val="24"/>
          </w:rPr>
          <w:t>brutalmente</w:t>
        </w:r>
      </w:ins>
      <w:ins w:id="1160" w:author="51964" w:date="2025-01-13T00:19:00Z">
        <w:r w:rsidR="00E34931" w:rsidRPr="00E34931">
          <w:rPr>
            <w:rFonts w:ascii="Times New Roman" w:hAnsi="Times New Roman" w:cs="Times New Roman"/>
            <w:sz w:val="24"/>
            <w:szCs w:val="24"/>
          </w:rPr>
          <w:t xml:space="preserve"> a los campesinos de Cotabambas, como sucedió con el gobierno de Pedro Pablo Kuczynski el 14 de octubre de 2016, cuando 500 </w:t>
        </w:r>
        <w:r w:rsidR="00E34931" w:rsidRPr="00E34931">
          <w:rPr>
            <w:rFonts w:ascii="Times New Roman" w:hAnsi="Times New Roman" w:cs="Times New Roman"/>
            <w:sz w:val="24"/>
            <w:szCs w:val="24"/>
          </w:rPr>
          <w:lastRenderedPageBreak/>
          <w:t xml:space="preserve">policías desbloquearon los accesos a la mina sin autorización del Ministerio del Interior, asesinando al comunero </w:t>
        </w:r>
        <w:proofErr w:type="spellStart"/>
        <w:r w:rsidR="00E34931" w:rsidRPr="00E34931">
          <w:rPr>
            <w:rFonts w:ascii="Times New Roman" w:hAnsi="Times New Roman" w:cs="Times New Roman"/>
            <w:sz w:val="24"/>
            <w:szCs w:val="24"/>
          </w:rPr>
          <w:t>Quintino</w:t>
        </w:r>
        <w:proofErr w:type="spellEnd"/>
        <w:r w:rsidR="00E34931" w:rsidRPr="00E34931">
          <w:rPr>
            <w:rFonts w:ascii="Times New Roman" w:hAnsi="Times New Roman" w:cs="Times New Roman"/>
            <w:sz w:val="24"/>
            <w:szCs w:val="24"/>
          </w:rPr>
          <w:t xml:space="preserve"> Cereceda Huiza de un balazo en la cabeza y dejando a otros 20 campesinos heridos.</w:t>
        </w:r>
      </w:ins>
      <w:ins w:id="1161" w:author="51964" w:date="2025-01-14T09:48:00Z" w16du:dateUtc="2025-01-14T14:48:00Z">
        <w:r w:rsidR="003F07AE">
          <w:rPr>
            <w:rFonts w:ascii="Times New Roman" w:hAnsi="Times New Roman" w:cs="Times New Roman"/>
            <w:sz w:val="24"/>
            <w:szCs w:val="24"/>
          </w:rPr>
          <w:t xml:space="preserve"> </w:t>
        </w:r>
      </w:ins>
      <w:ins w:id="1162" w:author="51964" w:date="2025-01-13T00:19:00Z">
        <w:r w:rsidR="00E34931" w:rsidRPr="00E34931">
          <w:rPr>
            <w:rFonts w:ascii="Times New Roman" w:hAnsi="Times New Roman" w:cs="Times New Roman"/>
            <w:sz w:val="24"/>
            <w:szCs w:val="24"/>
          </w:rPr>
          <w:t>El proceso de expansión de la frontera extractiva minera en Apurímac y la alteración de los alineamientos de las élites tras los cambios recientes en el sistema político peruano</w:t>
        </w:r>
      </w:ins>
      <w:ins w:id="1163" w:author="51964" w:date="2025-01-14T09:48:00Z" w16du:dateUtc="2025-01-14T14:48:00Z">
        <w:r w:rsidR="003F07AE">
          <w:rPr>
            <w:rFonts w:ascii="Times New Roman" w:hAnsi="Times New Roman" w:cs="Times New Roman"/>
            <w:sz w:val="24"/>
            <w:szCs w:val="24"/>
          </w:rPr>
          <w:t xml:space="preserve"> e internacional</w:t>
        </w:r>
      </w:ins>
      <w:ins w:id="1164" w:author="51964" w:date="2025-01-13T00:19:00Z">
        <w:r w:rsidR="00E34931" w:rsidRPr="00E34931">
          <w:rPr>
            <w:rFonts w:ascii="Times New Roman" w:hAnsi="Times New Roman" w:cs="Times New Roman"/>
            <w:sz w:val="24"/>
            <w:szCs w:val="24"/>
          </w:rPr>
          <w:t xml:space="preserve">, han alterado la estructura de oportunidades políticas para la </w:t>
        </w:r>
      </w:ins>
      <w:ins w:id="1165" w:author="51964" w:date="2025-01-14T09:48:00Z" w16du:dateUtc="2025-01-14T14:48:00Z">
        <w:r w:rsidR="003F07AE">
          <w:rPr>
            <w:rFonts w:ascii="Times New Roman" w:hAnsi="Times New Roman" w:cs="Times New Roman"/>
            <w:sz w:val="24"/>
            <w:szCs w:val="24"/>
          </w:rPr>
          <w:t>lucha política alrededor de la miner</w:t>
        </w:r>
      </w:ins>
      <w:ins w:id="1166" w:author="51964" w:date="2025-01-14T09:49:00Z" w16du:dateUtc="2025-01-14T14:49:00Z">
        <w:r w:rsidR="003F07AE">
          <w:rPr>
            <w:rFonts w:ascii="Times New Roman" w:hAnsi="Times New Roman" w:cs="Times New Roman"/>
            <w:sz w:val="24"/>
            <w:szCs w:val="24"/>
          </w:rPr>
          <w:t>ía.</w:t>
        </w:r>
      </w:ins>
    </w:p>
    <w:p w14:paraId="0B8BD298" w14:textId="19D4E76D" w:rsidR="00E34931" w:rsidRDefault="00E34931" w:rsidP="001E158F">
      <w:pPr>
        <w:spacing w:after="0" w:line="360" w:lineRule="auto"/>
        <w:jc w:val="both"/>
        <w:rPr>
          <w:ins w:id="1167" w:author="51964" w:date="2025-01-13T00:29:00Z" w16du:dateUtc="2025-01-13T05:29:00Z"/>
          <w:rFonts w:ascii="Times New Roman" w:hAnsi="Times New Roman" w:cs="Times New Roman"/>
          <w:sz w:val="24"/>
          <w:szCs w:val="24"/>
        </w:rPr>
      </w:pPr>
    </w:p>
    <w:p w14:paraId="5553D1A3" w14:textId="00715B19" w:rsidR="00062493" w:rsidRPr="00E34931" w:rsidRDefault="00062493" w:rsidP="001E158F">
      <w:pPr>
        <w:spacing w:after="0" w:line="360" w:lineRule="auto"/>
        <w:jc w:val="both"/>
        <w:rPr>
          <w:rFonts w:ascii="Times New Roman" w:hAnsi="Times New Roman" w:cs="Times New Roman"/>
          <w:sz w:val="24"/>
          <w:szCs w:val="24"/>
          <w:rPrChange w:id="1168" w:author="51964" w:date="2025-01-13T00:19:00Z" w16du:dateUtc="2025-01-13T05:19:00Z">
            <w:rPr>
              <w:rFonts w:ascii="Calibri Light" w:hAnsi="Calibri Light" w:cs="Calibri Light"/>
              <w:sz w:val="24"/>
              <w:szCs w:val="24"/>
              <w:lang w:val="es-MX"/>
            </w:rPr>
          </w:rPrChange>
        </w:rPr>
      </w:pPr>
      <w:ins w:id="1169" w:author="51964" w:date="2025-01-13T00:29:00Z" w16du:dateUtc="2025-01-13T05:29:00Z">
        <w:r>
          <w:rPr>
            <w:rFonts w:ascii="Times New Roman" w:hAnsi="Times New Roman" w:cs="Times New Roman"/>
            <w:sz w:val="24"/>
            <w:szCs w:val="24"/>
          </w:rPr>
          <w:t>Cusco</w:t>
        </w:r>
      </w:ins>
    </w:p>
    <w:p w14:paraId="08670DA2" w14:textId="77777777" w:rsidR="008C3347" w:rsidRPr="00D1643F" w:rsidRDefault="008C3347" w:rsidP="001E158F">
      <w:pPr>
        <w:spacing w:after="0" w:line="360" w:lineRule="auto"/>
        <w:jc w:val="both"/>
        <w:rPr>
          <w:rFonts w:ascii="Times New Roman" w:hAnsi="Times New Roman" w:cs="Times New Roman"/>
          <w:sz w:val="24"/>
          <w:szCs w:val="24"/>
          <w:lang w:val="es-MX"/>
          <w:rPrChange w:id="1170" w:author="51964" w:date="2025-01-13T00:08:00Z" w16du:dateUtc="2025-01-13T05:08:00Z">
            <w:rPr>
              <w:rFonts w:ascii="Calibri Light" w:hAnsi="Calibri Light" w:cs="Calibri Light"/>
              <w:sz w:val="24"/>
              <w:szCs w:val="24"/>
              <w:lang w:val="es-MX"/>
            </w:rPr>
          </w:rPrChange>
        </w:rPr>
      </w:pPr>
    </w:p>
    <w:p w14:paraId="7482A7A3" w14:textId="68512D94" w:rsidR="008C3347" w:rsidRPr="00D1643F" w:rsidDel="00D1643F" w:rsidRDefault="008C3347" w:rsidP="008C3347">
      <w:pPr>
        <w:spacing w:after="0" w:line="360" w:lineRule="auto"/>
        <w:jc w:val="both"/>
        <w:rPr>
          <w:del w:id="1171" w:author="51964" w:date="2025-01-13T00:09:00Z" w16du:dateUtc="2025-01-13T05:09:00Z"/>
          <w:rFonts w:ascii="Times New Roman" w:hAnsi="Times New Roman" w:cs="Times New Roman"/>
          <w:sz w:val="24"/>
          <w:szCs w:val="24"/>
          <w:lang w:val="es-MX"/>
          <w:rPrChange w:id="1172" w:author="51964" w:date="2025-01-13T00:08:00Z" w16du:dateUtc="2025-01-13T05:08:00Z">
            <w:rPr>
              <w:del w:id="1173" w:author="51964" w:date="2025-01-13T00:09:00Z" w16du:dateUtc="2025-01-13T05:09:00Z"/>
              <w:rFonts w:ascii="Calibri Light" w:hAnsi="Calibri Light" w:cs="Calibri Light"/>
              <w:sz w:val="24"/>
              <w:szCs w:val="24"/>
              <w:lang w:val="es-MX"/>
            </w:rPr>
          </w:rPrChange>
        </w:rPr>
      </w:pPr>
      <w:r w:rsidRPr="00D1643F">
        <w:rPr>
          <w:rFonts w:ascii="Times New Roman" w:hAnsi="Times New Roman" w:cs="Times New Roman"/>
          <w:sz w:val="24"/>
          <w:szCs w:val="24"/>
          <w:lang w:val="es-MX"/>
          <w:rPrChange w:id="1174" w:author="51964" w:date="2025-01-13T00:08:00Z" w16du:dateUtc="2025-01-13T05:08:00Z">
            <w:rPr>
              <w:rFonts w:ascii="Calibri Light" w:hAnsi="Calibri Light" w:cs="Calibri Light"/>
              <w:sz w:val="24"/>
              <w:szCs w:val="24"/>
              <w:lang w:val="es-MX"/>
            </w:rPr>
          </w:rPrChange>
        </w:rPr>
        <w:t xml:space="preserve">El departamento de Cusco también está ubicado en el sur andino de Perú, alberga otra importante mina de cobre: ‘Antapaccay’, en la provincia de Espinar. El desarrollo de este proyecto minero también ha estado caracterizado por diferentes ciclos de conflictos ecoterritoriales. </w:t>
      </w:r>
      <w:r w:rsidR="00791115" w:rsidRPr="00D1643F">
        <w:rPr>
          <w:rFonts w:ascii="Times New Roman" w:hAnsi="Times New Roman" w:cs="Times New Roman"/>
          <w:sz w:val="24"/>
          <w:szCs w:val="24"/>
          <w:lang w:val="es-MX"/>
          <w:rPrChange w:id="1175" w:author="51964" w:date="2025-01-13T00:08:00Z" w16du:dateUtc="2025-01-13T05:08:00Z">
            <w:rPr>
              <w:rFonts w:ascii="Calibri Light" w:hAnsi="Calibri Light" w:cs="Calibri Light"/>
              <w:sz w:val="24"/>
              <w:szCs w:val="24"/>
              <w:lang w:val="es-MX"/>
            </w:rPr>
          </w:rPrChange>
        </w:rPr>
        <w:t>En el Cusco la identificación con el pueblo quechua llega al 74.8</w:t>
      </w:r>
      <w:r w:rsidRPr="00D1643F">
        <w:rPr>
          <w:rFonts w:ascii="Times New Roman" w:hAnsi="Times New Roman" w:cs="Times New Roman"/>
          <w:sz w:val="24"/>
          <w:szCs w:val="24"/>
          <w:lang w:val="es-MX"/>
          <w:rPrChange w:id="1176" w:author="51964" w:date="2025-01-13T00:08:00Z" w16du:dateUtc="2025-01-13T05:08:00Z">
            <w:rPr>
              <w:rFonts w:ascii="Calibri Light" w:hAnsi="Calibri Light" w:cs="Calibri Light"/>
              <w:sz w:val="24"/>
              <w:szCs w:val="24"/>
              <w:lang w:val="es-MX"/>
            </w:rPr>
          </w:rPrChange>
        </w:rPr>
        <w:t xml:space="preserve">% de la población total del departamento (INEI, 2018; MINCUL, 2024). </w:t>
      </w:r>
      <w:r w:rsidR="00791115" w:rsidRPr="00D1643F">
        <w:rPr>
          <w:rFonts w:ascii="Times New Roman" w:hAnsi="Times New Roman" w:cs="Times New Roman"/>
          <w:sz w:val="24"/>
          <w:szCs w:val="24"/>
          <w:lang w:val="es-MX"/>
          <w:rPrChange w:id="1177" w:author="51964" w:date="2025-01-13T00:08:00Z" w16du:dateUtc="2025-01-13T05:08:00Z">
            <w:rPr>
              <w:rFonts w:ascii="Calibri Light" w:hAnsi="Calibri Light" w:cs="Calibri Light"/>
              <w:sz w:val="24"/>
              <w:szCs w:val="24"/>
              <w:lang w:val="es-MX"/>
            </w:rPr>
          </w:rPrChange>
        </w:rPr>
        <w:t>En este departamento l</w:t>
      </w:r>
      <w:r w:rsidRPr="00D1643F">
        <w:rPr>
          <w:rFonts w:ascii="Times New Roman" w:hAnsi="Times New Roman" w:cs="Times New Roman"/>
          <w:sz w:val="24"/>
          <w:szCs w:val="24"/>
          <w:lang w:val="es-MX"/>
          <w:rPrChange w:id="1178" w:author="51964" w:date="2025-01-13T00:08:00Z" w16du:dateUtc="2025-01-13T05:08:00Z">
            <w:rPr>
              <w:rFonts w:ascii="Calibri Light" w:hAnsi="Calibri Light" w:cs="Calibri Light"/>
              <w:sz w:val="24"/>
              <w:szCs w:val="24"/>
              <w:lang w:val="es-MX"/>
            </w:rPr>
          </w:rPrChange>
        </w:rPr>
        <w:t xml:space="preserve">as inequidades sociales también son significativas, encontrándose el 33% de la población en situación de pobreza y un 7.3% en extrema pobreza, ambos indicadores registran valores por encima de la media nacional (CEPLAN, 2024).       </w:t>
      </w:r>
    </w:p>
    <w:p w14:paraId="46D4DFC3" w14:textId="16D7EA27" w:rsidR="00E568F8" w:rsidRPr="00D1643F" w:rsidRDefault="0092176C" w:rsidP="001E158F">
      <w:pPr>
        <w:spacing w:after="0" w:line="360" w:lineRule="auto"/>
        <w:jc w:val="both"/>
        <w:rPr>
          <w:rFonts w:ascii="Times New Roman" w:hAnsi="Times New Roman" w:cs="Times New Roman"/>
          <w:sz w:val="24"/>
          <w:szCs w:val="24"/>
          <w:lang w:val="es-MX"/>
          <w:rPrChange w:id="1179" w:author="51964" w:date="2025-01-13T00:08:00Z" w16du:dateUtc="2025-01-13T05:08:00Z">
            <w:rPr>
              <w:rFonts w:ascii="Calibri Light" w:hAnsi="Calibri Light" w:cs="Calibri Light"/>
              <w:sz w:val="24"/>
              <w:szCs w:val="24"/>
              <w:lang w:val="es-MX"/>
            </w:rPr>
          </w:rPrChange>
        </w:rPr>
      </w:pPr>
      <w:del w:id="1180" w:author="51964" w:date="2025-01-13T00:09:00Z" w16du:dateUtc="2025-01-13T05:09:00Z">
        <w:r w:rsidRPr="00D1643F" w:rsidDel="00D1643F">
          <w:rPr>
            <w:rFonts w:ascii="Times New Roman" w:hAnsi="Times New Roman" w:cs="Times New Roman"/>
            <w:sz w:val="24"/>
            <w:szCs w:val="24"/>
            <w:lang w:val="es-MX"/>
            <w:rPrChange w:id="1181" w:author="51964" w:date="2025-01-13T00:08:00Z" w16du:dateUtc="2025-01-13T05:08:00Z">
              <w:rPr>
                <w:rFonts w:ascii="Calibri Light" w:hAnsi="Calibri Light" w:cs="Calibri Light"/>
                <w:sz w:val="24"/>
                <w:szCs w:val="24"/>
                <w:lang w:val="es-MX"/>
              </w:rPr>
            </w:rPrChange>
          </w:rPr>
          <w:delText xml:space="preserve">    </w:delText>
        </w:r>
        <w:r w:rsidR="009B282D" w:rsidRPr="00D1643F" w:rsidDel="00D1643F">
          <w:rPr>
            <w:rFonts w:ascii="Times New Roman" w:hAnsi="Times New Roman" w:cs="Times New Roman"/>
            <w:sz w:val="24"/>
            <w:szCs w:val="24"/>
            <w:lang w:val="es-MX"/>
            <w:rPrChange w:id="1182" w:author="51964" w:date="2025-01-13T00:08:00Z" w16du:dateUtc="2025-01-13T05:08:00Z">
              <w:rPr>
                <w:rFonts w:ascii="Calibri Light" w:hAnsi="Calibri Light" w:cs="Calibri Light"/>
                <w:sz w:val="24"/>
                <w:szCs w:val="24"/>
                <w:lang w:val="es-MX"/>
              </w:rPr>
            </w:rPrChange>
          </w:rPr>
          <w:delText xml:space="preserve">   </w:delText>
        </w:r>
      </w:del>
    </w:p>
    <w:p w14:paraId="3716F70C" w14:textId="2A1E287E" w:rsidR="0034023F" w:rsidRPr="00D1643F" w:rsidDel="00D1643F" w:rsidRDefault="00300ACD" w:rsidP="001E158F">
      <w:pPr>
        <w:spacing w:after="0" w:line="360" w:lineRule="auto"/>
        <w:jc w:val="both"/>
        <w:rPr>
          <w:moveFrom w:id="1183" w:author="51964" w:date="2025-01-13T00:10:00Z" w16du:dateUtc="2025-01-13T05:10:00Z"/>
          <w:rFonts w:ascii="Times New Roman" w:hAnsi="Times New Roman" w:cs="Times New Roman"/>
          <w:sz w:val="24"/>
          <w:szCs w:val="24"/>
          <w:lang w:val="es-MX"/>
          <w:rPrChange w:id="1184" w:author="51964" w:date="2025-01-13T00:08:00Z" w16du:dateUtc="2025-01-13T05:08:00Z">
            <w:rPr>
              <w:moveFrom w:id="1185" w:author="51964" w:date="2025-01-13T00:10:00Z" w16du:dateUtc="2025-01-13T05:10:00Z"/>
              <w:rFonts w:ascii="Calibri Light" w:hAnsi="Calibri Light" w:cs="Calibri Light"/>
              <w:sz w:val="24"/>
              <w:szCs w:val="24"/>
              <w:lang w:val="es-MX"/>
            </w:rPr>
          </w:rPrChange>
        </w:rPr>
      </w:pPr>
      <w:moveFromRangeStart w:id="1186" w:author="51964" w:date="2025-01-13T00:10:00Z" w:name="move187619389"/>
      <w:moveFrom w:id="1187" w:author="51964" w:date="2025-01-13T00:10:00Z" w16du:dateUtc="2025-01-13T05:10:00Z">
        <w:r w:rsidRPr="00D1643F" w:rsidDel="00D1643F">
          <w:rPr>
            <w:rFonts w:ascii="Times New Roman" w:hAnsi="Times New Roman" w:cs="Times New Roman"/>
            <w:sz w:val="24"/>
            <w:szCs w:val="24"/>
            <w:lang w:val="es-MX"/>
            <w:rPrChange w:id="1188" w:author="51964" w:date="2025-01-13T00:08:00Z" w16du:dateUtc="2025-01-13T05:08:00Z">
              <w:rPr>
                <w:rFonts w:ascii="Calibri Light" w:hAnsi="Calibri Light" w:cs="Calibri Light"/>
                <w:sz w:val="24"/>
                <w:szCs w:val="24"/>
                <w:lang w:val="es-MX"/>
              </w:rPr>
            </w:rPrChange>
          </w:rPr>
          <w:t xml:space="preserve">Nos interesa indagar en las redes sociales que se tejen entre los actores que participan en los complejos procesos de debate, negociación, disenso y consenso que suelen estar presentes en las experiencias de la gobernanza ambiental. </w:t>
        </w:r>
        <w:r w:rsidR="007925E5" w:rsidRPr="00D1643F" w:rsidDel="00D1643F">
          <w:rPr>
            <w:rFonts w:ascii="Times New Roman" w:hAnsi="Times New Roman" w:cs="Times New Roman"/>
            <w:sz w:val="24"/>
            <w:szCs w:val="24"/>
            <w:lang w:val="es-MX"/>
            <w:rPrChange w:id="1189" w:author="51964" w:date="2025-01-13T00:08:00Z" w16du:dateUtc="2025-01-13T05:08:00Z">
              <w:rPr>
                <w:rFonts w:ascii="Calibri Light" w:hAnsi="Calibri Light" w:cs="Calibri Light"/>
                <w:sz w:val="24"/>
                <w:szCs w:val="24"/>
                <w:lang w:val="es-MX"/>
              </w:rPr>
            </w:rPrChange>
          </w:rPr>
          <w:t>Buscamos</w:t>
        </w:r>
        <w:r w:rsidRPr="00D1643F" w:rsidDel="00D1643F">
          <w:rPr>
            <w:rFonts w:ascii="Times New Roman" w:hAnsi="Times New Roman" w:cs="Times New Roman"/>
            <w:sz w:val="24"/>
            <w:szCs w:val="24"/>
            <w:lang w:val="es-MX"/>
            <w:rPrChange w:id="1190" w:author="51964" w:date="2025-01-13T00:08:00Z" w16du:dateUtc="2025-01-13T05:08:00Z">
              <w:rPr>
                <w:rFonts w:ascii="Calibri Light" w:hAnsi="Calibri Light" w:cs="Calibri Light"/>
                <w:sz w:val="24"/>
                <w:szCs w:val="24"/>
                <w:lang w:val="es-MX"/>
              </w:rPr>
            </w:rPrChange>
          </w:rPr>
          <w:t xml:space="preserve"> comprender estos complejos procesos en donde están en juego diferentes marcos interpretativos </w:t>
        </w:r>
        <w:r w:rsidR="007925E5" w:rsidRPr="00D1643F" w:rsidDel="00D1643F">
          <w:rPr>
            <w:rFonts w:ascii="Times New Roman" w:hAnsi="Times New Roman" w:cs="Times New Roman"/>
            <w:sz w:val="24"/>
            <w:szCs w:val="24"/>
            <w:lang w:val="es-MX"/>
            <w:rPrChange w:id="1191" w:author="51964" w:date="2025-01-13T00:08:00Z" w16du:dateUtc="2025-01-13T05:08:00Z">
              <w:rPr>
                <w:rFonts w:ascii="Calibri Light" w:hAnsi="Calibri Light" w:cs="Calibri Light"/>
                <w:sz w:val="24"/>
                <w:szCs w:val="24"/>
                <w:lang w:val="es-MX"/>
              </w:rPr>
            </w:rPrChange>
          </w:rPr>
          <w:t>sobre</w:t>
        </w:r>
        <w:r w:rsidRPr="00D1643F" w:rsidDel="00D1643F">
          <w:rPr>
            <w:rFonts w:ascii="Times New Roman" w:hAnsi="Times New Roman" w:cs="Times New Roman"/>
            <w:sz w:val="24"/>
            <w:szCs w:val="24"/>
            <w:lang w:val="es-MX"/>
            <w:rPrChange w:id="1192" w:author="51964" w:date="2025-01-13T00:08:00Z" w16du:dateUtc="2025-01-13T05:08:00Z">
              <w:rPr>
                <w:rFonts w:ascii="Calibri Light" w:hAnsi="Calibri Light" w:cs="Calibri Light"/>
                <w:sz w:val="24"/>
                <w:szCs w:val="24"/>
                <w:lang w:val="es-MX"/>
              </w:rPr>
            </w:rPrChange>
          </w:rPr>
          <w:t xml:space="preserve"> los asuntos públicos, relaciones de poder asimétricas, formas de representación política y ejercicio de liderazgos diversos, entre otros aspectos. Para este propósito consideramos de utilidad las contribuciones que ha</w:t>
        </w:r>
        <w:r w:rsidR="007925E5" w:rsidRPr="00D1643F" w:rsidDel="00D1643F">
          <w:rPr>
            <w:rFonts w:ascii="Times New Roman" w:hAnsi="Times New Roman" w:cs="Times New Roman"/>
            <w:sz w:val="24"/>
            <w:szCs w:val="24"/>
            <w:lang w:val="es-MX"/>
            <w:rPrChange w:id="1193" w:author="51964" w:date="2025-01-13T00:08:00Z" w16du:dateUtc="2025-01-13T05:08:00Z">
              <w:rPr>
                <w:rFonts w:ascii="Calibri Light" w:hAnsi="Calibri Light" w:cs="Calibri Light"/>
                <w:sz w:val="24"/>
                <w:szCs w:val="24"/>
                <w:lang w:val="es-MX"/>
              </w:rPr>
            </w:rPrChange>
          </w:rPr>
          <w:t>n</w:t>
        </w:r>
        <w:r w:rsidRPr="00D1643F" w:rsidDel="00D1643F">
          <w:rPr>
            <w:rFonts w:ascii="Times New Roman" w:hAnsi="Times New Roman" w:cs="Times New Roman"/>
            <w:sz w:val="24"/>
            <w:szCs w:val="24"/>
            <w:lang w:val="es-MX"/>
            <w:rPrChange w:id="1194" w:author="51964" w:date="2025-01-13T00:08:00Z" w16du:dateUtc="2025-01-13T05:08:00Z">
              <w:rPr>
                <w:rFonts w:ascii="Calibri Light" w:hAnsi="Calibri Light" w:cs="Calibri Light"/>
                <w:sz w:val="24"/>
                <w:szCs w:val="24"/>
                <w:lang w:val="es-MX"/>
              </w:rPr>
            </w:rPrChange>
          </w:rPr>
          <w:t xml:space="preserve"> realizado la </w:t>
        </w:r>
        <w:r w:rsidR="00AB67CF" w:rsidRPr="00D1643F" w:rsidDel="00D1643F">
          <w:rPr>
            <w:rFonts w:ascii="Times New Roman" w:hAnsi="Times New Roman" w:cs="Times New Roman"/>
            <w:sz w:val="24"/>
            <w:szCs w:val="24"/>
            <w:lang w:val="es-MX"/>
            <w:rPrChange w:id="1195" w:author="51964" w:date="2025-01-13T00:08:00Z" w16du:dateUtc="2025-01-13T05:08:00Z">
              <w:rPr>
                <w:rFonts w:ascii="Calibri Light" w:hAnsi="Calibri Light" w:cs="Calibri Light"/>
                <w:sz w:val="24"/>
                <w:szCs w:val="24"/>
                <w:lang w:val="es-MX"/>
              </w:rPr>
            </w:rPrChange>
          </w:rPr>
          <w:t>T</w:t>
        </w:r>
        <w:r w:rsidRPr="00D1643F" w:rsidDel="00D1643F">
          <w:rPr>
            <w:rFonts w:ascii="Times New Roman" w:hAnsi="Times New Roman" w:cs="Times New Roman"/>
            <w:sz w:val="24"/>
            <w:szCs w:val="24"/>
            <w:lang w:val="es-MX"/>
            <w:rPrChange w:id="1196" w:author="51964" w:date="2025-01-13T00:08:00Z" w16du:dateUtc="2025-01-13T05:08:00Z">
              <w:rPr>
                <w:rFonts w:ascii="Calibri Light" w:hAnsi="Calibri Light" w:cs="Calibri Light"/>
                <w:sz w:val="24"/>
                <w:szCs w:val="24"/>
                <w:lang w:val="es-MX"/>
              </w:rPr>
            </w:rPrChange>
          </w:rPr>
          <w:t xml:space="preserve">eoría de los </w:t>
        </w:r>
        <w:r w:rsidR="00AB67CF" w:rsidRPr="00D1643F" w:rsidDel="00D1643F">
          <w:rPr>
            <w:rFonts w:ascii="Times New Roman" w:hAnsi="Times New Roman" w:cs="Times New Roman"/>
            <w:sz w:val="24"/>
            <w:szCs w:val="24"/>
            <w:lang w:val="es-MX"/>
            <w:rPrChange w:id="1197" w:author="51964" w:date="2025-01-13T00:08:00Z" w16du:dateUtc="2025-01-13T05:08:00Z">
              <w:rPr>
                <w:rFonts w:ascii="Calibri Light" w:hAnsi="Calibri Light" w:cs="Calibri Light"/>
                <w:sz w:val="24"/>
                <w:szCs w:val="24"/>
                <w:lang w:val="es-MX"/>
              </w:rPr>
            </w:rPrChange>
          </w:rPr>
          <w:t>S</w:t>
        </w:r>
        <w:r w:rsidRPr="00D1643F" w:rsidDel="00D1643F">
          <w:rPr>
            <w:rFonts w:ascii="Times New Roman" w:hAnsi="Times New Roman" w:cs="Times New Roman"/>
            <w:sz w:val="24"/>
            <w:szCs w:val="24"/>
            <w:lang w:val="es-MX"/>
            <w:rPrChange w:id="1198" w:author="51964" w:date="2025-01-13T00:08:00Z" w16du:dateUtc="2025-01-13T05:08:00Z">
              <w:rPr>
                <w:rFonts w:ascii="Calibri Light" w:hAnsi="Calibri Light" w:cs="Calibri Light"/>
                <w:sz w:val="24"/>
                <w:szCs w:val="24"/>
                <w:lang w:val="es-MX"/>
              </w:rPr>
            </w:rPrChange>
          </w:rPr>
          <w:t xml:space="preserve">istemas </w:t>
        </w:r>
        <w:r w:rsidR="00AB67CF" w:rsidRPr="00D1643F" w:rsidDel="00D1643F">
          <w:rPr>
            <w:rFonts w:ascii="Times New Roman" w:hAnsi="Times New Roman" w:cs="Times New Roman"/>
            <w:sz w:val="24"/>
            <w:szCs w:val="24"/>
            <w:lang w:val="es-MX"/>
            <w:rPrChange w:id="1199" w:author="51964" w:date="2025-01-13T00:08:00Z" w16du:dateUtc="2025-01-13T05:08:00Z">
              <w:rPr>
                <w:rFonts w:ascii="Calibri Light" w:hAnsi="Calibri Light" w:cs="Calibri Light"/>
                <w:sz w:val="24"/>
                <w:szCs w:val="24"/>
                <w:lang w:val="es-MX"/>
              </w:rPr>
            </w:rPrChange>
          </w:rPr>
          <w:t>A</w:t>
        </w:r>
        <w:r w:rsidRPr="00D1643F" w:rsidDel="00D1643F">
          <w:rPr>
            <w:rFonts w:ascii="Times New Roman" w:hAnsi="Times New Roman" w:cs="Times New Roman"/>
            <w:sz w:val="24"/>
            <w:szCs w:val="24"/>
            <w:lang w:val="es-MX"/>
            <w:rPrChange w:id="1200" w:author="51964" w:date="2025-01-13T00:08:00Z" w16du:dateUtc="2025-01-13T05:08:00Z">
              <w:rPr>
                <w:rFonts w:ascii="Calibri Light" w:hAnsi="Calibri Light" w:cs="Calibri Light"/>
                <w:sz w:val="24"/>
                <w:szCs w:val="24"/>
                <w:lang w:val="es-MX"/>
              </w:rPr>
            </w:rPrChange>
          </w:rPr>
          <w:t xml:space="preserve">sociativos </w:t>
        </w:r>
        <w:r w:rsidR="00AB67CF" w:rsidRPr="00D1643F" w:rsidDel="00D1643F">
          <w:rPr>
            <w:rFonts w:ascii="Times New Roman" w:hAnsi="Times New Roman" w:cs="Times New Roman"/>
            <w:sz w:val="24"/>
            <w:szCs w:val="24"/>
            <w:lang w:val="es-MX"/>
            <w:rPrChange w:id="1201" w:author="51964" w:date="2025-01-13T00:08:00Z" w16du:dateUtc="2025-01-13T05:08:00Z">
              <w:rPr>
                <w:rFonts w:ascii="Calibri Light" w:hAnsi="Calibri Light" w:cs="Calibri Light"/>
                <w:sz w:val="24"/>
                <w:szCs w:val="24"/>
                <w:lang w:val="es-MX"/>
              </w:rPr>
            </w:rPrChange>
          </w:rPr>
          <w:t>C</w:t>
        </w:r>
        <w:r w:rsidRPr="00D1643F" w:rsidDel="00D1643F">
          <w:rPr>
            <w:rFonts w:ascii="Times New Roman" w:hAnsi="Times New Roman" w:cs="Times New Roman"/>
            <w:sz w:val="24"/>
            <w:szCs w:val="24"/>
            <w:lang w:val="es-MX"/>
            <w:rPrChange w:id="1202" w:author="51964" w:date="2025-01-13T00:08:00Z" w16du:dateUtc="2025-01-13T05:08:00Z">
              <w:rPr>
                <w:rFonts w:ascii="Calibri Light" w:hAnsi="Calibri Light" w:cs="Calibri Light"/>
                <w:sz w:val="24"/>
                <w:szCs w:val="24"/>
                <w:lang w:val="es-MX"/>
              </w:rPr>
            </w:rPrChange>
          </w:rPr>
          <w:t>omplejos, desarrollada por la Dra. Matilde Luna y el Dr. José Luis Velasco (2017)</w:t>
        </w:r>
        <w:r w:rsidR="007925E5" w:rsidRPr="00D1643F" w:rsidDel="00D1643F">
          <w:rPr>
            <w:rFonts w:ascii="Times New Roman" w:hAnsi="Times New Roman" w:cs="Times New Roman"/>
            <w:sz w:val="24"/>
            <w:szCs w:val="24"/>
            <w:lang w:val="es-MX"/>
            <w:rPrChange w:id="1203" w:author="51964" w:date="2025-01-13T00:08:00Z" w16du:dateUtc="2025-01-13T05:08:00Z">
              <w:rPr>
                <w:rFonts w:ascii="Calibri Light" w:hAnsi="Calibri Light" w:cs="Calibri Light"/>
                <w:sz w:val="24"/>
                <w:szCs w:val="24"/>
                <w:lang w:val="es-MX"/>
              </w:rPr>
            </w:rPrChange>
          </w:rPr>
          <w:t>; y la denominada sociología de los problemas públicos</w:t>
        </w:r>
        <w:r w:rsidRPr="00D1643F" w:rsidDel="00D1643F">
          <w:rPr>
            <w:rFonts w:ascii="Times New Roman" w:hAnsi="Times New Roman" w:cs="Times New Roman"/>
            <w:sz w:val="24"/>
            <w:szCs w:val="24"/>
            <w:lang w:val="es-MX"/>
            <w:rPrChange w:id="1204" w:author="51964" w:date="2025-01-13T00:08:00Z" w16du:dateUtc="2025-01-13T05:08:00Z">
              <w:rPr>
                <w:rFonts w:ascii="Calibri Light" w:hAnsi="Calibri Light" w:cs="Calibri Light"/>
                <w:sz w:val="24"/>
                <w:szCs w:val="24"/>
                <w:lang w:val="es-MX"/>
              </w:rPr>
            </w:rPrChange>
          </w:rPr>
          <w:t xml:space="preserve">.   </w:t>
        </w:r>
      </w:moveFrom>
    </w:p>
    <w:moveFromRangeEnd w:id="1186"/>
    <w:p w14:paraId="0F0DAD9C" w14:textId="77777777" w:rsidR="00300ACD" w:rsidRPr="00D1643F" w:rsidRDefault="00300ACD" w:rsidP="000558C8">
      <w:pPr>
        <w:spacing w:after="0" w:line="360" w:lineRule="auto"/>
        <w:rPr>
          <w:rFonts w:ascii="Times New Roman" w:hAnsi="Times New Roman" w:cs="Times New Roman"/>
          <w:b/>
          <w:bCs/>
          <w:sz w:val="24"/>
          <w:szCs w:val="24"/>
          <w:lang w:val="es-MX"/>
          <w:rPrChange w:id="1205" w:author="51964" w:date="2025-01-13T00:08:00Z" w16du:dateUtc="2025-01-13T05:08:00Z">
            <w:rPr>
              <w:rFonts w:ascii="Calibri Light" w:hAnsi="Calibri Light" w:cs="Calibri Light"/>
              <w:b/>
              <w:bCs/>
              <w:sz w:val="24"/>
              <w:szCs w:val="24"/>
              <w:lang w:val="es-MX"/>
            </w:rPr>
          </w:rPrChange>
        </w:rPr>
      </w:pPr>
    </w:p>
    <w:p w14:paraId="31D9EC10" w14:textId="1ACA00A2" w:rsidR="000558C8" w:rsidRPr="003F07AE" w:rsidRDefault="00C029B2" w:rsidP="003F07AE">
      <w:pPr>
        <w:pStyle w:val="Heading2"/>
        <w:pPrChange w:id="1206" w:author="51964" w:date="2025-01-14T09:51:00Z" w16du:dateUtc="2025-01-14T14:51:00Z">
          <w:pPr>
            <w:spacing w:after="0" w:line="360" w:lineRule="auto"/>
          </w:pPr>
        </w:pPrChange>
      </w:pPr>
      <w:del w:id="1207" w:author="51964" w:date="2025-01-12T18:49:00Z" w16du:dateUtc="2025-01-12T23:49:00Z">
        <w:r w:rsidRPr="003F07AE" w:rsidDel="002B0AC2">
          <w:delText xml:space="preserve">2. </w:delText>
        </w:r>
      </w:del>
      <w:r w:rsidRPr="003F07AE">
        <w:t>Objetivos</w:t>
      </w:r>
      <w:r w:rsidR="00DF7BD6" w:rsidRPr="003F07AE">
        <w:t xml:space="preserve"> de la investigación</w:t>
      </w:r>
    </w:p>
    <w:p w14:paraId="1BD90194" w14:textId="77777777" w:rsidR="007925E5" w:rsidRPr="00D1643F" w:rsidRDefault="007925E5" w:rsidP="000558C8">
      <w:pPr>
        <w:spacing w:after="0" w:line="360" w:lineRule="auto"/>
        <w:rPr>
          <w:rFonts w:ascii="Times New Roman" w:hAnsi="Times New Roman" w:cs="Times New Roman"/>
          <w:b/>
          <w:bCs/>
          <w:sz w:val="24"/>
          <w:szCs w:val="24"/>
          <w:lang w:val="es-MX"/>
          <w:rPrChange w:id="1208" w:author="51964" w:date="2025-01-13T00:08:00Z" w16du:dateUtc="2025-01-13T05:08:00Z">
            <w:rPr>
              <w:rFonts w:ascii="Calibri Light" w:hAnsi="Calibri Light" w:cs="Calibri Light"/>
              <w:b/>
              <w:bCs/>
              <w:sz w:val="24"/>
              <w:szCs w:val="24"/>
              <w:lang w:val="es-MX"/>
            </w:rPr>
          </w:rPrChange>
        </w:rPr>
      </w:pPr>
    </w:p>
    <w:p w14:paraId="5800385B" w14:textId="489636CF" w:rsidR="00C029B2" w:rsidRPr="00D1643F" w:rsidRDefault="006E2532" w:rsidP="003F07AE">
      <w:pPr>
        <w:pStyle w:val="Heading2"/>
        <w:numPr>
          <w:ilvl w:val="0"/>
          <w:numId w:val="0"/>
        </w:numPr>
        <w:ind w:left="360" w:hanging="360"/>
        <w:rPr>
          <w:rPrChange w:id="1209" w:author="51964" w:date="2025-01-13T00:08:00Z" w16du:dateUtc="2025-01-13T05:08:00Z">
            <w:rPr>
              <w:rFonts w:ascii="Calibri Light" w:hAnsi="Calibri Light" w:cs="Calibri Light"/>
              <w:b/>
              <w:bCs/>
              <w:sz w:val="24"/>
              <w:szCs w:val="24"/>
              <w:lang w:val="es-MX"/>
            </w:rPr>
          </w:rPrChange>
        </w:rPr>
        <w:pPrChange w:id="1210" w:author="51964" w:date="2025-01-14T09:51:00Z" w16du:dateUtc="2025-01-14T14:51:00Z">
          <w:pPr>
            <w:spacing w:after="0" w:line="360" w:lineRule="auto"/>
          </w:pPr>
        </w:pPrChange>
      </w:pPr>
      <w:del w:id="1211" w:author="51964" w:date="2025-01-14T09:51:00Z" w16du:dateUtc="2025-01-14T14:51:00Z">
        <w:r w:rsidRPr="00D1643F" w:rsidDel="003F07AE">
          <w:rPr>
            <w:rPrChange w:id="1212" w:author="51964" w:date="2025-01-13T00:08:00Z" w16du:dateUtc="2025-01-13T05:08:00Z">
              <w:rPr>
                <w:rFonts w:ascii="Calibri Light" w:hAnsi="Calibri Light" w:cs="Calibri Light"/>
                <w:b/>
                <w:bCs/>
                <w:sz w:val="24"/>
                <w:szCs w:val="24"/>
                <w:lang w:val="es-MX"/>
              </w:rPr>
            </w:rPrChange>
          </w:rPr>
          <w:delText xml:space="preserve">2.1. </w:delText>
        </w:r>
      </w:del>
      <w:r w:rsidR="00C029B2" w:rsidRPr="00D1643F">
        <w:rPr>
          <w:rPrChange w:id="1213" w:author="51964" w:date="2025-01-13T00:08:00Z" w16du:dateUtc="2025-01-13T05:08:00Z">
            <w:rPr>
              <w:rFonts w:ascii="Calibri Light" w:hAnsi="Calibri Light" w:cs="Calibri Light"/>
              <w:b/>
              <w:bCs/>
              <w:sz w:val="24"/>
              <w:szCs w:val="24"/>
              <w:lang w:val="es-MX"/>
            </w:rPr>
          </w:rPrChange>
        </w:rPr>
        <w:t>Objetivo general</w:t>
      </w:r>
    </w:p>
    <w:p w14:paraId="03BB1D02" w14:textId="118F8832" w:rsidR="00C029B2" w:rsidRPr="00D1643F" w:rsidRDefault="007925E5" w:rsidP="000558C8">
      <w:pPr>
        <w:spacing w:after="0" w:line="360" w:lineRule="auto"/>
        <w:jc w:val="both"/>
        <w:rPr>
          <w:rFonts w:ascii="Times New Roman" w:hAnsi="Times New Roman" w:cs="Times New Roman"/>
          <w:sz w:val="24"/>
          <w:szCs w:val="24"/>
          <w:lang w:val="es-MX"/>
          <w:rPrChange w:id="1214" w:author="51964" w:date="2025-01-13T00:08:00Z" w16du:dateUtc="2025-01-13T05:08:00Z">
            <w:rPr>
              <w:rFonts w:ascii="Calibri Light" w:hAnsi="Calibri Light" w:cs="Calibri Light"/>
              <w:sz w:val="24"/>
              <w:szCs w:val="24"/>
              <w:lang w:val="es-MX"/>
            </w:rPr>
          </w:rPrChange>
        </w:rPr>
      </w:pPr>
      <w:r w:rsidRPr="00D1643F">
        <w:rPr>
          <w:rFonts w:ascii="Times New Roman" w:hAnsi="Times New Roman" w:cs="Times New Roman"/>
          <w:sz w:val="24"/>
          <w:szCs w:val="24"/>
          <w:lang w:val="es-MX"/>
          <w:rPrChange w:id="1215" w:author="51964" w:date="2025-01-13T00:08:00Z" w16du:dateUtc="2025-01-13T05:08:00Z">
            <w:rPr>
              <w:rFonts w:ascii="Calibri Light" w:hAnsi="Calibri Light" w:cs="Calibri Light"/>
              <w:sz w:val="24"/>
              <w:szCs w:val="24"/>
              <w:lang w:val="es-MX"/>
            </w:rPr>
          </w:rPrChange>
        </w:rPr>
        <w:t>El objetivo general de la presente investigación es a</w:t>
      </w:r>
      <w:r w:rsidR="00C029B2" w:rsidRPr="00D1643F">
        <w:rPr>
          <w:rFonts w:ascii="Times New Roman" w:hAnsi="Times New Roman" w:cs="Times New Roman"/>
          <w:sz w:val="24"/>
          <w:szCs w:val="24"/>
          <w:lang w:val="es-MX"/>
          <w:rPrChange w:id="1216" w:author="51964" w:date="2025-01-13T00:08:00Z" w16du:dateUtc="2025-01-13T05:08:00Z">
            <w:rPr>
              <w:rFonts w:ascii="Calibri Light" w:hAnsi="Calibri Light" w:cs="Calibri Light"/>
              <w:sz w:val="24"/>
              <w:szCs w:val="24"/>
              <w:lang w:val="es-MX"/>
            </w:rPr>
          </w:rPrChange>
        </w:rPr>
        <w:t>nalizar</w:t>
      </w:r>
      <w:r w:rsidR="004C03A0" w:rsidRPr="00D1643F">
        <w:rPr>
          <w:rFonts w:ascii="Times New Roman" w:hAnsi="Times New Roman" w:cs="Times New Roman"/>
          <w:sz w:val="24"/>
          <w:szCs w:val="24"/>
          <w:lang w:val="es-MX"/>
          <w:rPrChange w:id="1217" w:author="51964" w:date="2025-01-13T00:08:00Z" w16du:dateUtc="2025-01-13T05:08:00Z">
            <w:rPr>
              <w:rFonts w:ascii="Calibri Light" w:hAnsi="Calibri Light" w:cs="Calibri Light"/>
              <w:sz w:val="24"/>
              <w:szCs w:val="24"/>
              <w:lang w:val="es-MX"/>
            </w:rPr>
          </w:rPrChange>
        </w:rPr>
        <w:t xml:space="preserve"> las similitudes y las diferencias de las experiencias de gobernanza ambiental realizadas en </w:t>
      </w:r>
      <w:del w:id="1218" w:author="51964" w:date="2025-01-13T00:10:00Z" w16du:dateUtc="2025-01-13T05:10:00Z">
        <w:r w:rsidR="004C03A0" w:rsidRPr="00D1643F" w:rsidDel="00D1643F">
          <w:rPr>
            <w:rFonts w:ascii="Times New Roman" w:hAnsi="Times New Roman" w:cs="Times New Roman"/>
            <w:sz w:val="24"/>
            <w:szCs w:val="24"/>
            <w:highlight w:val="yellow"/>
            <w:lang w:val="es-MX"/>
            <w:rPrChange w:id="1219" w:author="51964" w:date="2025-01-13T00:10:00Z" w16du:dateUtc="2025-01-13T05:10:00Z">
              <w:rPr>
                <w:rFonts w:ascii="Calibri Light" w:hAnsi="Calibri Light" w:cs="Calibri Light"/>
                <w:sz w:val="24"/>
                <w:szCs w:val="24"/>
                <w:lang w:val="es-MX"/>
              </w:rPr>
            </w:rPrChange>
          </w:rPr>
          <w:delText>territorios del estado de Oaxaca en México y</w:delText>
        </w:r>
        <w:r w:rsidR="004C03A0" w:rsidRPr="00D1643F" w:rsidDel="00D1643F">
          <w:rPr>
            <w:rFonts w:ascii="Times New Roman" w:hAnsi="Times New Roman" w:cs="Times New Roman"/>
            <w:sz w:val="24"/>
            <w:szCs w:val="24"/>
            <w:lang w:val="es-MX"/>
            <w:rPrChange w:id="1220" w:author="51964" w:date="2025-01-13T00:08:00Z" w16du:dateUtc="2025-01-13T05:08:00Z">
              <w:rPr>
                <w:rFonts w:ascii="Calibri Light" w:hAnsi="Calibri Light" w:cs="Calibri Light"/>
                <w:sz w:val="24"/>
                <w:szCs w:val="24"/>
                <w:lang w:val="es-MX"/>
              </w:rPr>
            </w:rPrChange>
          </w:rPr>
          <w:delText xml:space="preserve"> del departamento de Apurímac en Perú</w:delText>
        </w:r>
      </w:del>
      <w:ins w:id="1221" w:author="51964" w:date="2025-01-13T00:10:00Z" w16du:dateUtc="2025-01-13T05:10:00Z">
        <w:r w:rsidR="00D1643F">
          <w:rPr>
            <w:rFonts w:ascii="Times New Roman" w:hAnsi="Times New Roman" w:cs="Times New Roman"/>
            <w:sz w:val="24"/>
            <w:szCs w:val="24"/>
            <w:lang w:val="es-MX"/>
          </w:rPr>
          <w:t>los depar</w:t>
        </w:r>
      </w:ins>
      <w:ins w:id="1222" w:author="51964" w:date="2025-01-13T00:11:00Z" w16du:dateUtc="2025-01-13T05:11:00Z">
        <w:r w:rsidR="00D1643F">
          <w:rPr>
            <w:rFonts w:ascii="Times New Roman" w:hAnsi="Times New Roman" w:cs="Times New Roman"/>
            <w:sz w:val="24"/>
            <w:szCs w:val="24"/>
            <w:lang w:val="es-MX"/>
          </w:rPr>
          <w:t>tamentos de Apurímac y Cusco</w:t>
        </w:r>
      </w:ins>
      <w:r w:rsidR="004C03A0" w:rsidRPr="00D1643F">
        <w:rPr>
          <w:rFonts w:ascii="Times New Roman" w:hAnsi="Times New Roman" w:cs="Times New Roman"/>
          <w:sz w:val="24"/>
          <w:szCs w:val="24"/>
          <w:lang w:val="es-MX"/>
          <w:rPrChange w:id="1223" w:author="51964" w:date="2025-01-13T00:08:00Z" w16du:dateUtc="2025-01-13T05:08:00Z">
            <w:rPr>
              <w:rFonts w:ascii="Calibri Light" w:hAnsi="Calibri Light" w:cs="Calibri Light"/>
              <w:sz w:val="24"/>
              <w:szCs w:val="24"/>
              <w:lang w:val="es-MX"/>
            </w:rPr>
          </w:rPrChange>
        </w:rPr>
        <w:t>, ambos afectados por la minería a gran escala</w:t>
      </w:r>
      <w:r w:rsidR="00C029B2" w:rsidRPr="00D1643F">
        <w:rPr>
          <w:rFonts w:ascii="Times New Roman" w:hAnsi="Times New Roman" w:cs="Times New Roman"/>
          <w:sz w:val="24"/>
          <w:szCs w:val="24"/>
          <w:lang w:val="es-MX"/>
          <w:rPrChange w:id="1224" w:author="51964" w:date="2025-01-13T00:08:00Z" w16du:dateUtc="2025-01-13T05:08:00Z">
            <w:rPr>
              <w:rFonts w:ascii="Calibri Light" w:hAnsi="Calibri Light" w:cs="Calibri Light"/>
              <w:sz w:val="24"/>
              <w:szCs w:val="24"/>
              <w:lang w:val="es-MX"/>
            </w:rPr>
          </w:rPrChange>
        </w:rPr>
        <w:t>.</w:t>
      </w:r>
      <w:r w:rsidR="00A924EC" w:rsidRPr="00D1643F">
        <w:rPr>
          <w:rFonts w:ascii="Times New Roman" w:hAnsi="Times New Roman" w:cs="Times New Roman"/>
          <w:sz w:val="24"/>
          <w:szCs w:val="24"/>
          <w:lang w:val="es-MX"/>
          <w:rPrChange w:id="1225" w:author="51964" w:date="2025-01-13T00:08:00Z" w16du:dateUtc="2025-01-13T05:08:00Z">
            <w:rPr>
              <w:rFonts w:ascii="Calibri Light" w:hAnsi="Calibri Light" w:cs="Calibri Light"/>
              <w:sz w:val="24"/>
              <w:szCs w:val="24"/>
              <w:lang w:val="es-MX"/>
            </w:rPr>
          </w:rPrChange>
        </w:rPr>
        <w:t xml:space="preserve"> Este análisis comparativo permitirá identificar</w:t>
      </w:r>
      <w:r w:rsidR="00FE3D72" w:rsidRPr="00D1643F">
        <w:rPr>
          <w:rFonts w:ascii="Times New Roman" w:hAnsi="Times New Roman" w:cs="Times New Roman"/>
          <w:sz w:val="24"/>
          <w:szCs w:val="24"/>
          <w:lang w:val="es-MX"/>
          <w:rPrChange w:id="1226" w:author="51964" w:date="2025-01-13T00:08:00Z" w16du:dateUtc="2025-01-13T05:08:00Z">
            <w:rPr>
              <w:rFonts w:ascii="Calibri Light" w:hAnsi="Calibri Light" w:cs="Calibri Light"/>
              <w:sz w:val="24"/>
              <w:szCs w:val="24"/>
              <w:lang w:val="es-MX"/>
            </w:rPr>
          </w:rPrChange>
        </w:rPr>
        <w:t xml:space="preserve"> las</w:t>
      </w:r>
      <w:r w:rsidR="00A924EC" w:rsidRPr="00D1643F">
        <w:rPr>
          <w:rFonts w:ascii="Times New Roman" w:hAnsi="Times New Roman" w:cs="Times New Roman"/>
          <w:sz w:val="24"/>
          <w:szCs w:val="24"/>
          <w:lang w:val="es-MX"/>
          <w:rPrChange w:id="1227" w:author="51964" w:date="2025-01-13T00:08:00Z" w16du:dateUtc="2025-01-13T05:08:00Z">
            <w:rPr>
              <w:rFonts w:ascii="Calibri Light" w:hAnsi="Calibri Light" w:cs="Calibri Light"/>
              <w:sz w:val="24"/>
              <w:szCs w:val="24"/>
              <w:lang w:val="es-MX"/>
            </w:rPr>
          </w:rPrChange>
        </w:rPr>
        <w:t xml:space="preserve"> prácticas sociales y políticas que contribuyen a una adecuada gestión de los bienes naturales en espacios de gobernanza ambiental, así como </w:t>
      </w:r>
      <w:r w:rsidR="00FE3D72" w:rsidRPr="00D1643F">
        <w:rPr>
          <w:rFonts w:ascii="Times New Roman" w:hAnsi="Times New Roman" w:cs="Times New Roman"/>
          <w:sz w:val="24"/>
          <w:szCs w:val="24"/>
          <w:lang w:val="es-MX"/>
          <w:rPrChange w:id="1228" w:author="51964" w:date="2025-01-13T00:08:00Z" w16du:dateUtc="2025-01-13T05:08:00Z">
            <w:rPr>
              <w:rFonts w:ascii="Calibri Light" w:hAnsi="Calibri Light" w:cs="Calibri Light"/>
              <w:sz w:val="24"/>
              <w:szCs w:val="24"/>
              <w:lang w:val="es-MX"/>
            </w:rPr>
          </w:rPrChange>
        </w:rPr>
        <w:t>aquellas</w:t>
      </w:r>
      <w:r w:rsidR="00A924EC" w:rsidRPr="00D1643F">
        <w:rPr>
          <w:rFonts w:ascii="Times New Roman" w:hAnsi="Times New Roman" w:cs="Times New Roman"/>
          <w:sz w:val="24"/>
          <w:szCs w:val="24"/>
          <w:lang w:val="es-MX"/>
          <w:rPrChange w:id="1229" w:author="51964" w:date="2025-01-13T00:08:00Z" w16du:dateUtc="2025-01-13T05:08:00Z">
            <w:rPr>
              <w:rFonts w:ascii="Calibri Light" w:hAnsi="Calibri Light" w:cs="Calibri Light"/>
              <w:sz w:val="24"/>
              <w:szCs w:val="24"/>
              <w:lang w:val="es-MX"/>
            </w:rPr>
          </w:rPrChange>
        </w:rPr>
        <w:t xml:space="preserve"> que restringen su desempeño. </w:t>
      </w:r>
    </w:p>
    <w:p w14:paraId="0975B55B" w14:textId="77777777" w:rsidR="00C029B2" w:rsidRPr="00D1643F" w:rsidRDefault="00C029B2" w:rsidP="000558C8">
      <w:pPr>
        <w:spacing w:after="0" w:line="360" w:lineRule="auto"/>
        <w:rPr>
          <w:rFonts w:ascii="Times New Roman" w:hAnsi="Times New Roman" w:cs="Times New Roman"/>
          <w:b/>
          <w:bCs/>
          <w:sz w:val="24"/>
          <w:szCs w:val="24"/>
          <w:lang w:val="es-MX"/>
          <w:rPrChange w:id="1230" w:author="51964" w:date="2025-01-13T00:08:00Z" w16du:dateUtc="2025-01-13T05:08:00Z">
            <w:rPr>
              <w:rFonts w:ascii="Calibri Light" w:hAnsi="Calibri Light" w:cs="Calibri Light"/>
              <w:b/>
              <w:bCs/>
              <w:sz w:val="24"/>
              <w:szCs w:val="24"/>
              <w:lang w:val="es-MX"/>
            </w:rPr>
          </w:rPrChange>
        </w:rPr>
      </w:pPr>
    </w:p>
    <w:p w14:paraId="352BB057" w14:textId="6AF75774" w:rsidR="00593A08" w:rsidRPr="00D1643F" w:rsidRDefault="006E2532" w:rsidP="000558C8">
      <w:pPr>
        <w:spacing w:after="0" w:line="360" w:lineRule="auto"/>
        <w:rPr>
          <w:rFonts w:ascii="Times New Roman" w:hAnsi="Times New Roman" w:cs="Times New Roman"/>
          <w:b/>
          <w:bCs/>
          <w:sz w:val="24"/>
          <w:szCs w:val="24"/>
          <w:lang w:val="es-MX"/>
          <w:rPrChange w:id="1231" w:author="51964" w:date="2025-01-13T00:08:00Z" w16du:dateUtc="2025-01-13T05:08:00Z">
            <w:rPr>
              <w:rFonts w:ascii="Calibri Light" w:hAnsi="Calibri Light" w:cs="Calibri Light"/>
              <w:b/>
              <w:bCs/>
              <w:sz w:val="24"/>
              <w:szCs w:val="24"/>
              <w:lang w:val="es-MX"/>
            </w:rPr>
          </w:rPrChange>
        </w:rPr>
      </w:pPr>
      <w:del w:id="1232" w:author="51964" w:date="2025-01-14T09:51:00Z" w16du:dateUtc="2025-01-14T14:51:00Z">
        <w:r w:rsidRPr="00D1643F" w:rsidDel="003F07AE">
          <w:rPr>
            <w:rFonts w:ascii="Times New Roman" w:hAnsi="Times New Roman" w:cs="Times New Roman"/>
            <w:b/>
            <w:bCs/>
            <w:sz w:val="24"/>
            <w:szCs w:val="24"/>
            <w:lang w:val="es-MX"/>
            <w:rPrChange w:id="1233" w:author="51964" w:date="2025-01-13T00:08:00Z" w16du:dateUtc="2025-01-13T05:08:00Z">
              <w:rPr>
                <w:rFonts w:ascii="Calibri Light" w:hAnsi="Calibri Light" w:cs="Calibri Light"/>
                <w:b/>
                <w:bCs/>
                <w:sz w:val="24"/>
                <w:szCs w:val="24"/>
                <w:lang w:val="es-MX"/>
              </w:rPr>
            </w:rPrChange>
          </w:rPr>
          <w:delText xml:space="preserve">2.2. </w:delText>
        </w:r>
      </w:del>
      <w:r w:rsidR="00593A08" w:rsidRPr="00D1643F">
        <w:rPr>
          <w:rFonts w:ascii="Times New Roman" w:hAnsi="Times New Roman" w:cs="Times New Roman"/>
          <w:b/>
          <w:bCs/>
          <w:sz w:val="24"/>
          <w:szCs w:val="24"/>
          <w:lang w:val="es-MX"/>
          <w:rPrChange w:id="1234" w:author="51964" w:date="2025-01-13T00:08:00Z" w16du:dateUtc="2025-01-13T05:08:00Z">
            <w:rPr>
              <w:rFonts w:ascii="Calibri Light" w:hAnsi="Calibri Light" w:cs="Calibri Light"/>
              <w:b/>
              <w:bCs/>
              <w:sz w:val="24"/>
              <w:szCs w:val="24"/>
              <w:lang w:val="es-MX"/>
            </w:rPr>
          </w:rPrChange>
        </w:rPr>
        <w:t>Objetivos específicos</w:t>
      </w:r>
    </w:p>
    <w:p w14:paraId="364B738A" w14:textId="57E5ACE3" w:rsidR="007925E5" w:rsidRPr="00D1643F" w:rsidRDefault="007925E5" w:rsidP="000558C8">
      <w:pPr>
        <w:spacing w:after="0" w:line="360" w:lineRule="auto"/>
        <w:rPr>
          <w:rFonts w:ascii="Times New Roman" w:hAnsi="Times New Roman" w:cs="Times New Roman"/>
          <w:sz w:val="24"/>
          <w:szCs w:val="24"/>
          <w:lang w:val="es-MX"/>
          <w:rPrChange w:id="1235" w:author="51964" w:date="2025-01-13T00:08:00Z" w16du:dateUtc="2025-01-13T05:08:00Z">
            <w:rPr>
              <w:rFonts w:ascii="Calibri Light" w:hAnsi="Calibri Light" w:cs="Calibri Light"/>
              <w:sz w:val="24"/>
              <w:szCs w:val="24"/>
              <w:lang w:val="es-MX"/>
            </w:rPr>
          </w:rPrChange>
        </w:rPr>
      </w:pPr>
      <w:r w:rsidRPr="00D1643F">
        <w:rPr>
          <w:rFonts w:ascii="Times New Roman" w:hAnsi="Times New Roman" w:cs="Times New Roman"/>
          <w:sz w:val="24"/>
          <w:szCs w:val="24"/>
          <w:lang w:val="es-MX"/>
          <w:rPrChange w:id="1236" w:author="51964" w:date="2025-01-13T00:08:00Z" w16du:dateUtc="2025-01-13T05:08:00Z">
            <w:rPr>
              <w:rFonts w:ascii="Calibri Light" w:hAnsi="Calibri Light" w:cs="Calibri Light"/>
              <w:sz w:val="24"/>
              <w:szCs w:val="24"/>
              <w:lang w:val="es-MX"/>
            </w:rPr>
          </w:rPrChange>
        </w:rPr>
        <w:t xml:space="preserve">Nos planteamos </w:t>
      </w:r>
      <w:r w:rsidR="00601A69" w:rsidRPr="00D1643F">
        <w:rPr>
          <w:rFonts w:ascii="Times New Roman" w:hAnsi="Times New Roman" w:cs="Times New Roman"/>
          <w:sz w:val="24"/>
          <w:szCs w:val="24"/>
          <w:lang w:val="es-MX"/>
          <w:rPrChange w:id="1237" w:author="51964" w:date="2025-01-13T00:08:00Z" w16du:dateUtc="2025-01-13T05:08:00Z">
            <w:rPr>
              <w:rFonts w:ascii="Calibri Light" w:hAnsi="Calibri Light" w:cs="Calibri Light"/>
              <w:sz w:val="24"/>
              <w:szCs w:val="24"/>
              <w:lang w:val="es-MX"/>
            </w:rPr>
          </w:rPrChange>
        </w:rPr>
        <w:t>tres</w:t>
      </w:r>
      <w:r w:rsidRPr="00D1643F">
        <w:rPr>
          <w:rFonts w:ascii="Times New Roman" w:hAnsi="Times New Roman" w:cs="Times New Roman"/>
          <w:sz w:val="24"/>
          <w:szCs w:val="24"/>
          <w:lang w:val="es-MX"/>
          <w:rPrChange w:id="1238" w:author="51964" w:date="2025-01-13T00:08:00Z" w16du:dateUtc="2025-01-13T05:08:00Z">
            <w:rPr>
              <w:rFonts w:ascii="Calibri Light" w:hAnsi="Calibri Light" w:cs="Calibri Light"/>
              <w:sz w:val="24"/>
              <w:szCs w:val="24"/>
              <w:lang w:val="es-MX"/>
            </w:rPr>
          </w:rPrChange>
        </w:rPr>
        <w:t xml:space="preserve"> objetivos específicos:</w:t>
      </w:r>
    </w:p>
    <w:p w14:paraId="2E3BF37C" w14:textId="0C04055D" w:rsidR="006146BE" w:rsidRPr="00D1643F" w:rsidRDefault="00FD6C0E" w:rsidP="006146BE">
      <w:pPr>
        <w:pStyle w:val="ListParagraph"/>
        <w:numPr>
          <w:ilvl w:val="0"/>
          <w:numId w:val="3"/>
        </w:numPr>
        <w:spacing w:after="0" w:line="360" w:lineRule="auto"/>
        <w:jc w:val="both"/>
        <w:rPr>
          <w:rFonts w:ascii="Times New Roman" w:hAnsi="Times New Roman" w:cs="Times New Roman"/>
          <w:sz w:val="24"/>
          <w:szCs w:val="24"/>
          <w:lang w:val="es-MX"/>
          <w:rPrChange w:id="1239" w:author="51964" w:date="2025-01-13T00:08:00Z" w16du:dateUtc="2025-01-13T05:08:00Z">
            <w:rPr>
              <w:rFonts w:ascii="Calibri Light" w:hAnsi="Calibri Light" w:cs="Calibri Light"/>
              <w:sz w:val="24"/>
              <w:szCs w:val="24"/>
              <w:lang w:val="es-MX"/>
            </w:rPr>
          </w:rPrChange>
        </w:rPr>
      </w:pPr>
      <w:r w:rsidRPr="00D1643F">
        <w:rPr>
          <w:rFonts w:ascii="Times New Roman" w:hAnsi="Times New Roman" w:cs="Times New Roman"/>
          <w:sz w:val="24"/>
          <w:szCs w:val="24"/>
          <w:lang w:val="es-MX"/>
          <w:rPrChange w:id="1240" w:author="51964" w:date="2025-01-13T00:08:00Z" w16du:dateUtc="2025-01-13T05:08:00Z">
            <w:rPr>
              <w:rFonts w:ascii="Calibri Light" w:hAnsi="Calibri Light" w:cs="Calibri Light"/>
              <w:sz w:val="24"/>
              <w:szCs w:val="24"/>
              <w:lang w:val="es-MX"/>
            </w:rPr>
          </w:rPrChange>
        </w:rPr>
        <w:t>Analizar</w:t>
      </w:r>
      <w:r w:rsidR="006146BE" w:rsidRPr="00D1643F">
        <w:rPr>
          <w:rFonts w:ascii="Times New Roman" w:hAnsi="Times New Roman" w:cs="Times New Roman"/>
          <w:sz w:val="24"/>
          <w:szCs w:val="24"/>
          <w:lang w:val="es-MX"/>
          <w:rPrChange w:id="1241" w:author="51964" w:date="2025-01-13T00:08:00Z" w16du:dateUtc="2025-01-13T05:08:00Z">
            <w:rPr>
              <w:rFonts w:ascii="Calibri Light" w:hAnsi="Calibri Light" w:cs="Calibri Light"/>
              <w:sz w:val="24"/>
              <w:szCs w:val="24"/>
              <w:lang w:val="es-MX"/>
            </w:rPr>
          </w:rPrChange>
        </w:rPr>
        <w:t xml:space="preserve"> los factores sociales y políticos que explican las similitudes y las diferencias de los desempeños de los espacios de gobernanza ambiental en nuestros casos de estudio.</w:t>
      </w:r>
    </w:p>
    <w:p w14:paraId="3B358907" w14:textId="40457C5F" w:rsidR="006146BE" w:rsidRPr="00D1643F" w:rsidRDefault="00FD6C0E" w:rsidP="006146BE">
      <w:pPr>
        <w:pStyle w:val="ListParagraph"/>
        <w:numPr>
          <w:ilvl w:val="0"/>
          <w:numId w:val="3"/>
        </w:numPr>
        <w:spacing w:after="0" w:line="360" w:lineRule="auto"/>
        <w:jc w:val="both"/>
        <w:rPr>
          <w:rFonts w:ascii="Times New Roman" w:hAnsi="Times New Roman" w:cs="Times New Roman"/>
          <w:sz w:val="24"/>
          <w:szCs w:val="24"/>
          <w:lang w:val="es-MX"/>
          <w:rPrChange w:id="1242" w:author="51964" w:date="2025-01-13T00:08:00Z" w16du:dateUtc="2025-01-13T05:08:00Z">
            <w:rPr>
              <w:rFonts w:ascii="Calibri Light" w:hAnsi="Calibri Light" w:cs="Calibri Light"/>
              <w:sz w:val="24"/>
              <w:szCs w:val="24"/>
              <w:lang w:val="es-MX"/>
            </w:rPr>
          </w:rPrChange>
        </w:rPr>
      </w:pPr>
      <w:r w:rsidRPr="00D1643F">
        <w:rPr>
          <w:rFonts w:ascii="Times New Roman" w:hAnsi="Times New Roman" w:cs="Times New Roman"/>
          <w:sz w:val="24"/>
          <w:szCs w:val="24"/>
          <w:lang w:val="es-MX"/>
          <w:rPrChange w:id="1243" w:author="51964" w:date="2025-01-13T00:08:00Z" w16du:dateUtc="2025-01-13T05:08:00Z">
            <w:rPr>
              <w:rFonts w:ascii="Calibri Light" w:hAnsi="Calibri Light" w:cs="Calibri Light"/>
              <w:sz w:val="24"/>
              <w:szCs w:val="24"/>
              <w:lang w:val="es-MX"/>
            </w:rPr>
          </w:rPrChange>
        </w:rPr>
        <w:lastRenderedPageBreak/>
        <w:t>Indagar</w:t>
      </w:r>
      <w:r w:rsidR="004C03A0" w:rsidRPr="00D1643F">
        <w:rPr>
          <w:rFonts w:ascii="Times New Roman" w:hAnsi="Times New Roman" w:cs="Times New Roman"/>
          <w:sz w:val="24"/>
          <w:szCs w:val="24"/>
          <w:lang w:val="es-MX"/>
          <w:rPrChange w:id="1244" w:author="51964" w:date="2025-01-13T00:08:00Z" w16du:dateUtc="2025-01-13T05:08:00Z">
            <w:rPr>
              <w:rFonts w:ascii="Calibri Light" w:hAnsi="Calibri Light" w:cs="Calibri Light"/>
              <w:sz w:val="24"/>
              <w:szCs w:val="24"/>
              <w:lang w:val="es-MX"/>
            </w:rPr>
          </w:rPrChange>
        </w:rPr>
        <w:t xml:space="preserve"> en</w:t>
      </w:r>
      <w:r w:rsidRPr="00D1643F">
        <w:rPr>
          <w:rFonts w:ascii="Times New Roman" w:hAnsi="Times New Roman" w:cs="Times New Roman"/>
          <w:sz w:val="24"/>
          <w:szCs w:val="24"/>
          <w:lang w:val="es-MX"/>
          <w:rPrChange w:id="1245" w:author="51964" w:date="2025-01-13T00:08:00Z" w16du:dateUtc="2025-01-13T05:08:00Z">
            <w:rPr>
              <w:rFonts w:ascii="Calibri Light" w:hAnsi="Calibri Light" w:cs="Calibri Light"/>
              <w:sz w:val="24"/>
              <w:szCs w:val="24"/>
              <w:lang w:val="es-MX"/>
            </w:rPr>
          </w:rPrChange>
        </w:rPr>
        <w:t xml:space="preserve"> </w:t>
      </w:r>
      <w:r w:rsidR="006146BE" w:rsidRPr="00D1643F">
        <w:rPr>
          <w:rFonts w:ascii="Times New Roman" w:hAnsi="Times New Roman" w:cs="Times New Roman"/>
          <w:sz w:val="24"/>
          <w:szCs w:val="24"/>
          <w:lang w:val="es-MX"/>
          <w:rPrChange w:id="1246" w:author="51964" w:date="2025-01-13T00:08:00Z" w16du:dateUtc="2025-01-13T05:08:00Z">
            <w:rPr>
              <w:rFonts w:ascii="Calibri Light" w:hAnsi="Calibri Light" w:cs="Calibri Light"/>
              <w:sz w:val="24"/>
              <w:szCs w:val="24"/>
              <w:lang w:val="es-MX"/>
            </w:rPr>
          </w:rPrChange>
        </w:rPr>
        <w:t>los efectos sociales y políticos que estas similitudes y diferencias generan en los desempeños de los espacios de gobernanza ambiental en nuestros casos de estudio</w:t>
      </w:r>
    </w:p>
    <w:p w14:paraId="7D357033" w14:textId="01E3E483" w:rsidR="006146BE" w:rsidRPr="00D1643F" w:rsidRDefault="00593A08" w:rsidP="006146BE">
      <w:pPr>
        <w:pStyle w:val="ListParagraph"/>
        <w:numPr>
          <w:ilvl w:val="0"/>
          <w:numId w:val="3"/>
        </w:numPr>
        <w:spacing w:after="0" w:line="360" w:lineRule="auto"/>
        <w:jc w:val="both"/>
        <w:rPr>
          <w:rFonts w:ascii="Times New Roman" w:hAnsi="Times New Roman" w:cs="Times New Roman"/>
          <w:sz w:val="24"/>
          <w:szCs w:val="24"/>
          <w:lang w:val="es-MX"/>
          <w:rPrChange w:id="1247" w:author="51964" w:date="2025-01-13T00:08:00Z" w16du:dateUtc="2025-01-13T05:08:00Z">
            <w:rPr>
              <w:rFonts w:ascii="Calibri Light" w:hAnsi="Calibri Light" w:cs="Calibri Light"/>
              <w:sz w:val="24"/>
              <w:szCs w:val="24"/>
              <w:lang w:val="es-MX"/>
            </w:rPr>
          </w:rPrChange>
        </w:rPr>
      </w:pPr>
      <w:r w:rsidRPr="00D1643F">
        <w:rPr>
          <w:rFonts w:ascii="Times New Roman" w:hAnsi="Times New Roman" w:cs="Times New Roman"/>
          <w:sz w:val="24"/>
          <w:szCs w:val="24"/>
          <w:lang w:val="es-MX"/>
          <w:rPrChange w:id="1248" w:author="51964" w:date="2025-01-13T00:08:00Z" w16du:dateUtc="2025-01-13T05:08:00Z">
            <w:rPr>
              <w:rFonts w:ascii="Calibri Light" w:hAnsi="Calibri Light" w:cs="Calibri Light"/>
              <w:sz w:val="24"/>
              <w:szCs w:val="24"/>
              <w:lang w:val="es-MX"/>
            </w:rPr>
          </w:rPrChange>
        </w:rPr>
        <w:t>Comprender</w:t>
      </w:r>
      <w:r w:rsidR="004C03A0" w:rsidRPr="00D1643F">
        <w:rPr>
          <w:rFonts w:ascii="Times New Roman" w:hAnsi="Times New Roman" w:cs="Times New Roman"/>
          <w:sz w:val="24"/>
          <w:szCs w:val="24"/>
          <w:lang w:val="es-MX"/>
          <w:rPrChange w:id="1249" w:author="51964" w:date="2025-01-13T00:08:00Z" w16du:dateUtc="2025-01-13T05:08:00Z">
            <w:rPr>
              <w:rFonts w:ascii="Calibri Light" w:hAnsi="Calibri Light" w:cs="Calibri Light"/>
              <w:sz w:val="24"/>
              <w:szCs w:val="24"/>
              <w:lang w:val="es-MX"/>
            </w:rPr>
          </w:rPrChange>
        </w:rPr>
        <w:t xml:space="preserve"> las similitudes y las diferencias en los procesos de definición de la actividad minera como problema público en el marco de experiencias de gobernanza ambiental de nuestros casos de estudio</w:t>
      </w:r>
      <w:r w:rsidR="00FD6C0E" w:rsidRPr="00D1643F">
        <w:rPr>
          <w:rFonts w:ascii="Times New Roman" w:hAnsi="Times New Roman" w:cs="Times New Roman"/>
          <w:sz w:val="24"/>
          <w:szCs w:val="24"/>
          <w:lang w:val="es-MX"/>
          <w:rPrChange w:id="1250" w:author="51964" w:date="2025-01-13T00:08:00Z" w16du:dateUtc="2025-01-13T05:08:00Z">
            <w:rPr>
              <w:rFonts w:ascii="Calibri Light" w:hAnsi="Calibri Light" w:cs="Calibri Light"/>
              <w:sz w:val="24"/>
              <w:szCs w:val="24"/>
              <w:lang w:val="es-MX"/>
            </w:rPr>
          </w:rPrChange>
        </w:rPr>
        <w:t>.</w:t>
      </w:r>
    </w:p>
    <w:p w14:paraId="29C0BC39" w14:textId="77777777" w:rsidR="004C03A0" w:rsidRPr="00D1643F" w:rsidRDefault="004C03A0" w:rsidP="000558C8">
      <w:pPr>
        <w:spacing w:after="0" w:line="360" w:lineRule="auto"/>
        <w:rPr>
          <w:rFonts w:ascii="Times New Roman" w:hAnsi="Times New Roman" w:cs="Times New Roman"/>
          <w:b/>
          <w:bCs/>
          <w:sz w:val="24"/>
          <w:szCs w:val="24"/>
          <w:lang w:val="es-MX"/>
          <w:rPrChange w:id="1251" w:author="51964" w:date="2025-01-13T00:08:00Z" w16du:dateUtc="2025-01-13T05:08:00Z">
            <w:rPr>
              <w:rFonts w:ascii="Calibri Light" w:hAnsi="Calibri Light" w:cs="Calibri Light"/>
              <w:b/>
              <w:bCs/>
              <w:sz w:val="24"/>
              <w:szCs w:val="24"/>
              <w:lang w:val="es-MX"/>
            </w:rPr>
          </w:rPrChange>
        </w:rPr>
      </w:pPr>
    </w:p>
    <w:p w14:paraId="38BF7386" w14:textId="68604B36" w:rsidR="00C029B2" w:rsidRPr="003F07AE" w:rsidRDefault="00C029B2" w:rsidP="003F07AE">
      <w:pPr>
        <w:pStyle w:val="Heading2"/>
        <w:pPrChange w:id="1252" w:author="51964" w:date="2025-01-14T09:52:00Z" w16du:dateUtc="2025-01-14T14:52:00Z">
          <w:pPr>
            <w:spacing w:after="0" w:line="360" w:lineRule="auto"/>
          </w:pPr>
        </w:pPrChange>
      </w:pPr>
      <w:del w:id="1253" w:author="51964" w:date="2025-01-12T18:48:00Z" w16du:dateUtc="2025-01-12T23:48:00Z">
        <w:r w:rsidRPr="003F07AE" w:rsidDel="002B0AC2">
          <w:delText xml:space="preserve">3. </w:delText>
        </w:r>
      </w:del>
      <w:r w:rsidRPr="003F07AE">
        <w:t>Preguntas de investigación e hipótesis de trabajo</w:t>
      </w:r>
    </w:p>
    <w:p w14:paraId="339426D0" w14:textId="77777777" w:rsidR="00C029B2" w:rsidRPr="00D94E7B" w:rsidRDefault="00C029B2" w:rsidP="000558C8">
      <w:pPr>
        <w:spacing w:after="0" w:line="360" w:lineRule="auto"/>
        <w:rPr>
          <w:rFonts w:ascii="Calibri Light" w:hAnsi="Calibri Light" w:cs="Calibri Light"/>
          <w:b/>
          <w:bCs/>
          <w:sz w:val="24"/>
          <w:szCs w:val="24"/>
          <w:lang w:val="es-MX"/>
        </w:rPr>
      </w:pPr>
    </w:p>
    <w:p w14:paraId="7E814241" w14:textId="1E6D692D" w:rsidR="00067A22" w:rsidRPr="00067A22" w:rsidRDefault="006E2532" w:rsidP="000558C8">
      <w:pPr>
        <w:spacing w:after="0" w:line="360" w:lineRule="auto"/>
        <w:rPr>
          <w:rFonts w:ascii="Calibri Light" w:hAnsi="Calibri Light" w:cs="Calibri Light"/>
          <w:b/>
          <w:bCs/>
          <w:sz w:val="24"/>
          <w:szCs w:val="24"/>
          <w:lang w:val="es-MX"/>
        </w:rPr>
      </w:pPr>
      <w:del w:id="1254" w:author="51964" w:date="2025-01-14T09:52:00Z" w16du:dateUtc="2025-01-14T14:52:00Z">
        <w:r w:rsidDel="003F07AE">
          <w:rPr>
            <w:rFonts w:ascii="Calibri Light" w:hAnsi="Calibri Light" w:cs="Calibri Light"/>
            <w:b/>
            <w:bCs/>
            <w:sz w:val="24"/>
            <w:szCs w:val="24"/>
            <w:lang w:val="es-MX"/>
          </w:rPr>
          <w:delText xml:space="preserve">3.1. </w:delText>
        </w:r>
      </w:del>
      <w:r w:rsidR="00067A22" w:rsidRPr="00067A22">
        <w:rPr>
          <w:rFonts w:ascii="Calibri Light" w:hAnsi="Calibri Light" w:cs="Calibri Light"/>
          <w:b/>
          <w:bCs/>
          <w:sz w:val="24"/>
          <w:szCs w:val="24"/>
          <w:lang w:val="es-MX"/>
        </w:rPr>
        <w:t>Pregunta principal</w:t>
      </w:r>
    </w:p>
    <w:p w14:paraId="4317B50D" w14:textId="7640E6F9" w:rsidR="008242A8" w:rsidRDefault="00067A22" w:rsidP="00282118">
      <w:pPr>
        <w:spacing w:after="0" w:line="360" w:lineRule="auto"/>
        <w:jc w:val="both"/>
        <w:rPr>
          <w:rFonts w:ascii="Calibri Light" w:hAnsi="Calibri Light" w:cs="Calibri Light"/>
          <w:sz w:val="24"/>
          <w:szCs w:val="24"/>
          <w:lang w:val="es-MX"/>
        </w:rPr>
      </w:pPr>
      <w:r>
        <w:rPr>
          <w:rFonts w:ascii="Calibri Light" w:hAnsi="Calibri Light" w:cs="Calibri Light"/>
          <w:sz w:val="24"/>
          <w:szCs w:val="24"/>
          <w:lang w:val="es-MX"/>
        </w:rPr>
        <w:t>La pregunta principal de</w:t>
      </w:r>
      <w:r w:rsidR="00895ABC">
        <w:rPr>
          <w:rFonts w:ascii="Calibri Light" w:hAnsi="Calibri Light" w:cs="Calibri Light"/>
          <w:sz w:val="24"/>
          <w:szCs w:val="24"/>
          <w:lang w:val="es-MX"/>
        </w:rPr>
        <w:t xml:space="preserve"> nuestro</w:t>
      </w:r>
      <w:r>
        <w:rPr>
          <w:rFonts w:ascii="Calibri Light" w:hAnsi="Calibri Light" w:cs="Calibri Light"/>
          <w:sz w:val="24"/>
          <w:szCs w:val="24"/>
          <w:lang w:val="es-MX"/>
        </w:rPr>
        <w:t xml:space="preserve"> proyecto</w:t>
      </w:r>
      <w:r w:rsidR="00895ABC">
        <w:rPr>
          <w:rFonts w:ascii="Calibri Light" w:hAnsi="Calibri Light" w:cs="Calibri Light"/>
          <w:sz w:val="24"/>
          <w:szCs w:val="24"/>
          <w:lang w:val="es-MX"/>
        </w:rPr>
        <w:t xml:space="preserve"> de investigación</w:t>
      </w:r>
      <w:r>
        <w:rPr>
          <w:rFonts w:ascii="Calibri Light" w:hAnsi="Calibri Light" w:cs="Calibri Light"/>
          <w:sz w:val="24"/>
          <w:szCs w:val="24"/>
          <w:lang w:val="es-MX"/>
        </w:rPr>
        <w:t xml:space="preserve"> es</w:t>
      </w:r>
      <w:r w:rsidR="008242A8">
        <w:rPr>
          <w:rFonts w:ascii="Calibri Light" w:hAnsi="Calibri Light" w:cs="Calibri Light"/>
          <w:sz w:val="24"/>
          <w:szCs w:val="24"/>
          <w:lang w:val="es-MX"/>
        </w:rPr>
        <w:t>:</w:t>
      </w:r>
      <w:r w:rsidR="008A2D7A">
        <w:rPr>
          <w:rFonts w:ascii="Calibri Light" w:hAnsi="Calibri Light" w:cs="Calibri Light"/>
          <w:sz w:val="24"/>
          <w:szCs w:val="24"/>
          <w:lang w:val="es-MX"/>
        </w:rPr>
        <w:t xml:space="preserve"> ¿Cuáles son las similitudes y las diferencias de las experiencias de gobernanza ambiental realizadas en territorios del estado de Oaxaca en México y del departamento de Apurímac en Perú afectados por la minería a gran escala? </w:t>
      </w:r>
    </w:p>
    <w:p w14:paraId="56C92F6B" w14:textId="77777777" w:rsidR="004E7AFD" w:rsidRDefault="004E7AFD" w:rsidP="00282118">
      <w:pPr>
        <w:spacing w:after="0" w:line="360" w:lineRule="auto"/>
        <w:jc w:val="both"/>
        <w:rPr>
          <w:rFonts w:ascii="Calibri Light" w:hAnsi="Calibri Light" w:cs="Calibri Light"/>
          <w:sz w:val="24"/>
          <w:szCs w:val="24"/>
          <w:lang w:val="es-MX"/>
        </w:rPr>
      </w:pPr>
    </w:p>
    <w:p w14:paraId="00D0158B" w14:textId="10C2A0BC" w:rsidR="008A0E9D" w:rsidRDefault="008A2D7A" w:rsidP="00282118">
      <w:pPr>
        <w:spacing w:after="0" w:line="360" w:lineRule="auto"/>
        <w:jc w:val="both"/>
        <w:rPr>
          <w:rFonts w:ascii="Calibri Light" w:hAnsi="Calibri Light" w:cs="Calibri Light"/>
          <w:sz w:val="24"/>
          <w:szCs w:val="24"/>
          <w:lang w:val="es-MX"/>
        </w:rPr>
      </w:pPr>
      <w:r>
        <w:rPr>
          <w:rFonts w:ascii="Calibri Light" w:hAnsi="Calibri Light" w:cs="Calibri Light"/>
          <w:sz w:val="24"/>
          <w:szCs w:val="24"/>
          <w:lang w:val="es-MX"/>
        </w:rPr>
        <w:t xml:space="preserve">Como hemos mencionado en este documento, estos </w:t>
      </w:r>
      <w:r w:rsidR="00282118">
        <w:rPr>
          <w:rFonts w:ascii="Calibri Light" w:hAnsi="Calibri Light" w:cs="Calibri Light"/>
          <w:sz w:val="24"/>
          <w:szCs w:val="24"/>
          <w:lang w:val="es-MX"/>
        </w:rPr>
        <w:t>territorios</w:t>
      </w:r>
      <w:r>
        <w:rPr>
          <w:rFonts w:ascii="Calibri Light" w:hAnsi="Calibri Light" w:cs="Calibri Light"/>
          <w:sz w:val="24"/>
          <w:szCs w:val="24"/>
          <w:lang w:val="es-MX"/>
        </w:rPr>
        <w:t xml:space="preserve"> se encuentran</w:t>
      </w:r>
      <w:r w:rsidR="00282118">
        <w:rPr>
          <w:rFonts w:ascii="Calibri Light" w:hAnsi="Calibri Light" w:cs="Calibri Light"/>
          <w:sz w:val="24"/>
          <w:szCs w:val="24"/>
          <w:lang w:val="es-MX"/>
        </w:rPr>
        <w:t xml:space="preserve"> caracterizados</w:t>
      </w:r>
      <w:r>
        <w:rPr>
          <w:rFonts w:ascii="Calibri Light" w:hAnsi="Calibri Light" w:cs="Calibri Light"/>
          <w:sz w:val="24"/>
          <w:szCs w:val="24"/>
          <w:lang w:val="es-MX"/>
        </w:rPr>
        <w:t xml:space="preserve"> </w:t>
      </w:r>
      <w:r w:rsidR="00282118">
        <w:rPr>
          <w:rFonts w:ascii="Calibri Light" w:hAnsi="Calibri Light" w:cs="Calibri Light"/>
          <w:sz w:val="24"/>
          <w:szCs w:val="24"/>
          <w:lang w:val="es-MX"/>
        </w:rPr>
        <w:t>por la presencia de poblaci</w:t>
      </w:r>
      <w:r w:rsidR="006E2532">
        <w:rPr>
          <w:rFonts w:ascii="Calibri Light" w:hAnsi="Calibri Light" w:cs="Calibri Light"/>
          <w:sz w:val="24"/>
          <w:szCs w:val="24"/>
          <w:lang w:val="es-MX"/>
        </w:rPr>
        <w:t>ones</w:t>
      </w:r>
      <w:r w:rsidR="00282118">
        <w:rPr>
          <w:rFonts w:ascii="Calibri Light" w:hAnsi="Calibri Light" w:cs="Calibri Light"/>
          <w:sz w:val="24"/>
          <w:szCs w:val="24"/>
          <w:lang w:val="es-MX"/>
        </w:rPr>
        <w:t xml:space="preserve"> indígena</w:t>
      </w:r>
      <w:r w:rsidR="006E2532">
        <w:rPr>
          <w:rFonts w:ascii="Calibri Light" w:hAnsi="Calibri Light" w:cs="Calibri Light"/>
          <w:sz w:val="24"/>
          <w:szCs w:val="24"/>
          <w:lang w:val="es-MX"/>
        </w:rPr>
        <w:t>s, significativas</w:t>
      </w:r>
      <w:r w:rsidR="00282118">
        <w:rPr>
          <w:rFonts w:ascii="Calibri Light" w:hAnsi="Calibri Light" w:cs="Calibri Light"/>
          <w:sz w:val="24"/>
          <w:szCs w:val="24"/>
          <w:lang w:val="es-MX"/>
        </w:rPr>
        <w:t xml:space="preserve"> inequidades sociales</w:t>
      </w:r>
      <w:r w:rsidR="006E2532">
        <w:rPr>
          <w:rFonts w:ascii="Calibri Light" w:hAnsi="Calibri Light" w:cs="Calibri Light"/>
          <w:sz w:val="24"/>
          <w:szCs w:val="24"/>
          <w:lang w:val="es-MX"/>
        </w:rPr>
        <w:t xml:space="preserve"> y experiencias de conflictos ecoterritoriales</w:t>
      </w:r>
      <w:r w:rsidR="00DF11F3">
        <w:rPr>
          <w:rFonts w:ascii="Calibri Light" w:hAnsi="Calibri Light" w:cs="Calibri Light"/>
          <w:sz w:val="24"/>
          <w:szCs w:val="24"/>
          <w:lang w:val="es-MX"/>
        </w:rPr>
        <w:t>.</w:t>
      </w:r>
      <w:r w:rsidR="00282118">
        <w:rPr>
          <w:rFonts w:ascii="Calibri Light" w:hAnsi="Calibri Light" w:cs="Calibri Light"/>
          <w:sz w:val="24"/>
          <w:szCs w:val="24"/>
          <w:lang w:val="es-MX"/>
        </w:rPr>
        <w:t xml:space="preserve">  </w:t>
      </w:r>
    </w:p>
    <w:p w14:paraId="02E0DEBC" w14:textId="77777777" w:rsidR="008A2D7A" w:rsidRDefault="008A2D7A" w:rsidP="000558C8">
      <w:pPr>
        <w:spacing w:after="0" w:line="360" w:lineRule="auto"/>
        <w:rPr>
          <w:rFonts w:ascii="Calibri Light" w:hAnsi="Calibri Light" w:cs="Calibri Light"/>
          <w:b/>
          <w:bCs/>
          <w:sz w:val="24"/>
          <w:szCs w:val="24"/>
          <w:lang w:val="es-MX"/>
        </w:rPr>
      </w:pPr>
    </w:p>
    <w:p w14:paraId="4AEC74F2" w14:textId="11AF085F" w:rsidR="00C029B2" w:rsidRPr="003F07AE" w:rsidDel="002B0AC2" w:rsidRDefault="006E2532" w:rsidP="003F07AE">
      <w:pPr>
        <w:rPr>
          <w:del w:id="1255" w:author="51964" w:date="2025-01-12T18:48:00Z" w16du:dateUtc="2025-01-12T23:48:00Z"/>
          <w:rFonts w:ascii="Calibri Light" w:hAnsi="Calibri Light" w:cs="Calibri Light"/>
          <w:b/>
          <w:bCs/>
          <w:sz w:val="24"/>
          <w:szCs w:val="24"/>
          <w:lang w:val="es-MX"/>
          <w:rPrChange w:id="1256" w:author="51964" w:date="2025-01-14T09:52:00Z" w16du:dateUtc="2025-01-14T14:52:00Z">
            <w:rPr>
              <w:del w:id="1257" w:author="51964" w:date="2025-01-12T18:48:00Z" w16du:dateUtc="2025-01-12T23:48:00Z"/>
              <w:lang w:val="es-MX"/>
            </w:rPr>
          </w:rPrChange>
        </w:rPr>
        <w:pPrChange w:id="1258" w:author="51964" w:date="2025-01-14T09:52:00Z" w16du:dateUtc="2025-01-14T14:52:00Z">
          <w:pPr>
            <w:spacing w:after="0" w:line="360" w:lineRule="auto"/>
          </w:pPr>
        </w:pPrChange>
      </w:pPr>
      <w:del w:id="1259" w:author="51964" w:date="2025-01-14T09:52:00Z" w16du:dateUtc="2025-01-14T14:52:00Z">
        <w:r w:rsidRPr="003F07AE" w:rsidDel="003F07AE">
          <w:rPr>
            <w:rFonts w:ascii="Calibri Light" w:hAnsi="Calibri Light" w:cs="Calibri Light"/>
            <w:b/>
            <w:bCs/>
            <w:sz w:val="24"/>
            <w:szCs w:val="24"/>
            <w:lang w:val="es-MX"/>
            <w:rPrChange w:id="1260" w:author="51964" w:date="2025-01-14T09:52:00Z" w16du:dateUtc="2025-01-14T14:52:00Z">
              <w:rPr>
                <w:lang w:val="es-MX"/>
              </w:rPr>
            </w:rPrChange>
          </w:rPr>
          <w:delText xml:space="preserve">3.2. </w:delText>
        </w:r>
      </w:del>
      <w:r w:rsidR="00C029B2" w:rsidRPr="003F07AE">
        <w:rPr>
          <w:rFonts w:ascii="Calibri Light" w:hAnsi="Calibri Light" w:cs="Calibri Light"/>
          <w:b/>
          <w:bCs/>
          <w:sz w:val="24"/>
          <w:szCs w:val="24"/>
          <w:lang w:val="es-MX"/>
          <w:rPrChange w:id="1261" w:author="51964" w:date="2025-01-14T09:52:00Z" w16du:dateUtc="2025-01-14T14:52:00Z">
            <w:rPr>
              <w:lang w:val="es-MX"/>
            </w:rPr>
          </w:rPrChange>
        </w:rPr>
        <w:t>Preguntas específicas</w:t>
      </w:r>
    </w:p>
    <w:p w14:paraId="51B5090B" w14:textId="77777777" w:rsidR="002B0AC2" w:rsidRDefault="002B0AC2" w:rsidP="003F07AE">
      <w:pPr>
        <w:rPr>
          <w:ins w:id="1262" w:author="51964" w:date="2025-01-12T18:48:00Z" w16du:dateUtc="2025-01-12T23:48:00Z"/>
          <w:vanish/>
          <w:lang w:val="es-MX"/>
        </w:rPr>
        <w:pPrChange w:id="1263" w:author="51964" w:date="2025-01-14T09:52:00Z" w16du:dateUtc="2025-01-14T14:52:00Z">
          <w:pPr>
            <w:spacing w:after="0" w:line="360" w:lineRule="auto"/>
            <w:jc w:val="both"/>
          </w:pPr>
        </w:pPrChange>
      </w:pPr>
    </w:p>
    <w:p w14:paraId="4FF44814" w14:textId="0DA6C3DF" w:rsidR="006E2532" w:rsidRPr="002B0AC2" w:rsidRDefault="006E2532">
      <w:pPr>
        <w:spacing w:after="0" w:line="360" w:lineRule="auto"/>
        <w:jc w:val="both"/>
        <w:rPr>
          <w:rFonts w:ascii="Calibri Light" w:hAnsi="Calibri Light" w:cs="Calibri Light"/>
          <w:sz w:val="24"/>
          <w:szCs w:val="24"/>
          <w:lang w:val="es-MX"/>
          <w:rPrChange w:id="1264" w:author="51964" w:date="2025-01-12T18:48:00Z" w16du:dateUtc="2025-01-12T23:48:00Z">
            <w:rPr>
              <w:lang w:val="es-MX"/>
            </w:rPr>
          </w:rPrChange>
        </w:rPr>
        <w:pPrChange w:id="1265" w:author="51964" w:date="2025-01-12T18:48:00Z" w16du:dateUtc="2025-01-12T23:48:00Z">
          <w:pPr>
            <w:pStyle w:val="ListParagraph"/>
            <w:numPr>
              <w:numId w:val="1"/>
            </w:numPr>
            <w:spacing w:after="0" w:line="360" w:lineRule="auto"/>
            <w:ind w:hanging="360"/>
            <w:jc w:val="both"/>
          </w:pPr>
        </w:pPrChange>
      </w:pPr>
      <w:r w:rsidRPr="002B0AC2">
        <w:rPr>
          <w:rFonts w:ascii="Calibri Light" w:hAnsi="Calibri Light" w:cs="Calibri Light"/>
          <w:sz w:val="24"/>
          <w:szCs w:val="24"/>
          <w:lang w:val="es-MX"/>
          <w:rPrChange w:id="1266" w:author="51964" w:date="2025-01-12T18:48:00Z" w16du:dateUtc="2025-01-12T23:48:00Z">
            <w:rPr>
              <w:lang w:val="es-MX"/>
            </w:rPr>
          </w:rPrChange>
        </w:rPr>
        <w:t>¿</w:t>
      </w:r>
      <w:r w:rsidR="00FE3D72" w:rsidRPr="002B0AC2">
        <w:rPr>
          <w:rFonts w:ascii="Calibri Light" w:hAnsi="Calibri Light" w:cs="Calibri Light"/>
          <w:sz w:val="24"/>
          <w:szCs w:val="24"/>
          <w:lang w:val="es-MX"/>
          <w:rPrChange w:id="1267" w:author="51964" w:date="2025-01-12T18:48:00Z" w16du:dateUtc="2025-01-12T23:48:00Z">
            <w:rPr>
              <w:lang w:val="es-MX"/>
            </w:rPr>
          </w:rPrChange>
        </w:rPr>
        <w:t xml:space="preserve">Qué factores sociales y políticos explican las similitudes y </w:t>
      </w:r>
      <w:r w:rsidR="00570CF7" w:rsidRPr="002B0AC2">
        <w:rPr>
          <w:rFonts w:ascii="Calibri Light" w:hAnsi="Calibri Light" w:cs="Calibri Light"/>
          <w:sz w:val="24"/>
          <w:szCs w:val="24"/>
          <w:lang w:val="es-MX"/>
          <w:rPrChange w:id="1268" w:author="51964" w:date="2025-01-12T18:48:00Z" w16du:dateUtc="2025-01-12T23:48:00Z">
            <w:rPr>
              <w:lang w:val="es-MX"/>
            </w:rPr>
          </w:rPrChange>
        </w:rPr>
        <w:t xml:space="preserve">las </w:t>
      </w:r>
      <w:r w:rsidR="00FE3D72" w:rsidRPr="002B0AC2">
        <w:rPr>
          <w:rFonts w:ascii="Calibri Light" w:hAnsi="Calibri Light" w:cs="Calibri Light"/>
          <w:sz w:val="24"/>
          <w:szCs w:val="24"/>
          <w:lang w:val="es-MX"/>
          <w:rPrChange w:id="1269" w:author="51964" w:date="2025-01-12T18:48:00Z" w16du:dateUtc="2025-01-12T23:48:00Z">
            <w:rPr>
              <w:lang w:val="es-MX"/>
            </w:rPr>
          </w:rPrChange>
        </w:rPr>
        <w:t xml:space="preserve">diferencias </w:t>
      </w:r>
      <w:del w:id="1270" w:author="51964" w:date="2025-01-12T18:38:00Z" w16du:dateUtc="2025-01-12T23:38:00Z">
        <w:r w:rsidR="00FE3D72" w:rsidRPr="002B0AC2" w:rsidDel="00C92C39">
          <w:rPr>
            <w:rFonts w:ascii="Calibri Light" w:hAnsi="Calibri Light" w:cs="Calibri Light"/>
            <w:sz w:val="24"/>
            <w:szCs w:val="24"/>
            <w:lang w:val="es-MX"/>
            <w:rPrChange w:id="1271" w:author="51964" w:date="2025-01-12T18:48:00Z" w16du:dateUtc="2025-01-12T23:48:00Z">
              <w:rPr>
                <w:lang w:val="es-MX"/>
              </w:rPr>
            </w:rPrChange>
          </w:rPr>
          <w:delText>de los desempeños</w:delText>
        </w:r>
      </w:del>
      <w:ins w:id="1272" w:author="51964" w:date="2025-01-12T18:38:00Z" w16du:dateUtc="2025-01-12T23:38:00Z">
        <w:r w:rsidR="00C92C39" w:rsidRPr="002B0AC2">
          <w:rPr>
            <w:rFonts w:ascii="Calibri Light" w:hAnsi="Calibri Light" w:cs="Calibri Light"/>
            <w:sz w:val="24"/>
            <w:szCs w:val="24"/>
            <w:lang w:val="es-MX"/>
            <w:rPrChange w:id="1273" w:author="51964" w:date="2025-01-12T18:48:00Z" w16du:dateUtc="2025-01-12T23:48:00Z">
              <w:rPr>
                <w:lang w:val="es-MX"/>
              </w:rPr>
            </w:rPrChange>
          </w:rPr>
          <w:t>en el dese</w:t>
        </w:r>
      </w:ins>
      <w:ins w:id="1274" w:author="51964" w:date="2025-01-12T18:39:00Z" w16du:dateUtc="2025-01-12T23:39:00Z">
        <w:r w:rsidR="00C92C39" w:rsidRPr="002B0AC2">
          <w:rPr>
            <w:rFonts w:ascii="Calibri Light" w:hAnsi="Calibri Light" w:cs="Calibri Light"/>
            <w:sz w:val="24"/>
            <w:szCs w:val="24"/>
            <w:lang w:val="es-MX"/>
            <w:rPrChange w:id="1275" w:author="51964" w:date="2025-01-12T18:48:00Z" w16du:dateUtc="2025-01-12T23:48:00Z">
              <w:rPr>
                <w:lang w:val="es-MX"/>
              </w:rPr>
            </w:rPrChange>
          </w:rPr>
          <w:t>mpeño</w:t>
        </w:r>
      </w:ins>
      <w:r w:rsidR="00FE3D72" w:rsidRPr="002B0AC2">
        <w:rPr>
          <w:rFonts w:ascii="Calibri Light" w:hAnsi="Calibri Light" w:cs="Calibri Light"/>
          <w:sz w:val="24"/>
          <w:szCs w:val="24"/>
          <w:lang w:val="es-MX"/>
          <w:rPrChange w:id="1276" w:author="51964" w:date="2025-01-12T18:48:00Z" w16du:dateUtc="2025-01-12T23:48:00Z">
            <w:rPr>
              <w:lang w:val="es-MX"/>
            </w:rPr>
          </w:rPrChange>
        </w:rPr>
        <w:t xml:space="preserve"> de </w:t>
      </w:r>
      <w:del w:id="1277" w:author="51964" w:date="2025-01-12T18:39:00Z" w16du:dateUtc="2025-01-12T23:39:00Z">
        <w:r w:rsidR="00FE3D72" w:rsidRPr="002B0AC2" w:rsidDel="00C92C39">
          <w:rPr>
            <w:rFonts w:ascii="Calibri Light" w:hAnsi="Calibri Light" w:cs="Calibri Light"/>
            <w:sz w:val="24"/>
            <w:szCs w:val="24"/>
            <w:lang w:val="es-MX"/>
            <w:rPrChange w:id="1278" w:author="51964" w:date="2025-01-12T18:48:00Z" w16du:dateUtc="2025-01-12T23:48:00Z">
              <w:rPr>
                <w:lang w:val="es-MX"/>
              </w:rPr>
            </w:rPrChange>
          </w:rPr>
          <w:delText xml:space="preserve">los </w:delText>
        </w:r>
      </w:del>
      <w:ins w:id="1279" w:author="51964" w:date="2025-01-12T18:39:00Z" w16du:dateUtc="2025-01-12T23:39:00Z">
        <w:r w:rsidR="00C92C39" w:rsidRPr="002B0AC2">
          <w:rPr>
            <w:rFonts w:ascii="Calibri Light" w:hAnsi="Calibri Light" w:cs="Calibri Light"/>
            <w:sz w:val="24"/>
            <w:szCs w:val="24"/>
            <w:lang w:val="es-MX"/>
            <w:rPrChange w:id="1280" w:author="51964" w:date="2025-01-12T18:48:00Z" w16du:dateUtc="2025-01-12T23:48:00Z">
              <w:rPr>
                <w:lang w:val="es-MX"/>
              </w:rPr>
            </w:rPrChange>
          </w:rPr>
          <w:t xml:space="preserve">las múltiples instituciones y organizaciones que construyen </w:t>
        </w:r>
      </w:ins>
      <w:ins w:id="1281" w:author="51964" w:date="2025-01-12T18:40:00Z" w16du:dateUtc="2025-01-12T23:40:00Z">
        <w:r w:rsidR="00C92C39" w:rsidRPr="002B0AC2">
          <w:rPr>
            <w:rFonts w:ascii="Calibri Light" w:hAnsi="Calibri Light" w:cs="Calibri Light"/>
            <w:sz w:val="24"/>
            <w:szCs w:val="24"/>
            <w:lang w:val="es-MX"/>
            <w:rPrChange w:id="1282" w:author="51964" w:date="2025-01-12T18:48:00Z" w16du:dateUtc="2025-01-12T23:48:00Z">
              <w:rPr>
                <w:lang w:val="es-MX"/>
              </w:rPr>
            </w:rPrChange>
          </w:rPr>
          <w:t>la</w:t>
        </w:r>
      </w:ins>
      <w:del w:id="1283" w:author="51964" w:date="2025-01-12T18:40:00Z" w16du:dateUtc="2025-01-12T23:40:00Z">
        <w:r w:rsidR="00FE3D72" w:rsidRPr="002B0AC2" w:rsidDel="00C92C39">
          <w:rPr>
            <w:rFonts w:ascii="Calibri Light" w:hAnsi="Calibri Light" w:cs="Calibri Light"/>
            <w:sz w:val="24"/>
            <w:szCs w:val="24"/>
            <w:lang w:val="es-MX"/>
            <w:rPrChange w:id="1284" w:author="51964" w:date="2025-01-12T18:48:00Z" w16du:dateUtc="2025-01-12T23:48:00Z">
              <w:rPr>
                <w:lang w:val="es-MX"/>
              </w:rPr>
            </w:rPrChange>
          </w:rPr>
          <w:delText>espacios de</w:delText>
        </w:r>
      </w:del>
      <w:r w:rsidR="00FE3D72" w:rsidRPr="002B0AC2">
        <w:rPr>
          <w:rFonts w:ascii="Calibri Light" w:hAnsi="Calibri Light" w:cs="Calibri Light"/>
          <w:sz w:val="24"/>
          <w:szCs w:val="24"/>
          <w:lang w:val="es-MX"/>
          <w:rPrChange w:id="1285" w:author="51964" w:date="2025-01-12T18:48:00Z" w16du:dateUtc="2025-01-12T23:48:00Z">
            <w:rPr>
              <w:lang w:val="es-MX"/>
            </w:rPr>
          </w:rPrChange>
        </w:rPr>
        <w:t xml:space="preserve"> gobernanza ambiental </w:t>
      </w:r>
      <w:r w:rsidR="00570CF7" w:rsidRPr="002B0AC2">
        <w:rPr>
          <w:rFonts w:ascii="Calibri Light" w:hAnsi="Calibri Light" w:cs="Calibri Light"/>
          <w:sz w:val="24"/>
          <w:szCs w:val="24"/>
          <w:lang w:val="es-MX"/>
          <w:rPrChange w:id="1286" w:author="51964" w:date="2025-01-12T18:48:00Z" w16du:dateUtc="2025-01-12T23:48:00Z">
            <w:rPr>
              <w:lang w:val="es-MX"/>
            </w:rPr>
          </w:rPrChange>
        </w:rPr>
        <w:t>en</w:t>
      </w:r>
      <w:r w:rsidR="00FE3D72" w:rsidRPr="002B0AC2">
        <w:rPr>
          <w:rFonts w:ascii="Calibri Light" w:hAnsi="Calibri Light" w:cs="Calibri Light"/>
          <w:sz w:val="24"/>
          <w:szCs w:val="24"/>
          <w:lang w:val="es-MX"/>
          <w:rPrChange w:id="1287" w:author="51964" w:date="2025-01-12T18:48:00Z" w16du:dateUtc="2025-01-12T23:48:00Z">
            <w:rPr>
              <w:lang w:val="es-MX"/>
            </w:rPr>
          </w:rPrChange>
        </w:rPr>
        <w:t xml:space="preserve"> nuestros casos de estudio</w:t>
      </w:r>
      <w:r w:rsidRPr="002B0AC2">
        <w:rPr>
          <w:rFonts w:ascii="Calibri Light" w:hAnsi="Calibri Light" w:cs="Calibri Light"/>
          <w:sz w:val="24"/>
          <w:szCs w:val="24"/>
          <w:lang w:val="es-MX"/>
          <w:rPrChange w:id="1288" w:author="51964" w:date="2025-01-12T18:48:00Z" w16du:dateUtc="2025-01-12T23:48:00Z">
            <w:rPr>
              <w:lang w:val="es-MX"/>
            </w:rPr>
          </w:rPrChange>
        </w:rPr>
        <w:t>?</w:t>
      </w:r>
    </w:p>
    <w:p w14:paraId="3E92EB2A" w14:textId="77777777" w:rsidR="00C92C39" w:rsidRDefault="00FE3D72">
      <w:pPr>
        <w:pStyle w:val="ListParagraph"/>
        <w:numPr>
          <w:ilvl w:val="0"/>
          <w:numId w:val="4"/>
        </w:numPr>
        <w:spacing w:after="0" w:line="360" w:lineRule="auto"/>
        <w:jc w:val="both"/>
        <w:rPr>
          <w:ins w:id="1289" w:author="51964" w:date="2025-01-12T18:42:00Z" w16du:dateUtc="2025-01-12T23:42:00Z"/>
          <w:rFonts w:ascii="Calibri Light" w:hAnsi="Calibri Light" w:cs="Calibri Light"/>
          <w:sz w:val="24"/>
          <w:szCs w:val="24"/>
          <w:lang w:val="es-MX"/>
        </w:rPr>
        <w:pPrChange w:id="1290" w:author="51964" w:date="2025-01-13T00:13:00Z" w16du:dateUtc="2025-01-13T05:13:00Z">
          <w:pPr>
            <w:pStyle w:val="ListParagraph"/>
            <w:numPr>
              <w:numId w:val="1"/>
            </w:numPr>
            <w:spacing w:after="0" w:line="360" w:lineRule="auto"/>
            <w:ind w:hanging="360"/>
            <w:jc w:val="both"/>
          </w:pPr>
        </w:pPrChange>
      </w:pPr>
      <w:r w:rsidRPr="00D94E7B">
        <w:rPr>
          <w:rFonts w:ascii="Calibri Light" w:hAnsi="Calibri Light" w:cs="Calibri Light"/>
          <w:sz w:val="24"/>
          <w:szCs w:val="24"/>
          <w:lang w:val="es-MX"/>
        </w:rPr>
        <w:t>¿</w:t>
      </w:r>
      <w:r>
        <w:rPr>
          <w:rFonts w:ascii="Calibri Light" w:hAnsi="Calibri Light" w:cs="Calibri Light"/>
          <w:sz w:val="24"/>
          <w:szCs w:val="24"/>
          <w:lang w:val="es-MX"/>
        </w:rPr>
        <w:t>Cuáles son l</w:t>
      </w:r>
      <w:r w:rsidR="00570CF7">
        <w:rPr>
          <w:rFonts w:ascii="Calibri Light" w:hAnsi="Calibri Light" w:cs="Calibri Light"/>
          <w:sz w:val="24"/>
          <w:szCs w:val="24"/>
          <w:lang w:val="es-MX"/>
        </w:rPr>
        <w:t>o</w:t>
      </w:r>
      <w:r>
        <w:rPr>
          <w:rFonts w:ascii="Calibri Light" w:hAnsi="Calibri Light" w:cs="Calibri Light"/>
          <w:sz w:val="24"/>
          <w:szCs w:val="24"/>
          <w:lang w:val="es-MX"/>
        </w:rPr>
        <w:t xml:space="preserve">s </w:t>
      </w:r>
      <w:r w:rsidR="00570CF7">
        <w:rPr>
          <w:rFonts w:ascii="Calibri Light" w:hAnsi="Calibri Light" w:cs="Calibri Light"/>
          <w:sz w:val="24"/>
          <w:szCs w:val="24"/>
          <w:lang w:val="es-MX"/>
        </w:rPr>
        <w:t>efectos</w:t>
      </w:r>
      <w:ins w:id="1291" w:author="51964" w:date="2025-01-12T18:40:00Z" w16du:dateUtc="2025-01-12T23:40:00Z">
        <w:r w:rsidR="00C92C39">
          <w:rPr>
            <w:rFonts w:ascii="Calibri Light" w:hAnsi="Calibri Light" w:cs="Calibri Light"/>
            <w:sz w:val="24"/>
            <w:szCs w:val="24"/>
            <w:lang w:val="es-MX"/>
          </w:rPr>
          <w:t xml:space="preserve"> ecológicos,</w:t>
        </w:r>
      </w:ins>
      <w:r w:rsidR="00570CF7">
        <w:rPr>
          <w:rFonts w:ascii="Calibri Light" w:hAnsi="Calibri Light" w:cs="Calibri Light"/>
          <w:sz w:val="24"/>
          <w:szCs w:val="24"/>
          <w:lang w:val="es-MX"/>
        </w:rPr>
        <w:t xml:space="preserve"> </w:t>
      </w:r>
      <w:ins w:id="1292" w:author="51964" w:date="2025-01-12T18:40:00Z" w16du:dateUtc="2025-01-12T23:40:00Z">
        <w:r w:rsidR="00C92C39">
          <w:rPr>
            <w:rFonts w:ascii="Calibri Light" w:hAnsi="Calibri Light" w:cs="Calibri Light"/>
            <w:sz w:val="24"/>
            <w:szCs w:val="24"/>
            <w:lang w:val="es-MX"/>
          </w:rPr>
          <w:t xml:space="preserve">económicos, </w:t>
        </w:r>
      </w:ins>
      <w:r w:rsidR="00570CF7">
        <w:rPr>
          <w:rFonts w:ascii="Calibri Light" w:hAnsi="Calibri Light" w:cs="Calibri Light"/>
          <w:sz w:val="24"/>
          <w:szCs w:val="24"/>
          <w:lang w:val="es-MX"/>
        </w:rPr>
        <w:t>soci</w:t>
      </w:r>
      <w:del w:id="1293" w:author="51964" w:date="2025-01-12T18:40:00Z" w16du:dateUtc="2025-01-12T23:40:00Z">
        <w:r w:rsidR="00570CF7" w:rsidDel="00C92C39">
          <w:rPr>
            <w:rFonts w:ascii="Calibri Light" w:hAnsi="Calibri Light" w:cs="Calibri Light"/>
            <w:sz w:val="24"/>
            <w:szCs w:val="24"/>
            <w:lang w:val="es-MX"/>
          </w:rPr>
          <w:delText xml:space="preserve">ales y </w:delText>
        </w:r>
      </w:del>
      <w:ins w:id="1294" w:author="51964" w:date="2025-01-12T18:40:00Z" w16du:dateUtc="2025-01-12T23:40:00Z">
        <w:r w:rsidR="00C92C39">
          <w:rPr>
            <w:rFonts w:ascii="Calibri Light" w:hAnsi="Calibri Light" w:cs="Calibri Light"/>
            <w:sz w:val="24"/>
            <w:szCs w:val="24"/>
            <w:lang w:val="es-MX"/>
          </w:rPr>
          <w:t>o</w:t>
        </w:r>
      </w:ins>
      <w:r w:rsidR="00570CF7">
        <w:rPr>
          <w:rFonts w:ascii="Calibri Light" w:hAnsi="Calibri Light" w:cs="Calibri Light"/>
          <w:sz w:val="24"/>
          <w:szCs w:val="24"/>
          <w:lang w:val="es-MX"/>
        </w:rPr>
        <w:t>políticos</w:t>
      </w:r>
      <w:ins w:id="1295" w:author="51964" w:date="2025-01-12T18:40:00Z" w16du:dateUtc="2025-01-12T23:40:00Z">
        <w:r w:rsidR="00C92C39">
          <w:rPr>
            <w:rFonts w:ascii="Calibri Light" w:hAnsi="Calibri Light" w:cs="Calibri Light"/>
            <w:sz w:val="24"/>
            <w:szCs w:val="24"/>
            <w:lang w:val="es-MX"/>
          </w:rPr>
          <w:t xml:space="preserve"> y de salud pública</w:t>
        </w:r>
      </w:ins>
      <w:r>
        <w:rPr>
          <w:rFonts w:ascii="Calibri Light" w:hAnsi="Calibri Light" w:cs="Calibri Light"/>
          <w:sz w:val="24"/>
          <w:szCs w:val="24"/>
          <w:lang w:val="es-MX"/>
        </w:rPr>
        <w:t xml:space="preserve"> </w:t>
      </w:r>
      <w:r w:rsidR="00570CF7">
        <w:rPr>
          <w:rFonts w:ascii="Calibri Light" w:hAnsi="Calibri Light" w:cs="Calibri Light"/>
          <w:sz w:val="24"/>
          <w:szCs w:val="24"/>
          <w:lang w:val="es-MX"/>
        </w:rPr>
        <w:t xml:space="preserve">que </w:t>
      </w:r>
      <w:del w:id="1296" w:author="51964" w:date="2025-01-11T17:45:00Z" w16du:dateUtc="2025-01-11T22:45:00Z">
        <w:r w:rsidR="00570CF7" w:rsidDel="00901B8E">
          <w:rPr>
            <w:rFonts w:ascii="Calibri Light" w:hAnsi="Calibri Light" w:cs="Calibri Light"/>
            <w:sz w:val="24"/>
            <w:szCs w:val="24"/>
            <w:lang w:val="es-MX"/>
          </w:rPr>
          <w:delText>estas similitudes y diferencias</w:delText>
        </w:r>
        <w:r w:rsidDel="00901B8E">
          <w:rPr>
            <w:rFonts w:ascii="Calibri Light" w:hAnsi="Calibri Light" w:cs="Calibri Light"/>
            <w:sz w:val="24"/>
            <w:szCs w:val="24"/>
            <w:lang w:val="es-MX"/>
          </w:rPr>
          <w:delText xml:space="preserve"> </w:delText>
        </w:r>
        <w:r w:rsidR="00570CF7" w:rsidDel="00901B8E">
          <w:rPr>
            <w:rFonts w:ascii="Calibri Light" w:hAnsi="Calibri Light" w:cs="Calibri Light"/>
            <w:sz w:val="24"/>
            <w:szCs w:val="24"/>
            <w:lang w:val="es-MX"/>
          </w:rPr>
          <w:delText xml:space="preserve">generan </w:delText>
        </w:r>
        <w:r w:rsidDel="00901B8E">
          <w:rPr>
            <w:rFonts w:ascii="Calibri Light" w:hAnsi="Calibri Light" w:cs="Calibri Light"/>
            <w:sz w:val="24"/>
            <w:szCs w:val="24"/>
            <w:lang w:val="es-MX"/>
          </w:rPr>
          <w:delText>en los desempeños de</w:delText>
        </w:r>
      </w:del>
      <w:ins w:id="1297" w:author="51964" w:date="2025-01-11T17:45:00Z" w16du:dateUtc="2025-01-11T22:45:00Z">
        <w:r w:rsidR="00901B8E">
          <w:rPr>
            <w:rFonts w:ascii="Calibri Light" w:hAnsi="Calibri Light" w:cs="Calibri Light"/>
            <w:sz w:val="24"/>
            <w:szCs w:val="24"/>
            <w:lang w:val="es-MX"/>
          </w:rPr>
          <w:t xml:space="preserve">las experiencias de gobernanza ambiental </w:t>
        </w:r>
      </w:ins>
      <w:ins w:id="1298" w:author="51964" w:date="2025-01-12T18:41:00Z" w16du:dateUtc="2025-01-12T23:41:00Z">
        <w:r w:rsidR="00C92C39">
          <w:rPr>
            <w:rFonts w:ascii="Calibri Light" w:hAnsi="Calibri Light" w:cs="Calibri Light"/>
            <w:sz w:val="24"/>
            <w:szCs w:val="24"/>
            <w:lang w:val="es-MX"/>
          </w:rPr>
          <w:t xml:space="preserve">en zonas de explotación minera </w:t>
        </w:r>
      </w:ins>
      <w:ins w:id="1299" w:author="51964" w:date="2025-01-11T17:45:00Z" w16du:dateUtc="2025-01-11T22:45:00Z">
        <w:r w:rsidR="00901B8E">
          <w:rPr>
            <w:rFonts w:ascii="Calibri Light" w:hAnsi="Calibri Light" w:cs="Calibri Light"/>
            <w:sz w:val="24"/>
            <w:szCs w:val="24"/>
            <w:lang w:val="es-MX"/>
          </w:rPr>
          <w:t xml:space="preserve">han generado </w:t>
        </w:r>
      </w:ins>
      <w:del w:id="1300" w:author="51964" w:date="2025-01-11T17:46:00Z" w16du:dateUtc="2025-01-11T22:46:00Z">
        <w:r w:rsidDel="00901B8E">
          <w:rPr>
            <w:rFonts w:ascii="Calibri Light" w:hAnsi="Calibri Light" w:cs="Calibri Light"/>
            <w:sz w:val="24"/>
            <w:szCs w:val="24"/>
            <w:lang w:val="es-MX"/>
          </w:rPr>
          <w:delText xml:space="preserve"> </w:delText>
        </w:r>
      </w:del>
      <w:del w:id="1301" w:author="51964" w:date="2025-01-11T17:45:00Z" w16du:dateUtc="2025-01-11T22:45:00Z">
        <w:r w:rsidDel="00901B8E">
          <w:rPr>
            <w:rFonts w:ascii="Calibri Light" w:hAnsi="Calibri Light" w:cs="Calibri Light"/>
            <w:sz w:val="24"/>
            <w:szCs w:val="24"/>
            <w:lang w:val="es-MX"/>
          </w:rPr>
          <w:delText xml:space="preserve">los espacios de gobernanza ambiental </w:delText>
        </w:r>
      </w:del>
      <w:r w:rsidR="00570CF7">
        <w:rPr>
          <w:rFonts w:ascii="Calibri Light" w:hAnsi="Calibri Light" w:cs="Calibri Light"/>
          <w:sz w:val="24"/>
          <w:szCs w:val="24"/>
          <w:lang w:val="es-MX"/>
        </w:rPr>
        <w:t>en</w:t>
      </w:r>
      <w:r>
        <w:rPr>
          <w:rFonts w:ascii="Calibri Light" w:hAnsi="Calibri Light" w:cs="Calibri Light"/>
          <w:sz w:val="24"/>
          <w:szCs w:val="24"/>
          <w:lang w:val="es-MX"/>
        </w:rPr>
        <w:t xml:space="preserve"> nuestros casos de estudio</w:t>
      </w:r>
      <w:r w:rsidRPr="00D94E7B">
        <w:rPr>
          <w:rFonts w:ascii="Calibri Light" w:hAnsi="Calibri Light" w:cs="Calibri Light"/>
          <w:sz w:val="24"/>
          <w:szCs w:val="24"/>
          <w:lang w:val="es-MX"/>
        </w:rPr>
        <w:t>?</w:t>
      </w:r>
      <w:ins w:id="1302" w:author="51964" w:date="2025-01-11T17:46:00Z" w16du:dateUtc="2025-01-11T22:46:00Z">
        <w:r w:rsidR="00901B8E">
          <w:rPr>
            <w:rFonts w:ascii="Calibri Light" w:hAnsi="Calibri Light" w:cs="Calibri Light"/>
            <w:sz w:val="24"/>
            <w:szCs w:val="24"/>
            <w:lang w:val="es-MX"/>
          </w:rPr>
          <w:t xml:space="preserve"> </w:t>
        </w:r>
      </w:ins>
    </w:p>
    <w:p w14:paraId="65FCCF5D" w14:textId="42ED3126" w:rsidR="00FE3D72" w:rsidDel="00C92C39" w:rsidRDefault="00C92C39">
      <w:pPr>
        <w:pStyle w:val="ListParagraph"/>
        <w:numPr>
          <w:ilvl w:val="0"/>
          <w:numId w:val="4"/>
        </w:numPr>
        <w:spacing w:after="0" w:line="360" w:lineRule="auto"/>
        <w:jc w:val="both"/>
        <w:rPr>
          <w:del w:id="1303" w:author="51964" w:date="2025-01-12T18:43:00Z" w16du:dateUtc="2025-01-12T23:43:00Z"/>
          <w:rFonts w:ascii="Calibri Light" w:hAnsi="Calibri Light" w:cs="Calibri Light"/>
          <w:sz w:val="24"/>
          <w:szCs w:val="24"/>
          <w:lang w:val="es-MX"/>
        </w:rPr>
        <w:pPrChange w:id="1304" w:author="51964" w:date="2025-01-13T00:13:00Z" w16du:dateUtc="2025-01-13T05:13:00Z">
          <w:pPr>
            <w:pStyle w:val="ListParagraph"/>
            <w:numPr>
              <w:numId w:val="1"/>
            </w:numPr>
            <w:spacing w:after="0" w:line="360" w:lineRule="auto"/>
            <w:ind w:hanging="360"/>
            <w:jc w:val="both"/>
          </w:pPr>
        </w:pPrChange>
      </w:pPr>
      <w:del w:id="1305" w:author="51964" w:date="2025-01-12T18:43:00Z" w16du:dateUtc="2025-01-12T23:43:00Z">
        <w:r w:rsidDel="00C92C39">
          <w:rPr>
            <w:rFonts w:ascii="Calibri Light" w:hAnsi="Calibri Light" w:cs="Calibri Light"/>
            <w:sz w:val="24"/>
            <w:szCs w:val="24"/>
            <w:lang w:val="es-MX"/>
          </w:rPr>
          <w:delText>son útiles para aproximarnos a:,  o Puno</w:delText>
        </w:r>
      </w:del>
    </w:p>
    <w:p w14:paraId="2974E1A5" w14:textId="35CC14A0" w:rsidR="006E2532" w:rsidRDefault="006E2532">
      <w:pPr>
        <w:pStyle w:val="ListParagraph"/>
        <w:numPr>
          <w:ilvl w:val="0"/>
          <w:numId w:val="4"/>
        </w:numPr>
        <w:spacing w:after="0" w:line="360" w:lineRule="auto"/>
        <w:jc w:val="both"/>
        <w:rPr>
          <w:ins w:id="1306" w:author="51964" w:date="2025-01-12T18:43:00Z" w16du:dateUtc="2025-01-12T23:43:00Z"/>
          <w:rFonts w:ascii="Calibri Light" w:hAnsi="Calibri Light" w:cs="Calibri Light"/>
          <w:sz w:val="24"/>
          <w:szCs w:val="24"/>
          <w:lang w:val="es-MX"/>
        </w:rPr>
        <w:pPrChange w:id="1307" w:author="51964" w:date="2025-01-13T00:13:00Z" w16du:dateUtc="2025-01-13T05:13:00Z">
          <w:pPr>
            <w:pStyle w:val="ListParagraph"/>
            <w:numPr>
              <w:numId w:val="1"/>
            </w:numPr>
            <w:spacing w:after="0" w:line="360" w:lineRule="auto"/>
            <w:ind w:hanging="360"/>
            <w:jc w:val="both"/>
          </w:pPr>
        </w:pPrChange>
      </w:pPr>
      <w:r>
        <w:rPr>
          <w:rFonts w:ascii="Calibri Light" w:hAnsi="Calibri Light" w:cs="Calibri Light"/>
          <w:sz w:val="24"/>
          <w:szCs w:val="24"/>
          <w:lang w:val="es-MX"/>
        </w:rPr>
        <w:t>¿</w:t>
      </w:r>
      <w:r w:rsidR="007C7429">
        <w:rPr>
          <w:rFonts w:ascii="Calibri Light" w:hAnsi="Calibri Light" w:cs="Calibri Light"/>
          <w:sz w:val="24"/>
          <w:szCs w:val="24"/>
          <w:lang w:val="es-MX"/>
        </w:rPr>
        <w:t xml:space="preserve">Cuáles son las similitudes y las diferencias </w:t>
      </w:r>
      <w:del w:id="1308" w:author="51964" w:date="2025-01-12T18:44:00Z" w16du:dateUtc="2025-01-12T23:44:00Z">
        <w:r w:rsidR="007C7429" w:rsidDel="00C92C39">
          <w:rPr>
            <w:rFonts w:ascii="Calibri Light" w:hAnsi="Calibri Light" w:cs="Calibri Light"/>
            <w:sz w:val="24"/>
            <w:szCs w:val="24"/>
            <w:lang w:val="es-MX"/>
          </w:rPr>
          <w:delText xml:space="preserve">en </w:delText>
        </w:r>
      </w:del>
      <w:ins w:id="1309" w:author="51964" w:date="2025-01-12T18:44:00Z" w16du:dateUtc="2025-01-12T23:44:00Z">
        <w:r w:rsidR="00C92C39">
          <w:rPr>
            <w:rFonts w:ascii="Calibri Light" w:hAnsi="Calibri Light" w:cs="Calibri Light"/>
            <w:sz w:val="24"/>
            <w:szCs w:val="24"/>
            <w:lang w:val="es-MX"/>
          </w:rPr>
          <w:t xml:space="preserve">en </w:t>
        </w:r>
      </w:ins>
      <w:del w:id="1310" w:author="51964" w:date="2025-01-12T18:42:00Z" w16du:dateUtc="2025-01-12T23:42:00Z">
        <w:r w:rsidR="007C7429" w:rsidDel="00C92C39">
          <w:rPr>
            <w:rFonts w:ascii="Calibri Light" w:hAnsi="Calibri Light" w:cs="Calibri Light"/>
            <w:sz w:val="24"/>
            <w:szCs w:val="24"/>
            <w:lang w:val="es-MX"/>
          </w:rPr>
          <w:delText xml:space="preserve">los </w:delText>
        </w:r>
      </w:del>
      <w:ins w:id="1311" w:author="51964" w:date="2025-01-12T18:42:00Z" w16du:dateUtc="2025-01-12T23:42:00Z">
        <w:r w:rsidR="00C92C39">
          <w:rPr>
            <w:rFonts w:ascii="Calibri Light" w:hAnsi="Calibri Light" w:cs="Calibri Light"/>
            <w:sz w:val="24"/>
            <w:szCs w:val="24"/>
            <w:lang w:val="es-MX"/>
          </w:rPr>
          <w:t>la operación de los mecanismos sociales de correduría, confianza y emulación</w:t>
        </w:r>
      </w:ins>
      <w:ins w:id="1312" w:author="51964" w:date="2025-01-12T18:46:00Z" w16du:dateUtc="2025-01-12T23:46:00Z">
        <w:r w:rsidR="002B0AC2">
          <w:rPr>
            <w:rFonts w:ascii="Calibri Light" w:hAnsi="Calibri Light" w:cs="Calibri Light"/>
            <w:sz w:val="24"/>
            <w:szCs w:val="24"/>
            <w:lang w:val="es-MX"/>
          </w:rPr>
          <w:t xml:space="preserve"> frente a</w:t>
        </w:r>
      </w:ins>
      <w:ins w:id="1313" w:author="51964" w:date="2025-01-12T18:42:00Z" w16du:dateUtc="2025-01-12T23:42:00Z">
        <w:r w:rsidR="00C92C39">
          <w:rPr>
            <w:rFonts w:ascii="Calibri Light" w:hAnsi="Calibri Light" w:cs="Calibri Light"/>
            <w:sz w:val="24"/>
            <w:szCs w:val="24"/>
            <w:lang w:val="es-MX"/>
          </w:rPr>
          <w:t xml:space="preserve"> los </w:t>
        </w:r>
      </w:ins>
      <w:r w:rsidR="007C7429">
        <w:rPr>
          <w:rFonts w:ascii="Calibri Light" w:hAnsi="Calibri Light" w:cs="Calibri Light"/>
          <w:sz w:val="24"/>
          <w:szCs w:val="24"/>
          <w:lang w:val="es-MX"/>
        </w:rPr>
        <w:t>procesos de</w:t>
      </w:r>
      <w:r w:rsidRPr="006E2532">
        <w:rPr>
          <w:rFonts w:ascii="Calibri Light" w:hAnsi="Calibri Light" w:cs="Calibri Light"/>
          <w:sz w:val="24"/>
          <w:szCs w:val="24"/>
          <w:lang w:val="es-MX"/>
        </w:rPr>
        <w:t xml:space="preserve"> </w:t>
      </w:r>
      <w:del w:id="1314" w:author="51964" w:date="2025-01-12T18:42:00Z" w16du:dateUtc="2025-01-12T23:42:00Z">
        <w:r w:rsidRPr="006E2532" w:rsidDel="00C92C39">
          <w:rPr>
            <w:rFonts w:ascii="Calibri Light" w:hAnsi="Calibri Light" w:cs="Calibri Light"/>
            <w:sz w:val="24"/>
            <w:szCs w:val="24"/>
            <w:lang w:val="es-MX"/>
          </w:rPr>
          <w:delText>definici</w:delText>
        </w:r>
        <w:r w:rsidR="007C7429" w:rsidDel="00C92C39">
          <w:rPr>
            <w:rFonts w:ascii="Calibri Light" w:hAnsi="Calibri Light" w:cs="Calibri Light"/>
            <w:sz w:val="24"/>
            <w:szCs w:val="24"/>
            <w:lang w:val="es-MX"/>
          </w:rPr>
          <w:delText>ón</w:delText>
        </w:r>
        <w:r w:rsidRPr="006E2532" w:rsidDel="00C92C39">
          <w:rPr>
            <w:rFonts w:ascii="Calibri Light" w:hAnsi="Calibri Light" w:cs="Calibri Light"/>
            <w:sz w:val="24"/>
            <w:szCs w:val="24"/>
            <w:lang w:val="es-MX"/>
          </w:rPr>
          <w:delText xml:space="preserve"> </w:delText>
        </w:r>
      </w:del>
      <w:ins w:id="1315" w:author="51964" w:date="2025-01-12T18:42:00Z" w16du:dateUtc="2025-01-12T23:42:00Z">
        <w:r w:rsidR="00C92C39">
          <w:rPr>
            <w:rFonts w:ascii="Calibri Light" w:hAnsi="Calibri Light" w:cs="Calibri Light"/>
            <w:sz w:val="24"/>
            <w:szCs w:val="24"/>
            <w:lang w:val="es-MX"/>
          </w:rPr>
          <w:t>enmarcamiento</w:t>
        </w:r>
        <w:r w:rsidR="00C92C39" w:rsidRPr="006E2532">
          <w:rPr>
            <w:rFonts w:ascii="Calibri Light" w:hAnsi="Calibri Light" w:cs="Calibri Light"/>
            <w:sz w:val="24"/>
            <w:szCs w:val="24"/>
            <w:lang w:val="es-MX"/>
          </w:rPr>
          <w:t xml:space="preserve"> </w:t>
        </w:r>
      </w:ins>
      <w:r w:rsidRPr="006E2532">
        <w:rPr>
          <w:rFonts w:ascii="Calibri Light" w:hAnsi="Calibri Light" w:cs="Calibri Light"/>
          <w:sz w:val="24"/>
          <w:szCs w:val="24"/>
          <w:lang w:val="es-MX"/>
        </w:rPr>
        <w:t xml:space="preserve">de </w:t>
      </w:r>
      <w:r w:rsidR="007C7429">
        <w:rPr>
          <w:rFonts w:ascii="Calibri Light" w:hAnsi="Calibri Light" w:cs="Calibri Light"/>
          <w:sz w:val="24"/>
          <w:szCs w:val="24"/>
          <w:lang w:val="es-MX"/>
        </w:rPr>
        <w:t>la actividad minera como problema público</w:t>
      </w:r>
      <w:del w:id="1316" w:author="51964" w:date="2025-01-12T18:45:00Z" w16du:dateUtc="2025-01-12T23:45:00Z">
        <w:r w:rsidRPr="006E2532" w:rsidDel="002B0AC2">
          <w:rPr>
            <w:rFonts w:ascii="Calibri Light" w:hAnsi="Calibri Light" w:cs="Calibri Light"/>
            <w:sz w:val="24"/>
            <w:szCs w:val="24"/>
            <w:lang w:val="es-MX"/>
          </w:rPr>
          <w:delText xml:space="preserve"> </w:delText>
        </w:r>
      </w:del>
      <w:ins w:id="1317" w:author="51964" w:date="2025-01-12T18:46:00Z" w16du:dateUtc="2025-01-12T23:46:00Z">
        <w:r w:rsidR="002B0AC2">
          <w:rPr>
            <w:rFonts w:ascii="Calibri Light" w:hAnsi="Calibri Light" w:cs="Calibri Light"/>
            <w:sz w:val="24"/>
            <w:szCs w:val="24"/>
            <w:lang w:val="es-MX"/>
          </w:rPr>
          <w:t xml:space="preserve"> para la gobernanza ambiental de las regiones Apurímac y Cusco</w:t>
        </w:r>
      </w:ins>
      <w:del w:id="1318" w:author="51964" w:date="2025-01-12T18:45:00Z" w16du:dateUtc="2025-01-12T23:45:00Z">
        <w:r w:rsidRPr="006E2532" w:rsidDel="002B0AC2">
          <w:rPr>
            <w:rFonts w:ascii="Calibri Light" w:hAnsi="Calibri Light" w:cs="Calibri Light"/>
            <w:sz w:val="24"/>
            <w:szCs w:val="24"/>
            <w:lang w:val="es-MX"/>
          </w:rPr>
          <w:delText>en el marco de experiencias de gobernanza ambiental</w:delText>
        </w:r>
        <w:r w:rsidR="007C7429" w:rsidDel="002B0AC2">
          <w:rPr>
            <w:rFonts w:ascii="Calibri Light" w:hAnsi="Calibri Light" w:cs="Calibri Light"/>
            <w:sz w:val="24"/>
            <w:szCs w:val="24"/>
            <w:lang w:val="es-MX"/>
          </w:rPr>
          <w:delText xml:space="preserve"> de nuestros casos de estudio</w:delText>
        </w:r>
      </w:del>
      <w:r>
        <w:rPr>
          <w:rFonts w:ascii="Calibri Light" w:hAnsi="Calibri Light" w:cs="Calibri Light"/>
          <w:sz w:val="24"/>
          <w:szCs w:val="24"/>
          <w:lang w:val="es-MX"/>
        </w:rPr>
        <w:t>?</w:t>
      </w:r>
    </w:p>
    <w:p w14:paraId="3D7EB15B" w14:textId="63A1F643" w:rsidR="00C92C39" w:rsidRPr="00C92C39" w:rsidRDefault="00C92C39">
      <w:pPr>
        <w:pStyle w:val="ListParagraph"/>
        <w:numPr>
          <w:ilvl w:val="0"/>
          <w:numId w:val="4"/>
        </w:numPr>
        <w:spacing w:after="0" w:line="360" w:lineRule="auto"/>
        <w:jc w:val="both"/>
        <w:rPr>
          <w:rFonts w:ascii="Calibri Light" w:hAnsi="Calibri Light" w:cs="Calibri Light"/>
          <w:sz w:val="24"/>
          <w:szCs w:val="24"/>
          <w:lang w:val="es-MX"/>
          <w:rPrChange w:id="1319" w:author="51964" w:date="2025-01-12T18:43:00Z" w16du:dateUtc="2025-01-12T23:43:00Z">
            <w:rPr>
              <w:lang w:val="es-MX"/>
            </w:rPr>
          </w:rPrChange>
        </w:rPr>
        <w:pPrChange w:id="1320" w:author="51964" w:date="2025-01-13T00:13:00Z" w16du:dateUtc="2025-01-13T05:13:00Z">
          <w:pPr>
            <w:pStyle w:val="ListParagraph"/>
            <w:numPr>
              <w:numId w:val="1"/>
            </w:numPr>
            <w:spacing w:after="0" w:line="360" w:lineRule="auto"/>
            <w:ind w:hanging="360"/>
            <w:jc w:val="both"/>
          </w:pPr>
        </w:pPrChange>
      </w:pPr>
      <w:ins w:id="1321" w:author="51964" w:date="2025-01-12T18:43:00Z" w16du:dateUtc="2025-01-12T23:43:00Z">
        <w:r>
          <w:rPr>
            <w:rFonts w:ascii="Calibri Light" w:hAnsi="Calibri Light" w:cs="Calibri Light"/>
            <w:sz w:val="24"/>
            <w:szCs w:val="24"/>
            <w:lang w:val="es-MX"/>
          </w:rPr>
          <w:lastRenderedPageBreak/>
          <w:t>¿En qué medida los casos de Apurímac y Cusco son útiles para aproximarnos a otros casos regionales de inter</w:t>
        </w:r>
      </w:ins>
      <w:ins w:id="1322" w:author="51964" w:date="2025-01-12T18:44:00Z" w16du:dateUtc="2025-01-12T23:44:00Z">
        <w:r>
          <w:rPr>
            <w:rFonts w:ascii="Calibri Light" w:hAnsi="Calibri Light" w:cs="Calibri Light"/>
            <w:sz w:val="24"/>
            <w:szCs w:val="24"/>
            <w:lang w:val="es-MX"/>
          </w:rPr>
          <w:t xml:space="preserve">vención extractiva minera </w:t>
        </w:r>
      </w:ins>
      <w:ins w:id="1323" w:author="51964" w:date="2025-01-12T18:43:00Z" w16du:dateUtc="2025-01-12T23:43:00Z">
        <w:r>
          <w:rPr>
            <w:rFonts w:ascii="Calibri Light" w:hAnsi="Calibri Light" w:cs="Calibri Light"/>
            <w:sz w:val="24"/>
            <w:szCs w:val="24"/>
            <w:lang w:val="es-MX"/>
          </w:rPr>
          <w:t>no considerados en el análisis? ¿Por ejemplo: Cajamarca, Arequipa o Puno?</w:t>
        </w:r>
      </w:ins>
    </w:p>
    <w:p w14:paraId="2CC81BE8" w14:textId="77777777" w:rsidR="00A924EC" w:rsidRDefault="00A924EC" w:rsidP="000558C8">
      <w:pPr>
        <w:spacing w:after="0" w:line="360" w:lineRule="auto"/>
        <w:jc w:val="both"/>
        <w:rPr>
          <w:rFonts w:ascii="Calibri Light" w:hAnsi="Calibri Light" w:cs="Calibri Light"/>
          <w:b/>
          <w:bCs/>
          <w:sz w:val="24"/>
          <w:szCs w:val="24"/>
          <w:lang w:val="es-MX"/>
        </w:rPr>
      </w:pPr>
    </w:p>
    <w:p w14:paraId="51097BDC" w14:textId="1516F52A" w:rsidR="006E2532" w:rsidRPr="006E2532" w:rsidRDefault="006E2532" w:rsidP="003F07AE">
      <w:pPr>
        <w:pStyle w:val="Heading2"/>
        <w:pPrChange w:id="1324" w:author="51964" w:date="2025-01-14T09:53:00Z" w16du:dateUtc="2025-01-14T14:53:00Z">
          <w:pPr>
            <w:spacing w:after="0" w:line="360" w:lineRule="auto"/>
            <w:jc w:val="both"/>
          </w:pPr>
        </w:pPrChange>
      </w:pPr>
      <w:del w:id="1325" w:author="51964" w:date="2025-01-14T09:53:00Z" w16du:dateUtc="2025-01-14T14:53:00Z">
        <w:r w:rsidDel="003F07AE">
          <w:delText xml:space="preserve">3.3. </w:delText>
        </w:r>
      </w:del>
      <w:r w:rsidRPr="006E2532">
        <w:t>Hipótesis de trabajo</w:t>
      </w:r>
    </w:p>
    <w:p w14:paraId="2B2FDEB7" w14:textId="38D51221" w:rsidR="00CB32A6" w:rsidRDefault="00C029B2" w:rsidP="000558C8">
      <w:pPr>
        <w:spacing w:after="0" w:line="360" w:lineRule="auto"/>
        <w:jc w:val="both"/>
        <w:rPr>
          <w:rFonts w:ascii="Calibri Light" w:hAnsi="Calibri Light" w:cs="Calibri Light"/>
          <w:sz w:val="24"/>
          <w:szCs w:val="24"/>
          <w:lang w:val="es-MX"/>
        </w:rPr>
      </w:pPr>
      <w:r w:rsidRPr="00D94E7B">
        <w:rPr>
          <w:rFonts w:ascii="Calibri Light" w:hAnsi="Calibri Light" w:cs="Calibri Light"/>
          <w:sz w:val="24"/>
          <w:szCs w:val="24"/>
          <w:lang w:val="es-MX"/>
        </w:rPr>
        <w:t xml:space="preserve">Nuestra hipótesis de trabajo es </w:t>
      </w:r>
      <w:r w:rsidR="007C7429">
        <w:rPr>
          <w:rFonts w:ascii="Calibri Light" w:hAnsi="Calibri Light" w:cs="Calibri Light"/>
          <w:sz w:val="24"/>
          <w:szCs w:val="24"/>
          <w:lang w:val="es-MX"/>
        </w:rPr>
        <w:t>que el análisis comparado evidencia</w:t>
      </w:r>
      <w:r w:rsidR="00CB32A6">
        <w:rPr>
          <w:rFonts w:ascii="Calibri Light" w:hAnsi="Calibri Light" w:cs="Calibri Light"/>
          <w:sz w:val="24"/>
          <w:szCs w:val="24"/>
          <w:lang w:val="es-MX"/>
        </w:rPr>
        <w:t>ría</w:t>
      </w:r>
      <w:r w:rsidR="007C7429">
        <w:rPr>
          <w:rFonts w:ascii="Calibri Light" w:hAnsi="Calibri Light" w:cs="Calibri Light"/>
          <w:sz w:val="24"/>
          <w:szCs w:val="24"/>
          <w:lang w:val="es-MX"/>
        </w:rPr>
        <w:t xml:space="preserve"> que </w:t>
      </w:r>
      <w:r w:rsidR="00CB32A6">
        <w:rPr>
          <w:rFonts w:ascii="Calibri Light" w:hAnsi="Calibri Light" w:cs="Calibri Light"/>
          <w:sz w:val="24"/>
          <w:szCs w:val="24"/>
          <w:lang w:val="es-MX"/>
        </w:rPr>
        <w:t>los</w:t>
      </w:r>
      <w:r w:rsidR="007C7429">
        <w:rPr>
          <w:rFonts w:ascii="Calibri Light" w:hAnsi="Calibri Light" w:cs="Calibri Light"/>
          <w:sz w:val="24"/>
          <w:szCs w:val="24"/>
          <w:lang w:val="es-MX"/>
        </w:rPr>
        <w:t xml:space="preserve"> desempeño</w:t>
      </w:r>
      <w:r w:rsidR="00CB32A6">
        <w:rPr>
          <w:rFonts w:ascii="Calibri Light" w:hAnsi="Calibri Light" w:cs="Calibri Light"/>
          <w:sz w:val="24"/>
          <w:szCs w:val="24"/>
          <w:lang w:val="es-MX"/>
        </w:rPr>
        <w:t>s</w:t>
      </w:r>
      <w:r w:rsidR="007C7429">
        <w:rPr>
          <w:rFonts w:ascii="Calibri Light" w:hAnsi="Calibri Light" w:cs="Calibri Light"/>
          <w:sz w:val="24"/>
          <w:szCs w:val="24"/>
          <w:lang w:val="es-MX"/>
        </w:rPr>
        <w:t xml:space="preserve"> de los espacios de gobernanza ambiental se encuentran</w:t>
      </w:r>
      <w:r w:rsidR="00CB32A6">
        <w:rPr>
          <w:rFonts w:ascii="Calibri Light" w:hAnsi="Calibri Light" w:cs="Calibri Light"/>
          <w:sz w:val="24"/>
          <w:szCs w:val="24"/>
          <w:lang w:val="es-MX"/>
        </w:rPr>
        <w:t xml:space="preserve"> principalmente</w:t>
      </w:r>
      <w:r w:rsidR="007C7429">
        <w:rPr>
          <w:rFonts w:ascii="Calibri Light" w:hAnsi="Calibri Light" w:cs="Calibri Light"/>
          <w:sz w:val="24"/>
          <w:szCs w:val="24"/>
          <w:lang w:val="es-MX"/>
        </w:rPr>
        <w:t xml:space="preserve"> condicionados por el funcionamiento de los mecanismos de</w:t>
      </w:r>
      <w:ins w:id="1326" w:author="51964" w:date="2025-01-11T17:48:00Z" w16du:dateUtc="2025-01-11T22:48:00Z">
        <w:r w:rsidR="009D2904">
          <w:rPr>
            <w:rFonts w:ascii="Calibri Light" w:hAnsi="Calibri Light" w:cs="Calibri Light"/>
            <w:sz w:val="24"/>
            <w:szCs w:val="24"/>
            <w:lang w:val="es-MX"/>
          </w:rPr>
          <w:t xml:space="preserve"> </w:t>
        </w:r>
        <w:r w:rsidR="009D2904" w:rsidRPr="00D1643F">
          <w:rPr>
            <w:rFonts w:ascii="Calibri Light" w:hAnsi="Calibri Light" w:cs="Calibri Light"/>
            <w:sz w:val="24"/>
            <w:szCs w:val="24"/>
            <w:highlight w:val="yellow"/>
            <w:lang w:val="es-MX"/>
            <w:rPrChange w:id="1327" w:author="51964" w:date="2025-01-13T00:13:00Z" w16du:dateUtc="2025-01-13T05:13:00Z">
              <w:rPr>
                <w:rFonts w:ascii="Calibri Light" w:hAnsi="Calibri Light" w:cs="Calibri Light"/>
                <w:sz w:val="24"/>
                <w:szCs w:val="24"/>
                <w:lang w:val="es-MX"/>
              </w:rPr>
            </w:rPrChange>
          </w:rPr>
          <w:t>corredur</w:t>
        </w:r>
      </w:ins>
      <w:ins w:id="1328" w:author="51964" w:date="2025-01-11T17:49:00Z" w16du:dateUtc="2025-01-11T22:49:00Z">
        <w:r w:rsidR="009D2904" w:rsidRPr="00D1643F">
          <w:rPr>
            <w:rFonts w:ascii="Calibri Light" w:hAnsi="Calibri Light" w:cs="Calibri Light"/>
            <w:sz w:val="24"/>
            <w:szCs w:val="24"/>
            <w:highlight w:val="yellow"/>
            <w:lang w:val="es-MX"/>
            <w:rPrChange w:id="1329" w:author="51964" w:date="2025-01-13T00:13:00Z" w16du:dateUtc="2025-01-13T05:13:00Z">
              <w:rPr>
                <w:rFonts w:ascii="Calibri Light" w:hAnsi="Calibri Light" w:cs="Calibri Light"/>
                <w:sz w:val="24"/>
                <w:szCs w:val="24"/>
                <w:lang w:val="es-MX"/>
              </w:rPr>
            </w:rPrChange>
          </w:rPr>
          <w:t>ía,</w:t>
        </w:r>
      </w:ins>
      <w:r w:rsidR="007C7429" w:rsidRPr="00D1643F">
        <w:rPr>
          <w:rFonts w:ascii="Calibri Light" w:hAnsi="Calibri Light" w:cs="Calibri Light"/>
          <w:sz w:val="24"/>
          <w:szCs w:val="24"/>
          <w:highlight w:val="yellow"/>
          <w:lang w:val="es-MX"/>
          <w:rPrChange w:id="1330" w:author="51964" w:date="2025-01-13T00:13:00Z" w16du:dateUtc="2025-01-13T05:13:00Z">
            <w:rPr>
              <w:rFonts w:ascii="Calibri Light" w:hAnsi="Calibri Light" w:cs="Calibri Light"/>
              <w:sz w:val="24"/>
              <w:szCs w:val="24"/>
              <w:lang w:val="es-MX"/>
            </w:rPr>
          </w:rPrChange>
        </w:rPr>
        <w:t xml:space="preserve"> confianza y </w:t>
      </w:r>
      <w:r w:rsidR="00CB32A6" w:rsidRPr="00D1643F">
        <w:rPr>
          <w:rFonts w:ascii="Calibri Light" w:hAnsi="Calibri Light" w:cs="Calibri Light"/>
          <w:sz w:val="24"/>
          <w:szCs w:val="24"/>
          <w:highlight w:val="yellow"/>
          <w:lang w:val="es-MX"/>
          <w:rPrChange w:id="1331" w:author="51964" w:date="2025-01-13T00:13:00Z" w16du:dateUtc="2025-01-13T05:13:00Z">
            <w:rPr>
              <w:rFonts w:ascii="Calibri Light" w:hAnsi="Calibri Light" w:cs="Calibri Light"/>
              <w:sz w:val="24"/>
              <w:szCs w:val="24"/>
              <w:lang w:val="es-MX"/>
            </w:rPr>
          </w:rPrChange>
        </w:rPr>
        <w:t>traducción</w:t>
      </w:r>
      <w:r w:rsidR="00CB32A6">
        <w:rPr>
          <w:rFonts w:ascii="Calibri Light" w:hAnsi="Calibri Light" w:cs="Calibri Light"/>
          <w:sz w:val="24"/>
          <w:szCs w:val="24"/>
          <w:lang w:val="es-MX"/>
        </w:rPr>
        <w:t xml:space="preserve">, en tanto estos generan las condiciones de posibilidad para el adecuado ejercicio de liderazgos, representación y toma de decisiones </w:t>
      </w:r>
      <w:del w:id="1332" w:author="51964" w:date="2025-01-13T00:13:00Z" w16du:dateUtc="2025-01-13T05:13:00Z">
        <w:r w:rsidR="00CB32A6" w:rsidDel="00D1643F">
          <w:rPr>
            <w:rFonts w:ascii="Calibri Light" w:hAnsi="Calibri Light" w:cs="Calibri Light"/>
            <w:sz w:val="24"/>
            <w:szCs w:val="24"/>
            <w:lang w:val="es-MX"/>
          </w:rPr>
          <w:delText xml:space="preserve">incluyentes </w:delText>
        </w:r>
      </w:del>
      <w:ins w:id="1333" w:author="51964" w:date="2025-01-13T00:13:00Z" w16du:dateUtc="2025-01-13T05:13:00Z">
        <w:r w:rsidR="00D1643F">
          <w:rPr>
            <w:rFonts w:ascii="Calibri Light" w:hAnsi="Calibri Light" w:cs="Calibri Light"/>
            <w:sz w:val="24"/>
            <w:szCs w:val="24"/>
            <w:lang w:val="es-MX"/>
          </w:rPr>
          <w:t xml:space="preserve">vinculantes </w:t>
        </w:r>
      </w:ins>
      <w:r w:rsidR="00CB32A6">
        <w:rPr>
          <w:rFonts w:ascii="Calibri Light" w:hAnsi="Calibri Light" w:cs="Calibri Light"/>
          <w:sz w:val="24"/>
          <w:szCs w:val="24"/>
          <w:lang w:val="es-MX"/>
        </w:rPr>
        <w:t>en torno a la gestión de los bienes naturales. El estudio antes mencionado de Guarneros y Torres (2022) nos brinda unas primeras evidencias para ‘sospechar’ que en Oaxaca las poblaciones indígenas habrían logrado activar mecanismos de confianza y traducción que han contribuido a un mejor desempeño de la gobernanza ambiental en comparación a la experiencia en Apurímac</w:t>
      </w:r>
      <w:ins w:id="1334" w:author="51964" w:date="2025-01-13T00:14:00Z" w16du:dateUtc="2025-01-13T05:14:00Z">
        <w:r w:rsidR="00D1643F">
          <w:rPr>
            <w:rFonts w:ascii="Calibri Light" w:hAnsi="Calibri Light" w:cs="Calibri Light"/>
            <w:sz w:val="24"/>
            <w:szCs w:val="24"/>
            <w:lang w:val="es-MX"/>
          </w:rPr>
          <w:t xml:space="preserve"> y Cusco.</w:t>
        </w:r>
      </w:ins>
      <w:del w:id="1335" w:author="51964" w:date="2025-01-13T00:13:00Z" w16du:dateUtc="2025-01-13T05:13:00Z">
        <w:r w:rsidR="00CB32A6" w:rsidDel="00D1643F">
          <w:rPr>
            <w:rFonts w:ascii="Calibri Light" w:hAnsi="Calibri Light" w:cs="Calibri Light"/>
            <w:sz w:val="24"/>
            <w:szCs w:val="24"/>
            <w:lang w:val="es-MX"/>
          </w:rPr>
          <w:delText>.</w:delText>
        </w:r>
      </w:del>
    </w:p>
    <w:p w14:paraId="1A5EB23B" w14:textId="77777777" w:rsidR="00A924EC" w:rsidRDefault="00A924EC" w:rsidP="00A924EC">
      <w:pPr>
        <w:spacing w:after="0" w:line="360" w:lineRule="auto"/>
        <w:jc w:val="both"/>
        <w:rPr>
          <w:rFonts w:ascii="Calibri Light" w:hAnsi="Calibri Light" w:cs="Calibri Light"/>
          <w:sz w:val="24"/>
          <w:szCs w:val="24"/>
          <w:lang w:val="es-MX"/>
        </w:rPr>
      </w:pPr>
    </w:p>
    <w:p w14:paraId="645E9864" w14:textId="64E40347" w:rsidR="000622B1" w:rsidRDefault="00CB32A6" w:rsidP="00A924EC">
      <w:pPr>
        <w:spacing w:after="0" w:line="360" w:lineRule="auto"/>
        <w:jc w:val="both"/>
        <w:rPr>
          <w:rFonts w:ascii="Calibri Light" w:hAnsi="Calibri Light" w:cs="Calibri Light"/>
          <w:sz w:val="24"/>
          <w:szCs w:val="24"/>
          <w:lang w:val="es-MX"/>
        </w:rPr>
      </w:pPr>
      <w:r>
        <w:rPr>
          <w:rFonts w:ascii="Calibri Light" w:hAnsi="Calibri Light" w:cs="Calibri Light"/>
          <w:sz w:val="24"/>
          <w:szCs w:val="24"/>
          <w:lang w:val="es-MX"/>
        </w:rPr>
        <w:t>C</w:t>
      </w:r>
      <w:r w:rsidR="009635F7">
        <w:rPr>
          <w:rFonts w:ascii="Calibri Light" w:hAnsi="Calibri Light" w:cs="Calibri Light"/>
          <w:sz w:val="24"/>
          <w:szCs w:val="24"/>
          <w:lang w:val="es-MX"/>
        </w:rPr>
        <w:t xml:space="preserve">onsideramos que cuando los mecanismos sociales y políticos que inciden en la gobernanza ambiental se ven seriamente condicionados en su funcionamiento, se vuelve preponderante la asimetría de poder entre los actores implicados en la gobernanza ambiental. </w:t>
      </w:r>
      <w:r w:rsidR="002535E2">
        <w:rPr>
          <w:rFonts w:ascii="Calibri Light" w:hAnsi="Calibri Light" w:cs="Calibri Light"/>
          <w:sz w:val="24"/>
          <w:szCs w:val="24"/>
          <w:lang w:val="es-MX"/>
        </w:rPr>
        <w:t>Esta asimetría se expresa</w:t>
      </w:r>
      <w:r w:rsidR="009635F7">
        <w:rPr>
          <w:rFonts w:ascii="Calibri Light" w:hAnsi="Calibri Light" w:cs="Calibri Light"/>
          <w:sz w:val="24"/>
          <w:szCs w:val="24"/>
          <w:lang w:val="es-MX"/>
        </w:rPr>
        <w:t>ría</w:t>
      </w:r>
      <w:r w:rsidR="002535E2">
        <w:rPr>
          <w:rFonts w:ascii="Calibri Light" w:hAnsi="Calibri Light" w:cs="Calibri Light"/>
          <w:sz w:val="24"/>
          <w:szCs w:val="24"/>
          <w:lang w:val="es-MX"/>
        </w:rPr>
        <w:t xml:space="preserve"> de manera particular en la definición de los problemas públicos a los que prestan atención estos espacios de gobernanza.</w:t>
      </w:r>
      <w:r w:rsidR="000C2B85">
        <w:rPr>
          <w:rFonts w:ascii="Calibri Light" w:hAnsi="Calibri Light" w:cs="Calibri Light"/>
          <w:sz w:val="24"/>
          <w:szCs w:val="24"/>
          <w:lang w:val="es-MX"/>
        </w:rPr>
        <w:t xml:space="preserve"> De esta manera el impacto de </w:t>
      </w:r>
      <w:r w:rsidR="002535E2">
        <w:rPr>
          <w:rFonts w:ascii="Calibri Light" w:hAnsi="Calibri Light" w:cs="Calibri Light"/>
          <w:sz w:val="24"/>
          <w:szCs w:val="24"/>
          <w:lang w:val="es-MX"/>
        </w:rPr>
        <w:t>estos espacios deliberativos</w:t>
      </w:r>
      <w:r w:rsidR="000C2B85">
        <w:rPr>
          <w:rFonts w:ascii="Calibri Light" w:hAnsi="Calibri Light" w:cs="Calibri Light"/>
          <w:sz w:val="24"/>
          <w:szCs w:val="24"/>
          <w:lang w:val="es-MX"/>
        </w:rPr>
        <w:t xml:space="preserve"> para evitar la mala gestión de los bienes naturales se ve </w:t>
      </w:r>
      <w:r w:rsidR="002535E2">
        <w:rPr>
          <w:rFonts w:ascii="Calibri Light" w:hAnsi="Calibri Light" w:cs="Calibri Light"/>
          <w:sz w:val="24"/>
          <w:szCs w:val="24"/>
          <w:lang w:val="es-MX"/>
        </w:rPr>
        <w:t>limitado</w:t>
      </w:r>
      <w:r w:rsidR="000C2B85">
        <w:rPr>
          <w:rFonts w:ascii="Calibri Light" w:hAnsi="Calibri Light" w:cs="Calibri Light"/>
          <w:sz w:val="24"/>
          <w:szCs w:val="24"/>
          <w:lang w:val="es-MX"/>
        </w:rPr>
        <w:t>.</w:t>
      </w:r>
      <w:r w:rsidR="000622B1">
        <w:rPr>
          <w:rFonts w:ascii="Calibri Light" w:hAnsi="Calibri Light" w:cs="Calibri Light"/>
          <w:sz w:val="24"/>
          <w:szCs w:val="24"/>
          <w:lang w:val="es-MX"/>
        </w:rPr>
        <w:t xml:space="preserve"> En </w:t>
      </w:r>
      <w:r w:rsidR="002535E2">
        <w:rPr>
          <w:rFonts w:ascii="Calibri Light" w:hAnsi="Calibri Light" w:cs="Calibri Light"/>
          <w:sz w:val="24"/>
          <w:szCs w:val="24"/>
          <w:lang w:val="es-MX"/>
        </w:rPr>
        <w:t>la línea de esta hipótesis general</w:t>
      </w:r>
      <w:r w:rsidR="000622B1">
        <w:rPr>
          <w:rFonts w:ascii="Calibri Light" w:hAnsi="Calibri Light" w:cs="Calibri Light"/>
          <w:sz w:val="24"/>
          <w:szCs w:val="24"/>
          <w:lang w:val="es-MX"/>
        </w:rPr>
        <w:t>, se plantean una serie de hipótesis</w:t>
      </w:r>
      <w:r w:rsidR="002535E2">
        <w:rPr>
          <w:rFonts w:ascii="Calibri Light" w:hAnsi="Calibri Light" w:cs="Calibri Light"/>
          <w:sz w:val="24"/>
          <w:szCs w:val="24"/>
          <w:lang w:val="es-MX"/>
        </w:rPr>
        <w:t xml:space="preserve"> específicas</w:t>
      </w:r>
      <w:r w:rsidR="000622B1">
        <w:rPr>
          <w:rFonts w:ascii="Calibri Light" w:hAnsi="Calibri Light" w:cs="Calibri Light"/>
          <w:sz w:val="24"/>
          <w:szCs w:val="24"/>
          <w:lang w:val="es-MX"/>
        </w:rPr>
        <w:t xml:space="preserve"> que guiarán la investigación:</w:t>
      </w:r>
    </w:p>
    <w:p w14:paraId="7843D10E" w14:textId="77777777" w:rsidR="000622B1" w:rsidDel="003F07AE" w:rsidRDefault="000622B1" w:rsidP="003F07AE">
      <w:pPr>
        <w:spacing w:after="0" w:line="360" w:lineRule="auto"/>
        <w:jc w:val="both"/>
        <w:rPr>
          <w:del w:id="1336" w:author="51964" w:date="2025-01-14T09:53:00Z" w16du:dateUtc="2025-01-14T14:53:00Z"/>
          <w:rFonts w:ascii="Calibri Light" w:hAnsi="Calibri Light" w:cs="Calibri Light"/>
          <w:sz w:val="24"/>
          <w:szCs w:val="24"/>
          <w:lang w:val="es-MX"/>
        </w:rPr>
      </w:pPr>
    </w:p>
    <w:p w14:paraId="345263CF" w14:textId="77777777" w:rsidR="003F07AE" w:rsidRDefault="003F07AE" w:rsidP="000558C8">
      <w:pPr>
        <w:spacing w:after="0" w:line="360" w:lineRule="auto"/>
        <w:jc w:val="both"/>
        <w:rPr>
          <w:ins w:id="1337" w:author="51964" w:date="2025-01-14T09:53:00Z" w16du:dateUtc="2025-01-14T14:53:00Z"/>
          <w:rFonts w:ascii="Calibri Light" w:hAnsi="Calibri Light" w:cs="Calibri Light"/>
          <w:sz w:val="24"/>
          <w:szCs w:val="24"/>
          <w:lang w:val="es-MX"/>
        </w:rPr>
      </w:pPr>
    </w:p>
    <w:p w14:paraId="749B4A2B" w14:textId="0F585C60" w:rsidR="000622B1" w:rsidDel="003F07AE" w:rsidRDefault="009635F7" w:rsidP="003F07AE">
      <w:pPr>
        <w:pStyle w:val="ListParagraph"/>
        <w:numPr>
          <w:ilvl w:val="0"/>
          <w:numId w:val="10"/>
        </w:numPr>
        <w:spacing w:after="0" w:line="360" w:lineRule="auto"/>
        <w:jc w:val="both"/>
        <w:rPr>
          <w:del w:id="1338" w:author="51964" w:date="2025-01-14T09:53:00Z" w16du:dateUtc="2025-01-14T14:53:00Z"/>
          <w:rFonts w:ascii="Calibri Light" w:hAnsi="Calibri Light" w:cs="Calibri Light"/>
          <w:sz w:val="24"/>
          <w:szCs w:val="24"/>
          <w:lang w:val="es-MX"/>
        </w:rPr>
      </w:pPr>
      <w:r w:rsidRPr="003F07AE">
        <w:rPr>
          <w:rFonts w:ascii="Calibri Light" w:hAnsi="Calibri Light" w:cs="Calibri Light"/>
          <w:sz w:val="24"/>
          <w:szCs w:val="24"/>
          <w:lang w:val="es-MX"/>
          <w:rPrChange w:id="1339" w:author="51964" w:date="2025-01-14T09:53:00Z" w16du:dateUtc="2025-01-14T14:53:00Z">
            <w:rPr>
              <w:lang w:val="es-MX"/>
            </w:rPr>
          </w:rPrChange>
        </w:rPr>
        <w:t xml:space="preserve">Las diferencias en el funcionamiento de </w:t>
      </w:r>
      <w:r w:rsidR="007323E4" w:rsidRPr="003F07AE">
        <w:rPr>
          <w:rFonts w:ascii="Calibri Light" w:hAnsi="Calibri Light" w:cs="Calibri Light"/>
          <w:sz w:val="24"/>
          <w:szCs w:val="24"/>
          <w:lang w:val="es-MX"/>
          <w:rPrChange w:id="1340" w:author="51964" w:date="2025-01-14T09:53:00Z" w16du:dateUtc="2025-01-14T14:53:00Z">
            <w:rPr>
              <w:lang w:val="es-MX"/>
            </w:rPr>
          </w:rPrChange>
        </w:rPr>
        <w:t xml:space="preserve">los </w:t>
      </w:r>
      <w:r w:rsidRPr="003F07AE">
        <w:rPr>
          <w:rFonts w:ascii="Calibri Light" w:hAnsi="Calibri Light" w:cs="Calibri Light"/>
          <w:sz w:val="24"/>
          <w:szCs w:val="24"/>
          <w:lang w:val="es-MX"/>
          <w:rPrChange w:id="1341" w:author="51964" w:date="2025-01-14T09:53:00Z" w16du:dateUtc="2025-01-14T14:53:00Z">
            <w:rPr>
              <w:lang w:val="es-MX"/>
            </w:rPr>
          </w:rPrChange>
        </w:rPr>
        <w:t>mecanismos sociales en nuestros casos de estudio evidencian que l</w:t>
      </w:r>
      <w:r w:rsidR="002535E2" w:rsidRPr="003F07AE">
        <w:rPr>
          <w:rFonts w:ascii="Calibri Light" w:hAnsi="Calibri Light" w:cs="Calibri Light"/>
          <w:sz w:val="24"/>
          <w:szCs w:val="24"/>
          <w:lang w:val="es-MX"/>
          <w:rPrChange w:id="1342" w:author="51964" w:date="2025-01-14T09:53:00Z" w16du:dateUtc="2025-01-14T14:53:00Z">
            <w:rPr>
              <w:lang w:val="es-MX"/>
            </w:rPr>
          </w:rPrChange>
        </w:rPr>
        <w:t>as limitaciones en el funcionamiento de los</w:t>
      </w:r>
      <w:r w:rsidR="00AD4057" w:rsidRPr="003F07AE">
        <w:rPr>
          <w:rFonts w:ascii="Calibri Light" w:hAnsi="Calibri Light" w:cs="Calibri Light"/>
          <w:sz w:val="24"/>
          <w:szCs w:val="24"/>
          <w:lang w:val="es-MX"/>
          <w:rPrChange w:id="1343" w:author="51964" w:date="2025-01-14T09:53:00Z" w16du:dateUtc="2025-01-14T14:53:00Z">
            <w:rPr>
              <w:lang w:val="es-MX"/>
            </w:rPr>
          </w:rPrChange>
        </w:rPr>
        <w:t xml:space="preserve"> mecanismos</w:t>
      </w:r>
      <w:r w:rsidR="002535E2" w:rsidRPr="003F07AE">
        <w:rPr>
          <w:rFonts w:ascii="Calibri Light" w:hAnsi="Calibri Light" w:cs="Calibri Light"/>
          <w:sz w:val="24"/>
          <w:szCs w:val="24"/>
          <w:lang w:val="es-MX"/>
          <w:rPrChange w:id="1344" w:author="51964" w:date="2025-01-14T09:53:00Z" w16du:dateUtc="2025-01-14T14:53:00Z">
            <w:rPr>
              <w:lang w:val="es-MX"/>
            </w:rPr>
          </w:rPrChange>
        </w:rPr>
        <w:t xml:space="preserve"> sociales</w:t>
      </w:r>
      <w:r w:rsidR="00AD4057" w:rsidRPr="003F07AE">
        <w:rPr>
          <w:rFonts w:ascii="Calibri Light" w:hAnsi="Calibri Light" w:cs="Calibri Light"/>
          <w:sz w:val="24"/>
          <w:szCs w:val="24"/>
          <w:lang w:val="es-MX"/>
          <w:rPrChange w:id="1345" w:author="51964" w:date="2025-01-14T09:53:00Z" w16du:dateUtc="2025-01-14T14:53:00Z">
            <w:rPr>
              <w:lang w:val="es-MX"/>
            </w:rPr>
          </w:rPrChange>
        </w:rPr>
        <w:t xml:space="preserve"> de la gobernanza ambiental </w:t>
      </w:r>
      <w:r w:rsidR="006B00B8" w:rsidRPr="003F07AE">
        <w:rPr>
          <w:rFonts w:ascii="Calibri Light" w:hAnsi="Calibri Light" w:cs="Calibri Light"/>
          <w:sz w:val="24"/>
          <w:szCs w:val="24"/>
          <w:lang w:val="es-MX"/>
          <w:rPrChange w:id="1346" w:author="51964" w:date="2025-01-14T09:53:00Z" w16du:dateUtc="2025-01-14T14:53:00Z">
            <w:rPr>
              <w:lang w:val="es-MX"/>
            </w:rPr>
          </w:rPrChange>
        </w:rPr>
        <w:t>en territorios con influencia minera dificultan la construcción de consensos activos</w:t>
      </w:r>
      <w:r w:rsidR="00AD4057" w:rsidRPr="003F07AE">
        <w:rPr>
          <w:rFonts w:ascii="Calibri Light" w:hAnsi="Calibri Light" w:cs="Calibri Light"/>
          <w:sz w:val="24"/>
          <w:szCs w:val="24"/>
          <w:lang w:val="es-MX"/>
          <w:rPrChange w:id="1347" w:author="51964" w:date="2025-01-14T09:53:00Z" w16du:dateUtc="2025-01-14T14:53:00Z">
            <w:rPr>
              <w:lang w:val="es-MX"/>
            </w:rPr>
          </w:rPrChange>
        </w:rPr>
        <w:t xml:space="preserve">. </w:t>
      </w:r>
    </w:p>
    <w:p w14:paraId="6FD21A81" w14:textId="77777777" w:rsidR="003F07AE" w:rsidRPr="003F07AE" w:rsidRDefault="003F07AE" w:rsidP="003F07AE">
      <w:pPr>
        <w:pStyle w:val="ListParagraph"/>
        <w:numPr>
          <w:ilvl w:val="0"/>
          <w:numId w:val="10"/>
        </w:numPr>
        <w:spacing w:after="0" w:line="360" w:lineRule="auto"/>
        <w:jc w:val="both"/>
        <w:rPr>
          <w:ins w:id="1348" w:author="51964" w:date="2025-01-14T09:53:00Z" w16du:dateUtc="2025-01-14T14:53:00Z"/>
          <w:rFonts w:ascii="Calibri Light" w:hAnsi="Calibri Light" w:cs="Calibri Light"/>
          <w:sz w:val="24"/>
          <w:szCs w:val="24"/>
          <w:lang w:val="es-MX"/>
          <w:rPrChange w:id="1349" w:author="51964" w:date="2025-01-14T09:53:00Z" w16du:dateUtc="2025-01-14T14:53:00Z">
            <w:rPr>
              <w:ins w:id="1350" w:author="51964" w:date="2025-01-14T09:53:00Z" w16du:dateUtc="2025-01-14T14:53:00Z"/>
              <w:lang w:val="es-MX"/>
            </w:rPr>
          </w:rPrChange>
        </w:rPr>
        <w:pPrChange w:id="1351" w:author="51964" w:date="2025-01-14T09:53:00Z" w16du:dateUtc="2025-01-14T14:53:00Z">
          <w:pPr>
            <w:pStyle w:val="ListParagraph"/>
            <w:numPr>
              <w:numId w:val="1"/>
            </w:numPr>
            <w:spacing w:after="0" w:line="360" w:lineRule="auto"/>
            <w:ind w:hanging="360"/>
            <w:jc w:val="both"/>
          </w:pPr>
        </w:pPrChange>
      </w:pPr>
    </w:p>
    <w:p w14:paraId="1B3DD383" w14:textId="57B997A4" w:rsidR="006B00B8" w:rsidDel="003F07AE" w:rsidRDefault="009635F7" w:rsidP="003F07AE">
      <w:pPr>
        <w:pStyle w:val="ListParagraph"/>
        <w:numPr>
          <w:ilvl w:val="0"/>
          <w:numId w:val="10"/>
        </w:numPr>
        <w:spacing w:after="0" w:line="360" w:lineRule="auto"/>
        <w:jc w:val="both"/>
        <w:rPr>
          <w:del w:id="1352" w:author="51964" w:date="2025-01-14T09:53:00Z" w16du:dateUtc="2025-01-14T14:53:00Z"/>
          <w:rFonts w:ascii="Calibri Light" w:hAnsi="Calibri Light" w:cs="Calibri Light"/>
          <w:sz w:val="24"/>
          <w:szCs w:val="24"/>
          <w:lang w:val="es-MX"/>
        </w:rPr>
      </w:pPr>
      <w:r w:rsidRPr="003F07AE">
        <w:rPr>
          <w:rFonts w:ascii="Calibri Light" w:hAnsi="Calibri Light" w:cs="Calibri Light"/>
          <w:sz w:val="24"/>
          <w:szCs w:val="24"/>
          <w:lang w:val="es-MX"/>
          <w:rPrChange w:id="1353" w:author="51964" w:date="2025-01-14T09:53:00Z" w16du:dateUtc="2025-01-14T14:53:00Z">
            <w:rPr>
              <w:lang w:val="es-MX"/>
            </w:rPr>
          </w:rPrChange>
        </w:rPr>
        <w:t>Las diferencias en el funcionamiento de</w:t>
      </w:r>
      <w:r w:rsidR="007323E4" w:rsidRPr="003F07AE">
        <w:rPr>
          <w:rFonts w:ascii="Calibri Light" w:hAnsi="Calibri Light" w:cs="Calibri Light"/>
          <w:sz w:val="24"/>
          <w:szCs w:val="24"/>
          <w:lang w:val="es-MX"/>
          <w:rPrChange w:id="1354" w:author="51964" w:date="2025-01-14T09:53:00Z" w16du:dateUtc="2025-01-14T14:53:00Z">
            <w:rPr>
              <w:lang w:val="es-MX"/>
            </w:rPr>
          </w:rPrChange>
        </w:rPr>
        <w:t xml:space="preserve"> los</w:t>
      </w:r>
      <w:r w:rsidRPr="003F07AE">
        <w:rPr>
          <w:rFonts w:ascii="Calibri Light" w:hAnsi="Calibri Light" w:cs="Calibri Light"/>
          <w:sz w:val="24"/>
          <w:szCs w:val="24"/>
          <w:lang w:val="es-MX"/>
          <w:rPrChange w:id="1355" w:author="51964" w:date="2025-01-14T09:53:00Z" w16du:dateUtc="2025-01-14T14:53:00Z">
            <w:rPr>
              <w:lang w:val="es-MX"/>
            </w:rPr>
          </w:rPrChange>
        </w:rPr>
        <w:t xml:space="preserve"> mecanismos políticos en nuestros casos de estudio evidencian que l</w:t>
      </w:r>
      <w:r w:rsidR="004401A2" w:rsidRPr="003F07AE">
        <w:rPr>
          <w:rFonts w:ascii="Calibri Light" w:hAnsi="Calibri Light" w:cs="Calibri Light"/>
          <w:sz w:val="24"/>
          <w:szCs w:val="24"/>
          <w:lang w:val="es-MX"/>
          <w:rPrChange w:id="1356" w:author="51964" w:date="2025-01-14T09:53:00Z" w16du:dateUtc="2025-01-14T14:53:00Z">
            <w:rPr>
              <w:lang w:val="es-MX"/>
            </w:rPr>
          </w:rPrChange>
        </w:rPr>
        <w:t xml:space="preserve">as limitaciones en el funcionamiento de los mecanismos políticos de la gobernanza ambiental en territorios con influencia </w:t>
      </w:r>
      <w:r w:rsidR="004401A2" w:rsidRPr="003F07AE">
        <w:rPr>
          <w:rFonts w:ascii="Calibri Light" w:hAnsi="Calibri Light" w:cs="Calibri Light"/>
          <w:sz w:val="24"/>
          <w:szCs w:val="24"/>
          <w:lang w:val="es-MX"/>
          <w:rPrChange w:id="1357" w:author="51964" w:date="2025-01-14T09:53:00Z" w16du:dateUtc="2025-01-14T14:53:00Z">
            <w:rPr>
              <w:lang w:val="es-MX"/>
            </w:rPr>
          </w:rPrChange>
        </w:rPr>
        <w:lastRenderedPageBreak/>
        <w:t xml:space="preserve">minera </w:t>
      </w:r>
      <w:r w:rsidR="006B00B8" w:rsidRPr="003F07AE">
        <w:rPr>
          <w:rFonts w:ascii="Calibri Light" w:hAnsi="Calibri Light" w:cs="Calibri Light"/>
          <w:sz w:val="24"/>
          <w:szCs w:val="24"/>
          <w:lang w:val="es-MX"/>
          <w:rPrChange w:id="1358" w:author="51964" w:date="2025-01-14T09:53:00Z" w16du:dateUtc="2025-01-14T14:53:00Z">
            <w:rPr>
              <w:lang w:val="es-MX"/>
            </w:rPr>
          </w:rPrChange>
        </w:rPr>
        <w:t>inciden</w:t>
      </w:r>
      <w:r w:rsidR="000C2B85" w:rsidRPr="003F07AE">
        <w:rPr>
          <w:rFonts w:ascii="Calibri Light" w:hAnsi="Calibri Light" w:cs="Calibri Light"/>
          <w:sz w:val="24"/>
          <w:szCs w:val="24"/>
          <w:lang w:val="es-MX"/>
          <w:rPrChange w:id="1359" w:author="51964" w:date="2025-01-14T09:53:00Z" w16du:dateUtc="2025-01-14T14:53:00Z">
            <w:rPr>
              <w:lang w:val="es-MX"/>
            </w:rPr>
          </w:rPrChange>
        </w:rPr>
        <w:t xml:space="preserve"> </w:t>
      </w:r>
      <w:r w:rsidR="006B00B8" w:rsidRPr="003F07AE">
        <w:rPr>
          <w:rFonts w:ascii="Calibri Light" w:hAnsi="Calibri Light" w:cs="Calibri Light"/>
          <w:sz w:val="24"/>
          <w:szCs w:val="24"/>
          <w:lang w:val="es-MX"/>
          <w:rPrChange w:id="1360" w:author="51964" w:date="2025-01-14T09:53:00Z" w16du:dateUtc="2025-01-14T14:53:00Z">
            <w:rPr>
              <w:lang w:val="es-MX"/>
            </w:rPr>
          </w:rPrChange>
        </w:rPr>
        <w:t>en la capacidad de estos espacios para</w:t>
      </w:r>
      <w:r w:rsidR="000C2B85" w:rsidRPr="003F07AE">
        <w:rPr>
          <w:rFonts w:ascii="Calibri Light" w:hAnsi="Calibri Light" w:cs="Calibri Light"/>
          <w:sz w:val="24"/>
          <w:szCs w:val="24"/>
          <w:lang w:val="es-MX"/>
          <w:rPrChange w:id="1361" w:author="51964" w:date="2025-01-14T09:53:00Z" w16du:dateUtc="2025-01-14T14:53:00Z">
            <w:rPr>
              <w:lang w:val="es-MX"/>
            </w:rPr>
          </w:rPrChange>
        </w:rPr>
        <w:t xml:space="preserve"> canalizar los conflictos sociales genera</w:t>
      </w:r>
      <w:r w:rsidR="006B00B8" w:rsidRPr="003F07AE">
        <w:rPr>
          <w:rFonts w:ascii="Calibri Light" w:hAnsi="Calibri Light" w:cs="Calibri Light"/>
          <w:sz w:val="24"/>
          <w:szCs w:val="24"/>
          <w:lang w:val="es-MX"/>
          <w:rPrChange w:id="1362" w:author="51964" w:date="2025-01-14T09:53:00Z" w16du:dateUtc="2025-01-14T14:53:00Z">
            <w:rPr>
              <w:lang w:val="es-MX"/>
            </w:rPr>
          </w:rPrChange>
        </w:rPr>
        <w:t>dos</w:t>
      </w:r>
      <w:r w:rsidR="000C2B85" w:rsidRPr="003F07AE">
        <w:rPr>
          <w:rFonts w:ascii="Calibri Light" w:hAnsi="Calibri Light" w:cs="Calibri Light"/>
          <w:sz w:val="24"/>
          <w:szCs w:val="24"/>
          <w:lang w:val="es-MX"/>
          <w:rPrChange w:id="1363" w:author="51964" w:date="2025-01-14T09:53:00Z" w16du:dateUtc="2025-01-14T14:53:00Z">
            <w:rPr>
              <w:lang w:val="es-MX"/>
            </w:rPr>
          </w:rPrChange>
        </w:rPr>
        <w:t xml:space="preserve"> </w:t>
      </w:r>
      <w:r w:rsidR="006B00B8" w:rsidRPr="003F07AE">
        <w:rPr>
          <w:rFonts w:ascii="Calibri Light" w:hAnsi="Calibri Light" w:cs="Calibri Light"/>
          <w:sz w:val="24"/>
          <w:szCs w:val="24"/>
          <w:lang w:val="es-MX"/>
          <w:rPrChange w:id="1364" w:author="51964" w:date="2025-01-14T09:53:00Z" w16du:dateUtc="2025-01-14T14:53:00Z">
            <w:rPr>
              <w:lang w:val="es-MX"/>
            </w:rPr>
          </w:rPrChange>
        </w:rPr>
        <w:t>por</w:t>
      </w:r>
      <w:r w:rsidR="000C2B85" w:rsidRPr="003F07AE">
        <w:rPr>
          <w:rFonts w:ascii="Calibri Light" w:hAnsi="Calibri Light" w:cs="Calibri Light"/>
          <w:sz w:val="24"/>
          <w:szCs w:val="24"/>
          <w:lang w:val="es-MX"/>
          <w:rPrChange w:id="1365" w:author="51964" w:date="2025-01-14T09:53:00Z" w16du:dateUtc="2025-01-14T14:53:00Z">
            <w:rPr>
              <w:lang w:val="es-MX"/>
            </w:rPr>
          </w:rPrChange>
        </w:rPr>
        <w:t xml:space="preserve"> la actividad extractiva.</w:t>
      </w:r>
    </w:p>
    <w:p w14:paraId="3F7486D3" w14:textId="77777777" w:rsidR="003F07AE" w:rsidRPr="003F07AE" w:rsidRDefault="003F07AE" w:rsidP="003F07AE">
      <w:pPr>
        <w:pStyle w:val="ListParagraph"/>
        <w:numPr>
          <w:ilvl w:val="0"/>
          <w:numId w:val="10"/>
        </w:numPr>
        <w:spacing w:after="0" w:line="360" w:lineRule="auto"/>
        <w:jc w:val="both"/>
        <w:rPr>
          <w:ins w:id="1366" w:author="51964" w:date="2025-01-14T09:53:00Z" w16du:dateUtc="2025-01-14T14:53:00Z"/>
          <w:rFonts w:ascii="Calibri Light" w:hAnsi="Calibri Light" w:cs="Calibri Light"/>
          <w:sz w:val="24"/>
          <w:szCs w:val="24"/>
          <w:lang w:val="es-MX"/>
          <w:rPrChange w:id="1367" w:author="51964" w:date="2025-01-14T09:53:00Z" w16du:dateUtc="2025-01-14T14:53:00Z">
            <w:rPr>
              <w:ins w:id="1368" w:author="51964" w:date="2025-01-14T09:53:00Z" w16du:dateUtc="2025-01-14T14:53:00Z"/>
              <w:lang w:val="es-MX"/>
            </w:rPr>
          </w:rPrChange>
        </w:rPr>
        <w:pPrChange w:id="1369" w:author="51964" w:date="2025-01-14T09:53:00Z" w16du:dateUtc="2025-01-14T14:53:00Z">
          <w:pPr>
            <w:pStyle w:val="ListParagraph"/>
            <w:numPr>
              <w:numId w:val="1"/>
            </w:numPr>
            <w:spacing w:after="0" w:line="360" w:lineRule="auto"/>
            <w:ind w:hanging="360"/>
            <w:jc w:val="both"/>
          </w:pPr>
        </w:pPrChange>
      </w:pPr>
    </w:p>
    <w:p w14:paraId="642E4DEE" w14:textId="799DF02F" w:rsidR="00FD6C0E" w:rsidRPr="003F07AE" w:rsidRDefault="009635F7" w:rsidP="003F07AE">
      <w:pPr>
        <w:pStyle w:val="ListParagraph"/>
        <w:numPr>
          <w:ilvl w:val="0"/>
          <w:numId w:val="10"/>
        </w:numPr>
        <w:spacing w:after="0" w:line="360" w:lineRule="auto"/>
        <w:jc w:val="both"/>
        <w:rPr>
          <w:rFonts w:ascii="Calibri Light" w:hAnsi="Calibri Light" w:cs="Calibri Light"/>
          <w:sz w:val="24"/>
          <w:szCs w:val="24"/>
          <w:lang w:val="es-MX"/>
          <w:rPrChange w:id="1370" w:author="51964" w:date="2025-01-14T09:53:00Z" w16du:dateUtc="2025-01-14T14:53:00Z">
            <w:rPr>
              <w:lang w:val="es-MX"/>
            </w:rPr>
          </w:rPrChange>
        </w:rPr>
        <w:pPrChange w:id="1371" w:author="51964" w:date="2025-01-14T09:53:00Z" w16du:dateUtc="2025-01-14T14:53:00Z">
          <w:pPr>
            <w:pStyle w:val="ListParagraph"/>
            <w:numPr>
              <w:numId w:val="1"/>
            </w:numPr>
            <w:spacing w:after="0" w:line="360" w:lineRule="auto"/>
            <w:ind w:hanging="360"/>
            <w:jc w:val="both"/>
          </w:pPr>
        </w:pPrChange>
      </w:pPr>
      <w:r w:rsidRPr="003F07AE">
        <w:rPr>
          <w:rFonts w:ascii="Calibri Light" w:hAnsi="Calibri Light" w:cs="Calibri Light"/>
          <w:sz w:val="24"/>
          <w:szCs w:val="24"/>
          <w:lang w:val="es-MX"/>
          <w:rPrChange w:id="1372" w:author="51964" w:date="2025-01-14T09:53:00Z" w16du:dateUtc="2025-01-14T14:53:00Z">
            <w:rPr>
              <w:lang w:val="es-MX"/>
            </w:rPr>
          </w:rPrChange>
        </w:rPr>
        <w:t>Las diferencias en el funcionamiento de</w:t>
      </w:r>
      <w:r w:rsidR="007323E4" w:rsidRPr="003F07AE">
        <w:rPr>
          <w:rFonts w:ascii="Calibri Light" w:hAnsi="Calibri Light" w:cs="Calibri Light"/>
          <w:sz w:val="24"/>
          <w:szCs w:val="24"/>
          <w:lang w:val="es-MX"/>
          <w:rPrChange w:id="1373" w:author="51964" w:date="2025-01-14T09:53:00Z" w16du:dateUtc="2025-01-14T14:53:00Z">
            <w:rPr>
              <w:lang w:val="es-MX"/>
            </w:rPr>
          </w:rPrChange>
        </w:rPr>
        <w:t xml:space="preserve"> los</w:t>
      </w:r>
      <w:r w:rsidRPr="003F07AE">
        <w:rPr>
          <w:rFonts w:ascii="Calibri Light" w:hAnsi="Calibri Light" w:cs="Calibri Light"/>
          <w:sz w:val="24"/>
          <w:szCs w:val="24"/>
          <w:lang w:val="es-MX"/>
          <w:rPrChange w:id="1374" w:author="51964" w:date="2025-01-14T09:53:00Z" w16du:dateUtc="2025-01-14T14:53:00Z">
            <w:rPr>
              <w:lang w:val="es-MX"/>
            </w:rPr>
          </w:rPrChange>
        </w:rPr>
        <w:t xml:space="preserve"> mecanismos políticos en nuestros casos de estudio </w:t>
      </w:r>
      <w:r w:rsidR="004C3730" w:rsidRPr="003F07AE">
        <w:rPr>
          <w:rFonts w:ascii="Calibri Light" w:hAnsi="Calibri Light" w:cs="Calibri Light"/>
          <w:sz w:val="24"/>
          <w:szCs w:val="24"/>
          <w:lang w:val="es-MX"/>
          <w:rPrChange w:id="1375" w:author="51964" w:date="2025-01-14T09:53:00Z" w16du:dateUtc="2025-01-14T14:53:00Z">
            <w:rPr>
              <w:lang w:val="es-MX"/>
            </w:rPr>
          </w:rPrChange>
        </w:rPr>
        <w:t>guardan relación con</w:t>
      </w:r>
      <w:r w:rsidR="007323E4" w:rsidRPr="003F07AE">
        <w:rPr>
          <w:rFonts w:ascii="Calibri Light" w:hAnsi="Calibri Light" w:cs="Calibri Light"/>
          <w:sz w:val="24"/>
          <w:szCs w:val="24"/>
          <w:lang w:val="es-MX"/>
          <w:rPrChange w:id="1376" w:author="51964" w:date="2025-01-14T09:53:00Z" w16du:dateUtc="2025-01-14T14:53:00Z">
            <w:rPr>
              <w:lang w:val="es-MX"/>
            </w:rPr>
          </w:rPrChange>
        </w:rPr>
        <w:t xml:space="preserve"> </w:t>
      </w:r>
      <w:r w:rsidR="004C3730" w:rsidRPr="003F07AE">
        <w:rPr>
          <w:rFonts w:ascii="Calibri Light" w:hAnsi="Calibri Light" w:cs="Calibri Light"/>
          <w:sz w:val="24"/>
          <w:szCs w:val="24"/>
          <w:lang w:val="es-MX"/>
          <w:rPrChange w:id="1377" w:author="51964" w:date="2025-01-14T09:53:00Z" w16du:dateUtc="2025-01-14T14:53:00Z">
            <w:rPr>
              <w:lang w:val="es-MX"/>
            </w:rPr>
          </w:rPrChange>
        </w:rPr>
        <w:t>las</w:t>
      </w:r>
      <w:r w:rsidR="004C03A0" w:rsidRPr="003F07AE">
        <w:rPr>
          <w:rFonts w:ascii="Calibri Light" w:hAnsi="Calibri Light" w:cs="Calibri Light"/>
          <w:sz w:val="24"/>
          <w:szCs w:val="24"/>
          <w:lang w:val="es-MX"/>
          <w:rPrChange w:id="1378" w:author="51964" w:date="2025-01-14T09:53:00Z" w16du:dateUtc="2025-01-14T14:53:00Z">
            <w:rPr>
              <w:lang w:val="es-MX"/>
            </w:rPr>
          </w:rPrChange>
        </w:rPr>
        <w:t xml:space="preserve"> posibles</w:t>
      </w:r>
      <w:r w:rsidR="004C3730" w:rsidRPr="003F07AE">
        <w:rPr>
          <w:rFonts w:ascii="Calibri Light" w:hAnsi="Calibri Light" w:cs="Calibri Light"/>
          <w:sz w:val="24"/>
          <w:szCs w:val="24"/>
          <w:lang w:val="es-MX"/>
          <w:rPrChange w:id="1379" w:author="51964" w:date="2025-01-14T09:53:00Z" w16du:dateUtc="2025-01-14T14:53:00Z">
            <w:rPr>
              <w:lang w:val="es-MX"/>
            </w:rPr>
          </w:rPrChange>
        </w:rPr>
        <w:t xml:space="preserve"> variaciones</w:t>
      </w:r>
      <w:r w:rsidR="006B00B8" w:rsidRPr="003F07AE">
        <w:rPr>
          <w:rFonts w:ascii="Calibri Light" w:hAnsi="Calibri Light" w:cs="Calibri Light"/>
          <w:sz w:val="24"/>
          <w:szCs w:val="24"/>
          <w:lang w:val="es-MX"/>
          <w:rPrChange w:id="1380" w:author="51964" w:date="2025-01-14T09:53:00Z" w16du:dateUtc="2025-01-14T14:53:00Z">
            <w:rPr>
              <w:lang w:val="es-MX"/>
            </w:rPr>
          </w:rPrChange>
        </w:rPr>
        <w:t xml:space="preserve"> </w:t>
      </w:r>
      <w:r w:rsidR="004C3730" w:rsidRPr="003F07AE">
        <w:rPr>
          <w:rFonts w:ascii="Calibri Light" w:hAnsi="Calibri Light" w:cs="Calibri Light"/>
          <w:sz w:val="24"/>
          <w:szCs w:val="24"/>
          <w:lang w:val="es-MX"/>
          <w:rPrChange w:id="1381" w:author="51964" w:date="2025-01-14T09:53:00Z" w16du:dateUtc="2025-01-14T14:53:00Z">
            <w:rPr>
              <w:lang w:val="es-MX"/>
            </w:rPr>
          </w:rPrChange>
        </w:rPr>
        <w:t>en las</w:t>
      </w:r>
      <w:r w:rsidR="006B00B8" w:rsidRPr="003F07AE">
        <w:rPr>
          <w:rFonts w:ascii="Calibri Light" w:hAnsi="Calibri Light" w:cs="Calibri Light"/>
          <w:sz w:val="24"/>
          <w:szCs w:val="24"/>
          <w:lang w:val="es-MX"/>
          <w:rPrChange w:id="1382" w:author="51964" w:date="2025-01-14T09:53:00Z" w16du:dateUtc="2025-01-14T14:53:00Z">
            <w:rPr>
              <w:lang w:val="es-MX"/>
            </w:rPr>
          </w:rPrChange>
        </w:rPr>
        <w:t xml:space="preserve"> asimetrías de poder entre los actores intervinientes</w:t>
      </w:r>
      <w:r w:rsidR="004C03A0" w:rsidRPr="003F07AE">
        <w:rPr>
          <w:rFonts w:ascii="Calibri Light" w:hAnsi="Calibri Light" w:cs="Calibri Light"/>
          <w:sz w:val="24"/>
          <w:szCs w:val="24"/>
          <w:lang w:val="es-MX"/>
          <w:rPrChange w:id="1383" w:author="51964" w:date="2025-01-14T09:53:00Z" w16du:dateUtc="2025-01-14T14:53:00Z">
            <w:rPr>
              <w:lang w:val="es-MX"/>
            </w:rPr>
          </w:rPrChange>
        </w:rPr>
        <w:t xml:space="preserve"> en la gobernanza ambiental para la definición de los problemas públicos vinculados a la actividad minera</w:t>
      </w:r>
      <w:r w:rsidR="006B00B8" w:rsidRPr="003F07AE">
        <w:rPr>
          <w:rFonts w:ascii="Calibri Light" w:hAnsi="Calibri Light" w:cs="Calibri Light"/>
          <w:sz w:val="24"/>
          <w:szCs w:val="24"/>
          <w:lang w:val="es-MX"/>
          <w:rPrChange w:id="1384" w:author="51964" w:date="2025-01-14T09:53:00Z" w16du:dateUtc="2025-01-14T14:53:00Z">
            <w:rPr>
              <w:lang w:val="es-MX"/>
            </w:rPr>
          </w:rPrChange>
        </w:rPr>
        <w:t xml:space="preserve">.     </w:t>
      </w:r>
      <w:r w:rsidR="000622B1" w:rsidRPr="003F07AE">
        <w:rPr>
          <w:rFonts w:ascii="Calibri Light" w:hAnsi="Calibri Light" w:cs="Calibri Light"/>
          <w:sz w:val="24"/>
          <w:szCs w:val="24"/>
          <w:lang w:val="es-MX"/>
          <w:rPrChange w:id="1385" w:author="51964" w:date="2025-01-14T09:53:00Z" w16du:dateUtc="2025-01-14T14:53:00Z">
            <w:rPr>
              <w:lang w:val="es-MX"/>
            </w:rPr>
          </w:rPrChange>
        </w:rPr>
        <w:t xml:space="preserve"> </w:t>
      </w:r>
    </w:p>
    <w:p w14:paraId="7F6122AA" w14:textId="77777777" w:rsidR="004C3730" w:rsidDel="003F07AE" w:rsidRDefault="004C3730" w:rsidP="000558C8">
      <w:pPr>
        <w:spacing w:after="0" w:line="360" w:lineRule="auto"/>
        <w:rPr>
          <w:del w:id="1386" w:author="51964" w:date="2025-01-14T09:53:00Z" w16du:dateUtc="2025-01-14T14:53:00Z"/>
          <w:rFonts w:ascii="Calibri Light" w:hAnsi="Calibri Light" w:cs="Calibri Light"/>
          <w:b/>
          <w:bCs/>
          <w:sz w:val="24"/>
          <w:szCs w:val="24"/>
          <w:lang w:val="es-MX"/>
        </w:rPr>
      </w:pPr>
    </w:p>
    <w:p w14:paraId="579CB16C" w14:textId="77777777" w:rsidR="00601A69" w:rsidDel="003F07AE" w:rsidRDefault="00601A69" w:rsidP="000558C8">
      <w:pPr>
        <w:spacing w:after="0" w:line="360" w:lineRule="auto"/>
        <w:rPr>
          <w:del w:id="1387" w:author="51964" w:date="2025-01-14T09:53:00Z" w16du:dateUtc="2025-01-14T14:53:00Z"/>
          <w:rFonts w:ascii="Calibri Light" w:hAnsi="Calibri Light" w:cs="Calibri Light"/>
          <w:b/>
          <w:bCs/>
          <w:sz w:val="24"/>
          <w:szCs w:val="24"/>
          <w:lang w:val="es-MX"/>
        </w:rPr>
      </w:pPr>
    </w:p>
    <w:p w14:paraId="4ABA332E" w14:textId="1384C83D" w:rsidR="00601A69" w:rsidDel="003F07AE" w:rsidRDefault="00601A69" w:rsidP="000558C8">
      <w:pPr>
        <w:spacing w:after="0" w:line="360" w:lineRule="auto"/>
        <w:rPr>
          <w:del w:id="1388" w:author="51964" w:date="2025-01-14T09:53:00Z" w16du:dateUtc="2025-01-14T14:53:00Z"/>
          <w:rFonts w:ascii="Calibri Light" w:hAnsi="Calibri Light" w:cs="Calibri Light"/>
          <w:b/>
          <w:bCs/>
          <w:sz w:val="24"/>
          <w:szCs w:val="24"/>
          <w:lang w:val="es-MX"/>
        </w:rPr>
      </w:pPr>
    </w:p>
    <w:p w14:paraId="38CB2F89" w14:textId="41C7EED2" w:rsidR="00C029B2" w:rsidRPr="00D94E7B" w:rsidDel="003F07AE" w:rsidRDefault="00C029B2" w:rsidP="000558C8">
      <w:pPr>
        <w:spacing w:after="0" w:line="360" w:lineRule="auto"/>
        <w:rPr>
          <w:del w:id="1389" w:author="51964" w:date="2025-01-14T09:53:00Z" w16du:dateUtc="2025-01-14T14:53:00Z"/>
          <w:rFonts w:ascii="Calibri Light" w:hAnsi="Calibri Light" w:cs="Calibri Light"/>
          <w:b/>
          <w:bCs/>
          <w:sz w:val="24"/>
          <w:szCs w:val="24"/>
          <w:lang w:val="es-MX"/>
        </w:rPr>
      </w:pPr>
      <w:del w:id="1390" w:author="51964" w:date="2025-01-14T09:53:00Z" w16du:dateUtc="2025-01-14T14:53:00Z">
        <w:r w:rsidRPr="00D94E7B" w:rsidDel="003F07AE">
          <w:rPr>
            <w:rFonts w:ascii="Calibri Light" w:hAnsi="Calibri Light" w:cs="Calibri Light"/>
            <w:b/>
            <w:bCs/>
            <w:sz w:val="24"/>
            <w:szCs w:val="24"/>
            <w:lang w:val="es-MX"/>
          </w:rPr>
          <w:delText>4. Marco conceptual</w:delText>
        </w:r>
      </w:del>
    </w:p>
    <w:p w14:paraId="7221909A" w14:textId="77777777" w:rsidR="00C029B2" w:rsidRPr="00D94E7B" w:rsidRDefault="00C029B2" w:rsidP="000558C8">
      <w:pPr>
        <w:spacing w:after="0" w:line="360" w:lineRule="auto"/>
        <w:rPr>
          <w:rFonts w:ascii="Calibri Light" w:hAnsi="Calibri Light" w:cs="Calibri Light"/>
          <w:b/>
          <w:bCs/>
          <w:sz w:val="24"/>
          <w:szCs w:val="24"/>
          <w:lang w:val="es-MX"/>
        </w:rPr>
      </w:pPr>
    </w:p>
    <w:p w14:paraId="5114FEF9" w14:textId="3E37DA6A" w:rsidR="00747D39" w:rsidDel="003F07AE" w:rsidRDefault="00747D39" w:rsidP="000558C8">
      <w:pPr>
        <w:spacing w:after="0" w:line="360" w:lineRule="auto"/>
        <w:jc w:val="both"/>
        <w:rPr>
          <w:moveFrom w:id="1391" w:author="51964" w:date="2025-01-14T09:54:00Z" w16du:dateUtc="2025-01-14T14:54:00Z"/>
          <w:rFonts w:ascii="Calibri Light" w:hAnsi="Calibri Light" w:cs="Calibri Light"/>
          <w:sz w:val="24"/>
          <w:szCs w:val="24"/>
          <w:lang w:val="es-MX"/>
        </w:rPr>
      </w:pPr>
      <w:moveFromRangeStart w:id="1392" w:author="51964" w:date="2025-01-14T09:54:00Z" w:name="move187740865"/>
      <w:moveFrom w:id="1393" w:author="51964" w:date="2025-01-14T09:54:00Z" w16du:dateUtc="2025-01-14T14:54:00Z">
        <w:r w:rsidDel="003F07AE">
          <w:rPr>
            <w:rFonts w:ascii="Calibri Light" w:hAnsi="Calibri Light" w:cs="Calibri Light"/>
            <w:sz w:val="24"/>
            <w:szCs w:val="24"/>
            <w:lang w:val="es-MX"/>
          </w:rPr>
          <w:t xml:space="preserve">Consideramos que las experiencias de gobernanza ambiental, por sus propiedades y dinámicas pueden ser explicadas y comprendidas de forma rigurosa a partir de las contribuciones conceptuales de la </w:t>
        </w:r>
        <w:r w:rsidR="002535E2" w:rsidDel="003F07AE">
          <w:rPr>
            <w:rFonts w:ascii="Calibri Light" w:hAnsi="Calibri Light" w:cs="Calibri Light"/>
            <w:sz w:val="24"/>
            <w:szCs w:val="24"/>
            <w:lang w:val="es-MX"/>
          </w:rPr>
          <w:t>T</w:t>
        </w:r>
        <w:r w:rsidDel="003F07AE">
          <w:rPr>
            <w:rFonts w:ascii="Calibri Light" w:hAnsi="Calibri Light" w:cs="Calibri Light"/>
            <w:sz w:val="24"/>
            <w:szCs w:val="24"/>
            <w:lang w:val="es-MX"/>
          </w:rPr>
          <w:t xml:space="preserve">eoría de los </w:t>
        </w:r>
        <w:r w:rsidR="002535E2" w:rsidDel="003F07AE">
          <w:rPr>
            <w:rFonts w:ascii="Calibri Light" w:hAnsi="Calibri Light" w:cs="Calibri Light"/>
            <w:sz w:val="24"/>
            <w:szCs w:val="24"/>
            <w:lang w:val="es-MX"/>
          </w:rPr>
          <w:t>S</w:t>
        </w:r>
        <w:r w:rsidDel="003F07AE">
          <w:rPr>
            <w:rFonts w:ascii="Calibri Light" w:hAnsi="Calibri Light" w:cs="Calibri Light"/>
            <w:sz w:val="24"/>
            <w:szCs w:val="24"/>
            <w:lang w:val="es-MX"/>
          </w:rPr>
          <w:t xml:space="preserve">istemas </w:t>
        </w:r>
        <w:r w:rsidR="002535E2" w:rsidDel="003F07AE">
          <w:rPr>
            <w:rFonts w:ascii="Calibri Light" w:hAnsi="Calibri Light" w:cs="Calibri Light"/>
            <w:sz w:val="24"/>
            <w:szCs w:val="24"/>
            <w:lang w:val="es-MX"/>
          </w:rPr>
          <w:t>A</w:t>
        </w:r>
        <w:r w:rsidDel="003F07AE">
          <w:rPr>
            <w:rFonts w:ascii="Calibri Light" w:hAnsi="Calibri Light" w:cs="Calibri Light"/>
            <w:sz w:val="24"/>
            <w:szCs w:val="24"/>
            <w:lang w:val="es-MX"/>
          </w:rPr>
          <w:t xml:space="preserve">sociativos </w:t>
        </w:r>
        <w:r w:rsidR="002535E2" w:rsidDel="003F07AE">
          <w:rPr>
            <w:rFonts w:ascii="Calibri Light" w:hAnsi="Calibri Light" w:cs="Calibri Light"/>
            <w:sz w:val="24"/>
            <w:szCs w:val="24"/>
            <w:lang w:val="es-MX"/>
          </w:rPr>
          <w:t>C</w:t>
        </w:r>
        <w:r w:rsidDel="003F07AE">
          <w:rPr>
            <w:rFonts w:ascii="Calibri Light" w:hAnsi="Calibri Light" w:cs="Calibri Light"/>
            <w:sz w:val="24"/>
            <w:szCs w:val="24"/>
            <w:lang w:val="es-MX"/>
          </w:rPr>
          <w:t xml:space="preserve">omplejos y de la denominada </w:t>
        </w:r>
        <w:r w:rsidR="002535E2" w:rsidDel="003F07AE">
          <w:rPr>
            <w:rFonts w:ascii="Calibri Light" w:hAnsi="Calibri Light" w:cs="Calibri Light"/>
            <w:sz w:val="24"/>
            <w:szCs w:val="24"/>
            <w:lang w:val="es-MX"/>
          </w:rPr>
          <w:t>S</w:t>
        </w:r>
        <w:r w:rsidDel="003F07AE">
          <w:rPr>
            <w:rFonts w:ascii="Calibri Light" w:hAnsi="Calibri Light" w:cs="Calibri Light"/>
            <w:sz w:val="24"/>
            <w:szCs w:val="24"/>
            <w:lang w:val="es-MX"/>
          </w:rPr>
          <w:t xml:space="preserve">ociología de los </w:t>
        </w:r>
        <w:r w:rsidR="002535E2" w:rsidDel="003F07AE">
          <w:rPr>
            <w:rFonts w:ascii="Calibri Light" w:hAnsi="Calibri Light" w:cs="Calibri Light"/>
            <w:sz w:val="24"/>
            <w:szCs w:val="24"/>
            <w:lang w:val="es-MX"/>
          </w:rPr>
          <w:t>P</w:t>
        </w:r>
        <w:r w:rsidDel="003F07AE">
          <w:rPr>
            <w:rFonts w:ascii="Calibri Light" w:hAnsi="Calibri Light" w:cs="Calibri Light"/>
            <w:sz w:val="24"/>
            <w:szCs w:val="24"/>
            <w:lang w:val="es-MX"/>
          </w:rPr>
          <w:t xml:space="preserve">roblemas </w:t>
        </w:r>
        <w:r w:rsidR="002535E2" w:rsidDel="003F07AE">
          <w:rPr>
            <w:rFonts w:ascii="Calibri Light" w:hAnsi="Calibri Light" w:cs="Calibri Light"/>
            <w:sz w:val="24"/>
            <w:szCs w:val="24"/>
            <w:lang w:val="es-MX"/>
          </w:rPr>
          <w:t>P</w:t>
        </w:r>
        <w:r w:rsidDel="003F07AE">
          <w:rPr>
            <w:rFonts w:ascii="Calibri Light" w:hAnsi="Calibri Light" w:cs="Calibri Light"/>
            <w:sz w:val="24"/>
            <w:szCs w:val="24"/>
            <w:lang w:val="es-MX"/>
          </w:rPr>
          <w:t>úblicos</w:t>
        </w:r>
        <w:r w:rsidR="00C029B2" w:rsidRPr="00D94E7B" w:rsidDel="003F07AE">
          <w:rPr>
            <w:rFonts w:ascii="Calibri Light" w:hAnsi="Calibri Light" w:cs="Calibri Light"/>
            <w:sz w:val="24"/>
            <w:szCs w:val="24"/>
            <w:lang w:val="es-MX"/>
          </w:rPr>
          <w:t>.</w:t>
        </w:r>
        <w:r w:rsidDel="003F07AE">
          <w:rPr>
            <w:rFonts w:ascii="Calibri Light" w:hAnsi="Calibri Light" w:cs="Calibri Light"/>
            <w:sz w:val="24"/>
            <w:szCs w:val="24"/>
            <w:lang w:val="es-MX"/>
          </w:rPr>
          <w:t xml:space="preserve"> Pasaremos a precisar las contribuciones de ambos enfoques para el análisis de nuestro objetivo de estudio, así como los ‘canales de comunicación’ que identificamos entre ambos.</w:t>
        </w:r>
      </w:moveFrom>
    </w:p>
    <w:p w14:paraId="0E5E1410" w14:textId="7FC2DFA8" w:rsidR="00A924EC" w:rsidDel="003F07AE" w:rsidRDefault="00A924EC" w:rsidP="00A924EC">
      <w:pPr>
        <w:spacing w:after="0" w:line="360" w:lineRule="auto"/>
        <w:jc w:val="both"/>
        <w:rPr>
          <w:moveFrom w:id="1394" w:author="51964" w:date="2025-01-14T09:54:00Z" w16du:dateUtc="2025-01-14T14:54:00Z"/>
          <w:rFonts w:ascii="Calibri Light" w:hAnsi="Calibri Light" w:cs="Calibri Light"/>
          <w:sz w:val="24"/>
          <w:szCs w:val="24"/>
          <w:lang w:val="es-MX"/>
        </w:rPr>
      </w:pPr>
    </w:p>
    <w:p w14:paraId="34F20A19" w14:textId="345929D1" w:rsidR="008B579B" w:rsidDel="003F07AE" w:rsidRDefault="00747D39" w:rsidP="00A924EC">
      <w:pPr>
        <w:spacing w:after="0" w:line="360" w:lineRule="auto"/>
        <w:jc w:val="both"/>
        <w:rPr>
          <w:moveFrom w:id="1395" w:author="51964" w:date="2025-01-14T09:54:00Z" w16du:dateUtc="2025-01-14T14:54:00Z"/>
          <w:rFonts w:ascii="Calibri Light" w:hAnsi="Calibri Light" w:cs="Calibri Light"/>
          <w:sz w:val="24"/>
          <w:szCs w:val="24"/>
          <w:lang w:val="es-MX"/>
        </w:rPr>
      </w:pPr>
      <w:moveFrom w:id="1396" w:author="51964" w:date="2025-01-14T09:54:00Z" w16du:dateUtc="2025-01-14T14:54:00Z">
        <w:r w:rsidDel="003F07AE">
          <w:rPr>
            <w:rFonts w:ascii="Calibri Light" w:hAnsi="Calibri Light" w:cs="Calibri Light"/>
            <w:sz w:val="24"/>
            <w:szCs w:val="24"/>
            <w:lang w:val="es-MX"/>
          </w:rPr>
          <w:t xml:space="preserve">La </w:t>
        </w:r>
        <w:r w:rsidR="006B00B8" w:rsidDel="003F07AE">
          <w:rPr>
            <w:rFonts w:ascii="Calibri Light" w:hAnsi="Calibri Light" w:cs="Calibri Light"/>
            <w:sz w:val="24"/>
            <w:szCs w:val="24"/>
            <w:lang w:val="es-MX"/>
          </w:rPr>
          <w:t>T</w:t>
        </w:r>
        <w:r w:rsidDel="003F07AE">
          <w:rPr>
            <w:rFonts w:ascii="Calibri Light" w:hAnsi="Calibri Light" w:cs="Calibri Light"/>
            <w:sz w:val="24"/>
            <w:szCs w:val="24"/>
            <w:lang w:val="es-MX"/>
          </w:rPr>
          <w:t xml:space="preserve">eoría de los </w:t>
        </w:r>
        <w:r w:rsidR="006B00B8" w:rsidDel="003F07AE">
          <w:rPr>
            <w:rFonts w:ascii="Calibri Light" w:hAnsi="Calibri Light" w:cs="Calibri Light"/>
            <w:sz w:val="24"/>
            <w:szCs w:val="24"/>
            <w:lang w:val="es-MX"/>
          </w:rPr>
          <w:t>S</w:t>
        </w:r>
        <w:r w:rsidDel="003F07AE">
          <w:rPr>
            <w:rFonts w:ascii="Calibri Light" w:hAnsi="Calibri Light" w:cs="Calibri Light"/>
            <w:sz w:val="24"/>
            <w:szCs w:val="24"/>
            <w:lang w:val="es-MX"/>
          </w:rPr>
          <w:t xml:space="preserve">istemas </w:t>
        </w:r>
        <w:r w:rsidR="006B00B8" w:rsidDel="003F07AE">
          <w:rPr>
            <w:rFonts w:ascii="Calibri Light" w:hAnsi="Calibri Light" w:cs="Calibri Light"/>
            <w:sz w:val="24"/>
            <w:szCs w:val="24"/>
            <w:lang w:val="es-MX"/>
          </w:rPr>
          <w:t>A</w:t>
        </w:r>
        <w:r w:rsidDel="003F07AE">
          <w:rPr>
            <w:rFonts w:ascii="Calibri Light" w:hAnsi="Calibri Light" w:cs="Calibri Light"/>
            <w:sz w:val="24"/>
            <w:szCs w:val="24"/>
            <w:lang w:val="es-MX"/>
          </w:rPr>
          <w:t xml:space="preserve">sociativos </w:t>
        </w:r>
        <w:r w:rsidR="006B00B8" w:rsidDel="003F07AE">
          <w:rPr>
            <w:rFonts w:ascii="Calibri Light" w:hAnsi="Calibri Light" w:cs="Calibri Light"/>
            <w:sz w:val="24"/>
            <w:szCs w:val="24"/>
            <w:lang w:val="es-MX"/>
          </w:rPr>
          <w:t>C</w:t>
        </w:r>
        <w:r w:rsidDel="003F07AE">
          <w:rPr>
            <w:rFonts w:ascii="Calibri Light" w:hAnsi="Calibri Light" w:cs="Calibri Light"/>
            <w:sz w:val="24"/>
            <w:szCs w:val="24"/>
            <w:lang w:val="es-MX"/>
          </w:rPr>
          <w:t>omplejos</w:t>
        </w:r>
        <w:r w:rsidR="006B00B8" w:rsidDel="003F07AE">
          <w:rPr>
            <w:rFonts w:ascii="Calibri Light" w:hAnsi="Calibri Light" w:cs="Calibri Light"/>
            <w:sz w:val="24"/>
            <w:szCs w:val="24"/>
            <w:lang w:val="es-MX"/>
          </w:rPr>
          <w:t>,</w:t>
        </w:r>
        <w:r w:rsidDel="003F07AE">
          <w:rPr>
            <w:rFonts w:ascii="Calibri Light" w:hAnsi="Calibri Light" w:cs="Calibri Light"/>
            <w:sz w:val="24"/>
            <w:szCs w:val="24"/>
            <w:lang w:val="es-MX"/>
          </w:rPr>
          <w:t xml:space="preserve"> desarrollada por Luna y Velasco (2017)</w:t>
        </w:r>
        <w:r w:rsidR="006B00B8" w:rsidDel="003F07AE">
          <w:rPr>
            <w:rFonts w:ascii="Calibri Light" w:hAnsi="Calibri Light" w:cs="Calibri Light"/>
            <w:sz w:val="24"/>
            <w:szCs w:val="24"/>
            <w:lang w:val="es-MX"/>
          </w:rPr>
          <w:t>,</w:t>
        </w:r>
        <w:r w:rsidDel="003F07AE">
          <w:rPr>
            <w:rFonts w:ascii="Calibri Light" w:hAnsi="Calibri Light" w:cs="Calibri Light"/>
            <w:sz w:val="24"/>
            <w:szCs w:val="24"/>
            <w:lang w:val="es-MX"/>
          </w:rPr>
          <w:t xml:space="preserve"> nos ofrece un marco conceptual para el análisis de las propiedades, características, mecanismos y desempeños de los espacios de gobernanza ambiental. Este marco conceptual nos permite reconocer las lógicas de autonomía e interdependencia que operan en las interacciones entre actores que se caracterizan por su heterogeneidad (empresas privadas, entidades gubernamentales, organizaciones sociales, </w:t>
        </w:r>
        <w:r w:rsidR="00F14992" w:rsidDel="003F07AE">
          <w:rPr>
            <w:rFonts w:ascii="Calibri Light" w:hAnsi="Calibri Light" w:cs="Calibri Light"/>
            <w:sz w:val="24"/>
            <w:szCs w:val="24"/>
            <w:lang w:val="es-MX"/>
          </w:rPr>
          <w:t>think thanks</w:t>
        </w:r>
        <w:r w:rsidDel="003F07AE">
          <w:rPr>
            <w:rFonts w:ascii="Calibri Light" w:hAnsi="Calibri Light" w:cs="Calibri Light"/>
            <w:sz w:val="24"/>
            <w:szCs w:val="24"/>
            <w:lang w:val="es-MX"/>
          </w:rPr>
          <w:t>, etc.), quienes plantean iniciativas múltiples para la consecución de objetivos, que, en nuestro</w:t>
        </w:r>
        <w:r w:rsidR="00F14992" w:rsidDel="003F07AE">
          <w:rPr>
            <w:rFonts w:ascii="Calibri Light" w:hAnsi="Calibri Light" w:cs="Calibri Light"/>
            <w:sz w:val="24"/>
            <w:szCs w:val="24"/>
            <w:lang w:val="es-MX"/>
          </w:rPr>
          <w:t>s</w:t>
        </w:r>
        <w:r w:rsidDel="003F07AE">
          <w:rPr>
            <w:rFonts w:ascii="Calibri Light" w:hAnsi="Calibri Light" w:cs="Calibri Light"/>
            <w:sz w:val="24"/>
            <w:szCs w:val="24"/>
            <w:lang w:val="es-MX"/>
          </w:rPr>
          <w:t xml:space="preserve"> caso</w:t>
        </w:r>
        <w:r w:rsidR="00F14992" w:rsidDel="003F07AE">
          <w:rPr>
            <w:rFonts w:ascii="Calibri Light" w:hAnsi="Calibri Light" w:cs="Calibri Light"/>
            <w:sz w:val="24"/>
            <w:szCs w:val="24"/>
            <w:lang w:val="es-MX"/>
          </w:rPr>
          <w:t>s de estudio</w:t>
        </w:r>
        <w:r w:rsidDel="003F07AE">
          <w:rPr>
            <w:rFonts w:ascii="Calibri Light" w:hAnsi="Calibri Light" w:cs="Calibri Light"/>
            <w:sz w:val="24"/>
            <w:szCs w:val="24"/>
            <w:lang w:val="es-MX"/>
          </w:rPr>
          <w:t xml:space="preserve">, están referidos a la gestión de los bienes naturales. Vinculado a ello, este marco conceptual nos propone el reconocimiento de un conjunto de mecanismos que inciden en el desempeño de estos sistemas asociativos, distinguiéndolos entre mecanismos sociales y políticos. Los primeros son la confianza y la traducción y los segundos la decisión, la representación y el liderazgo. </w:t>
        </w:r>
        <w:r w:rsidR="008B579B" w:rsidDel="003F07AE">
          <w:rPr>
            <w:rFonts w:ascii="Calibri Light" w:hAnsi="Calibri Light" w:cs="Calibri Light"/>
            <w:sz w:val="24"/>
            <w:szCs w:val="24"/>
            <w:lang w:val="es-MX"/>
          </w:rPr>
          <w:t>El planteamiento aquí es que, en función de cómo operen estos mecanismos, se define la integración o desintegración de los sistemas asociativos.</w:t>
        </w:r>
      </w:moveFrom>
    </w:p>
    <w:p w14:paraId="47E0C89B" w14:textId="5BA6084C" w:rsidR="00A924EC" w:rsidDel="003F07AE" w:rsidRDefault="00A924EC" w:rsidP="00A924EC">
      <w:pPr>
        <w:spacing w:after="0" w:line="360" w:lineRule="auto"/>
        <w:jc w:val="both"/>
        <w:rPr>
          <w:moveFrom w:id="1397" w:author="51964" w:date="2025-01-14T09:54:00Z" w16du:dateUtc="2025-01-14T14:54:00Z"/>
          <w:rFonts w:ascii="Calibri Light" w:hAnsi="Calibri Light" w:cs="Calibri Light"/>
          <w:sz w:val="24"/>
          <w:szCs w:val="24"/>
          <w:lang w:val="es-MX"/>
        </w:rPr>
      </w:pPr>
    </w:p>
    <w:p w14:paraId="2333DF4B" w14:textId="5E441060" w:rsidR="008B579B" w:rsidDel="003F07AE" w:rsidRDefault="008B579B" w:rsidP="00A924EC">
      <w:pPr>
        <w:spacing w:after="0" w:line="360" w:lineRule="auto"/>
        <w:jc w:val="both"/>
        <w:rPr>
          <w:moveFrom w:id="1398" w:author="51964" w:date="2025-01-14T09:54:00Z" w16du:dateUtc="2025-01-14T14:54:00Z"/>
          <w:rFonts w:ascii="Calibri Light" w:hAnsi="Calibri Light" w:cs="Calibri Light"/>
          <w:sz w:val="24"/>
          <w:szCs w:val="24"/>
          <w:lang w:val="es-MX"/>
        </w:rPr>
      </w:pPr>
      <w:moveFrom w:id="1399" w:author="51964" w:date="2025-01-14T09:54:00Z" w16du:dateUtc="2025-01-14T14:54:00Z">
        <w:r w:rsidDel="003F07AE">
          <w:rPr>
            <w:rFonts w:ascii="Calibri Light" w:hAnsi="Calibri Light" w:cs="Calibri Light"/>
            <w:sz w:val="24"/>
            <w:szCs w:val="24"/>
            <w:lang w:val="es-MX"/>
          </w:rPr>
          <w:t xml:space="preserve">La </w:t>
        </w:r>
        <w:r w:rsidR="00F14992" w:rsidDel="003F07AE">
          <w:rPr>
            <w:rFonts w:ascii="Calibri Light" w:hAnsi="Calibri Light" w:cs="Calibri Light"/>
            <w:sz w:val="24"/>
            <w:szCs w:val="24"/>
            <w:lang w:val="es-MX"/>
          </w:rPr>
          <w:t>T</w:t>
        </w:r>
        <w:r w:rsidDel="003F07AE">
          <w:rPr>
            <w:rFonts w:ascii="Calibri Light" w:hAnsi="Calibri Light" w:cs="Calibri Light"/>
            <w:sz w:val="24"/>
            <w:szCs w:val="24"/>
            <w:lang w:val="es-MX"/>
          </w:rPr>
          <w:t xml:space="preserve">eoría de los </w:t>
        </w:r>
        <w:r w:rsidR="00F14992" w:rsidDel="003F07AE">
          <w:rPr>
            <w:rFonts w:ascii="Calibri Light" w:hAnsi="Calibri Light" w:cs="Calibri Light"/>
            <w:sz w:val="24"/>
            <w:szCs w:val="24"/>
            <w:lang w:val="es-MX"/>
          </w:rPr>
          <w:t>S</w:t>
        </w:r>
        <w:r w:rsidDel="003F07AE">
          <w:rPr>
            <w:rFonts w:ascii="Calibri Light" w:hAnsi="Calibri Light" w:cs="Calibri Light"/>
            <w:sz w:val="24"/>
            <w:szCs w:val="24"/>
            <w:lang w:val="es-MX"/>
          </w:rPr>
          <w:t xml:space="preserve">istemas </w:t>
        </w:r>
        <w:r w:rsidR="00F14992" w:rsidDel="003F07AE">
          <w:rPr>
            <w:rFonts w:ascii="Calibri Light" w:hAnsi="Calibri Light" w:cs="Calibri Light"/>
            <w:sz w:val="24"/>
            <w:szCs w:val="24"/>
            <w:lang w:val="es-MX"/>
          </w:rPr>
          <w:t>A</w:t>
        </w:r>
        <w:r w:rsidDel="003F07AE">
          <w:rPr>
            <w:rFonts w:ascii="Calibri Light" w:hAnsi="Calibri Light" w:cs="Calibri Light"/>
            <w:sz w:val="24"/>
            <w:szCs w:val="24"/>
            <w:lang w:val="es-MX"/>
          </w:rPr>
          <w:t xml:space="preserve">sociativos </w:t>
        </w:r>
        <w:r w:rsidR="00F14992" w:rsidDel="003F07AE">
          <w:rPr>
            <w:rFonts w:ascii="Calibri Light" w:hAnsi="Calibri Light" w:cs="Calibri Light"/>
            <w:sz w:val="24"/>
            <w:szCs w:val="24"/>
            <w:lang w:val="es-MX"/>
          </w:rPr>
          <w:t>C</w:t>
        </w:r>
        <w:r w:rsidDel="003F07AE">
          <w:rPr>
            <w:rFonts w:ascii="Calibri Light" w:hAnsi="Calibri Light" w:cs="Calibri Light"/>
            <w:sz w:val="24"/>
            <w:szCs w:val="24"/>
            <w:lang w:val="es-MX"/>
          </w:rPr>
          <w:t>omplejos nos permite reconocer que los espacios de gobernanza ambiental desarrollan lógicas de asociativas propias, atravesadas por diferentes tensiones que guardan relación con la interdependencia de los actores involucrados. La complejidad de las arenas públicas que configuran estos sistemas, como es el caso de los espacios de gobernanza ambiental, se entienden en cuent</w:t>
        </w:r>
        <w:r w:rsidR="00F14992" w:rsidDel="003F07AE">
          <w:rPr>
            <w:rFonts w:ascii="Calibri Light" w:hAnsi="Calibri Light" w:cs="Calibri Light"/>
            <w:sz w:val="24"/>
            <w:szCs w:val="24"/>
            <w:lang w:val="es-MX"/>
          </w:rPr>
          <w:t>a</w:t>
        </w:r>
        <w:r w:rsidDel="003F07AE">
          <w:rPr>
            <w:rFonts w:ascii="Calibri Light" w:hAnsi="Calibri Light" w:cs="Calibri Light"/>
            <w:sz w:val="24"/>
            <w:szCs w:val="24"/>
            <w:lang w:val="es-MX"/>
          </w:rPr>
          <w:t xml:space="preserve"> operan en las intersecciones de distintas esferas institucionales. El desafío analítico, por tanto, no pasa por explicar las motivaciones y acciones de cada actor implicado en estos esfuerzo asociativos, sino más bien, en el estudio de sus intersecciones, de los espacios ‘transfronterizos’ que se construyen en estas arenas públicas (Luna y Velasco, 2017).</w:t>
        </w:r>
      </w:moveFrom>
    </w:p>
    <w:p w14:paraId="66E30648" w14:textId="74351A7F" w:rsidR="00A924EC" w:rsidDel="003F07AE" w:rsidRDefault="00A924EC" w:rsidP="00A924EC">
      <w:pPr>
        <w:spacing w:after="0" w:line="360" w:lineRule="auto"/>
        <w:jc w:val="both"/>
        <w:rPr>
          <w:moveFrom w:id="1400" w:author="51964" w:date="2025-01-14T09:54:00Z" w16du:dateUtc="2025-01-14T14:54:00Z"/>
          <w:rFonts w:ascii="Calibri Light" w:hAnsi="Calibri Light" w:cs="Calibri Light"/>
          <w:sz w:val="24"/>
          <w:szCs w:val="24"/>
          <w:lang w:val="es-MX"/>
        </w:rPr>
      </w:pPr>
    </w:p>
    <w:p w14:paraId="258D92ED" w14:textId="05A9A2D0" w:rsidR="000D323A" w:rsidDel="003F07AE" w:rsidRDefault="008B579B" w:rsidP="00A924EC">
      <w:pPr>
        <w:spacing w:after="0" w:line="360" w:lineRule="auto"/>
        <w:jc w:val="both"/>
        <w:rPr>
          <w:moveFrom w:id="1401" w:author="51964" w:date="2025-01-14T09:54:00Z" w16du:dateUtc="2025-01-14T14:54:00Z"/>
          <w:rFonts w:ascii="Calibri Light" w:hAnsi="Calibri Light" w:cs="Calibri Light"/>
          <w:sz w:val="24"/>
          <w:szCs w:val="24"/>
          <w:lang w:val="es-MX"/>
        </w:rPr>
      </w:pPr>
      <w:moveFrom w:id="1402" w:author="51964" w:date="2025-01-14T09:54:00Z" w16du:dateUtc="2025-01-14T14:54:00Z">
        <w:r w:rsidDel="003F07AE">
          <w:rPr>
            <w:rFonts w:ascii="Calibri Light" w:hAnsi="Calibri Light" w:cs="Calibri Light"/>
            <w:sz w:val="24"/>
            <w:szCs w:val="24"/>
            <w:lang w:val="es-MX"/>
          </w:rPr>
          <w:t xml:space="preserve">En lo que respecta a los mecanismos de estos sistemas asociativos, </w:t>
        </w:r>
        <w:r w:rsidR="00B434E0" w:rsidDel="003F07AE">
          <w:rPr>
            <w:rFonts w:ascii="Calibri Light" w:hAnsi="Calibri Light" w:cs="Calibri Light"/>
            <w:sz w:val="24"/>
            <w:szCs w:val="24"/>
            <w:lang w:val="es-MX"/>
          </w:rPr>
          <w:t xml:space="preserve">nos interesa analizar cómo operan para comprender las dificultades que suelen enfrentar los espacios de gobernanza para la comunicación, la cohesión, la coordinación de acciones y el establecimiento de acuerdos. Por ejemplo, con relación a la confianza (uno de los mecanismos sociales de los sistemas asociativos) resulta relevante identificar cómo operan en las experiencias de gobernanza ambiental las fuentes sobre las cuales ésta se soporta, que, según la teoría son tres: fuentes estratégicas, normativas y técnicas. Las primeras guardan relación con criterio de intercambio y mutuo beneficio; las segundas a las creencias, normas y valores compartidos por los actores implicados; y las terceras a la legitimidad que ofrece el conocimiento experto. </w:t>
        </w:r>
        <w:r w:rsidR="000D323A" w:rsidDel="003F07AE">
          <w:rPr>
            <w:rFonts w:ascii="Calibri Light" w:hAnsi="Calibri Light" w:cs="Calibri Light"/>
            <w:sz w:val="24"/>
            <w:szCs w:val="24"/>
            <w:lang w:val="es-MX"/>
          </w:rPr>
          <w:t xml:space="preserve">Usualmente en territorios con influencia minera los vínculos de confianza se ven fuertemente tensionados por las asimetrías de poder que resultan preponderantes (sobre todo por las capacidades de las empresas extractivas y las entidades gubernamentales), lo cual resulta un serio desafío para el desempeño de los espacios de gobernanza. Este aspecto nos resulta particularmente relevante pues entendemos que, siguiendo la lógica de esta propuesta teórica, la confianza condiciona el funcionamiento de los otros mecanismos: la traducción, la decisión, la representación y el liderazgo. La traducción se refiere a los procesos comunicativos que se construyen a partir de saberes diversos (aspecto que en nuestros casos de estudio </w:t>
        </w:r>
        <w:r w:rsidR="00F14992" w:rsidDel="003F07AE">
          <w:rPr>
            <w:rFonts w:ascii="Calibri Light" w:hAnsi="Calibri Light" w:cs="Calibri Light"/>
            <w:sz w:val="24"/>
            <w:szCs w:val="24"/>
            <w:lang w:val="es-MX"/>
          </w:rPr>
          <w:t>adquiere particular relevancia por</w:t>
        </w:r>
        <w:r w:rsidR="000D323A" w:rsidDel="003F07AE">
          <w:rPr>
            <w:rFonts w:ascii="Calibri Light" w:hAnsi="Calibri Light" w:cs="Calibri Light"/>
            <w:sz w:val="24"/>
            <w:szCs w:val="24"/>
            <w:lang w:val="es-MX"/>
          </w:rPr>
          <w:t xml:space="preserve"> la cuestión de la diversidad étnica-cultural). La decisión guarda relación con la posibilidad de construir consensos activos basados en el convencimiento o conformidad. La representación </w:t>
        </w:r>
        <w:r w:rsidR="00F14992" w:rsidDel="003F07AE">
          <w:rPr>
            <w:rFonts w:ascii="Calibri Light" w:hAnsi="Calibri Light" w:cs="Calibri Light"/>
            <w:sz w:val="24"/>
            <w:szCs w:val="24"/>
            <w:lang w:val="es-MX"/>
          </w:rPr>
          <w:t>refiere a</w:t>
        </w:r>
        <w:r w:rsidR="00F42FCE" w:rsidDel="003F07AE">
          <w:rPr>
            <w:rFonts w:ascii="Calibri Light" w:hAnsi="Calibri Light" w:cs="Calibri Light"/>
            <w:sz w:val="24"/>
            <w:szCs w:val="24"/>
            <w:lang w:val="es-MX"/>
          </w:rPr>
          <w:t xml:space="preserve"> la capacidad que deben tener los sistemas asociativos para incluir a los diversos actores involucrados o afectados por el asunto público en cuestión. Finalmente, el liderazgo que se exige en estos sistemas asociativos se caracteriza por su pluralidad y por su capacidad para generar los procesos comunicativos y la confianza necesaria para dinamizar la cooperación entre los actores. Como podemos reconocer, esta teoría nos brinda un instrumental conceptual muy útil para el estudio de las redes e interacciones que surgen en las experiencias de gobernanza ambiental.    </w:t>
        </w:r>
        <w:r w:rsidR="000D323A" w:rsidDel="003F07AE">
          <w:rPr>
            <w:rFonts w:ascii="Calibri Light" w:hAnsi="Calibri Light" w:cs="Calibri Light"/>
            <w:sz w:val="24"/>
            <w:szCs w:val="24"/>
            <w:lang w:val="es-MX"/>
          </w:rPr>
          <w:t xml:space="preserve">      </w:t>
        </w:r>
      </w:moveFrom>
    </w:p>
    <w:p w14:paraId="4BE6F102" w14:textId="3423C715" w:rsidR="00747D39" w:rsidDel="003F07AE" w:rsidRDefault="000D323A" w:rsidP="000558C8">
      <w:pPr>
        <w:spacing w:after="0" w:line="360" w:lineRule="auto"/>
        <w:jc w:val="both"/>
        <w:rPr>
          <w:moveFrom w:id="1403" w:author="51964" w:date="2025-01-14T09:54:00Z" w16du:dateUtc="2025-01-14T14:54:00Z"/>
          <w:rFonts w:ascii="Calibri Light" w:hAnsi="Calibri Light" w:cs="Calibri Light"/>
          <w:sz w:val="24"/>
          <w:szCs w:val="24"/>
          <w:lang w:val="es-MX"/>
        </w:rPr>
      </w:pPr>
      <w:moveFrom w:id="1404" w:author="51964" w:date="2025-01-14T09:54:00Z" w16du:dateUtc="2025-01-14T14:54:00Z">
        <w:r w:rsidDel="003F07AE">
          <w:rPr>
            <w:rFonts w:ascii="Calibri Light" w:hAnsi="Calibri Light" w:cs="Calibri Light"/>
            <w:sz w:val="24"/>
            <w:szCs w:val="24"/>
            <w:lang w:val="es-MX"/>
          </w:rPr>
          <w:t xml:space="preserve"> </w:t>
        </w:r>
        <w:r w:rsidR="00B434E0" w:rsidDel="003F07AE">
          <w:rPr>
            <w:rFonts w:ascii="Calibri Light" w:hAnsi="Calibri Light" w:cs="Calibri Light"/>
            <w:sz w:val="24"/>
            <w:szCs w:val="24"/>
            <w:lang w:val="es-MX"/>
          </w:rPr>
          <w:t xml:space="preserve">     </w:t>
        </w:r>
        <w:r w:rsidR="008B579B" w:rsidDel="003F07AE">
          <w:rPr>
            <w:rFonts w:ascii="Calibri Light" w:hAnsi="Calibri Light" w:cs="Calibri Light"/>
            <w:sz w:val="24"/>
            <w:szCs w:val="24"/>
            <w:lang w:val="es-MX"/>
          </w:rPr>
          <w:t xml:space="preserve">     </w:t>
        </w:r>
        <w:r w:rsidR="00747D39" w:rsidDel="003F07AE">
          <w:rPr>
            <w:rFonts w:ascii="Calibri Light" w:hAnsi="Calibri Light" w:cs="Calibri Light"/>
            <w:sz w:val="24"/>
            <w:szCs w:val="24"/>
            <w:lang w:val="es-MX"/>
          </w:rPr>
          <w:t xml:space="preserve">    </w:t>
        </w:r>
      </w:moveFrom>
    </w:p>
    <w:p w14:paraId="15C83AE8" w14:textId="37230BA6" w:rsidR="000511A5" w:rsidDel="003F07AE" w:rsidRDefault="000511A5" w:rsidP="00B434E0">
      <w:pPr>
        <w:spacing w:after="0" w:line="360" w:lineRule="auto"/>
        <w:jc w:val="both"/>
        <w:rPr>
          <w:moveFrom w:id="1405" w:author="51964" w:date="2025-01-14T09:54:00Z" w16du:dateUtc="2025-01-14T14:54:00Z"/>
          <w:rFonts w:ascii="Calibri Light" w:hAnsi="Calibri Light" w:cs="Calibri Light"/>
          <w:sz w:val="24"/>
          <w:szCs w:val="24"/>
          <w:lang w:val="es-MX"/>
        </w:rPr>
      </w:pPr>
      <w:moveFrom w:id="1406" w:author="51964" w:date="2025-01-14T09:54:00Z" w16du:dateUtc="2025-01-14T14:54:00Z">
        <w:r w:rsidDel="003F07AE">
          <w:rPr>
            <w:rFonts w:ascii="Calibri Light" w:hAnsi="Calibri Light" w:cs="Calibri Light"/>
            <w:sz w:val="24"/>
            <w:szCs w:val="24"/>
            <w:lang w:val="es-MX"/>
          </w:rPr>
          <w:t>Una de las cuestiones centrales implicadas en los procesos de deliberación, negociación y definición de consensos en los espacios de gobernanza</w:t>
        </w:r>
        <w:r w:rsidR="00104D32" w:rsidDel="003F07AE">
          <w:rPr>
            <w:rFonts w:ascii="Calibri Light" w:hAnsi="Calibri Light" w:cs="Calibri Light"/>
            <w:sz w:val="24"/>
            <w:szCs w:val="24"/>
            <w:lang w:val="es-MX"/>
          </w:rPr>
          <w:t xml:space="preserve"> es cómo se define el problema público (sus causas y responsabilidades) y cuál o cuáles -por tanto- son sus alternativas de solución. Como hemos visto, en sistemas asociativos complejos, como los que se configuran en las experiencias de gobernanza ambiental, intervienen actores heterogéneos que proponen definiciones de los problemas públicos algunas veces coincidentes y otras veces divergentes (con relación, por ejemplo, a la causa de la contaminación del afluente de un río), generando en este segundo caso una serie de tensiones. </w:t>
        </w:r>
        <w:r w:rsidR="0055358C" w:rsidDel="003F07AE">
          <w:rPr>
            <w:rFonts w:ascii="Calibri Light" w:hAnsi="Calibri Light" w:cs="Calibri Light"/>
            <w:sz w:val="24"/>
            <w:szCs w:val="24"/>
            <w:lang w:val="es-MX"/>
          </w:rPr>
          <w:t>Para analizar estos procesos apelaremos a las contribuciones de la sociología de los problemas públicos, particularmente al trabajo de Joseph Gusfield (2014). Desde esta perspectiva constructivista podremos analizar las controversias generadas en el proceso de definición de los problemas públicos a los que buscan responder las experiencias de gobernanza ambiental, identificando las condiciones que posibilitan la definición consensuada de los problemas públicos y aquellas que dificultan la obtención de consensos, generando más bien la preponderancia de disensos. Para ello consideramos las dos dimensiones que, según Gusfield (2014) están implicadas en la definición de los problemas públicos: la dimensión cognitiva, la cual implica el desarrollo de explicaciones causales y</w:t>
        </w:r>
        <w:r w:rsidR="00F14992" w:rsidDel="003F07AE">
          <w:rPr>
            <w:rFonts w:ascii="Calibri Light" w:hAnsi="Calibri Light" w:cs="Calibri Light"/>
            <w:sz w:val="24"/>
            <w:szCs w:val="24"/>
            <w:lang w:val="es-MX"/>
          </w:rPr>
          <w:t xml:space="preserve"> la</w:t>
        </w:r>
        <w:r w:rsidR="0055358C" w:rsidDel="003F07AE">
          <w:rPr>
            <w:rFonts w:ascii="Calibri Light" w:hAnsi="Calibri Light" w:cs="Calibri Light"/>
            <w:sz w:val="24"/>
            <w:szCs w:val="24"/>
            <w:lang w:val="es-MX"/>
          </w:rPr>
          <w:t xml:space="preserve"> definición de responsabilidades) y la dimensión moral</w:t>
        </w:r>
        <w:r w:rsidR="00F14992" w:rsidDel="003F07AE">
          <w:rPr>
            <w:rFonts w:ascii="Calibri Light" w:hAnsi="Calibri Light" w:cs="Calibri Light"/>
            <w:sz w:val="24"/>
            <w:szCs w:val="24"/>
            <w:lang w:val="es-MX"/>
          </w:rPr>
          <w:t>,</w:t>
        </w:r>
        <w:r w:rsidR="0055358C" w:rsidDel="003F07AE">
          <w:rPr>
            <w:rFonts w:ascii="Calibri Light" w:hAnsi="Calibri Light" w:cs="Calibri Light"/>
            <w:sz w:val="24"/>
            <w:szCs w:val="24"/>
            <w:lang w:val="es-MX"/>
          </w:rPr>
          <w:t xml:space="preserve"> en donde operan los principios y valores que orientan la cohesión de las sociedades implicadas.   </w:t>
        </w:r>
      </w:moveFrom>
    </w:p>
    <w:p w14:paraId="7A8DE167" w14:textId="5682A596" w:rsidR="0055358C" w:rsidDel="003F07AE" w:rsidRDefault="0055358C" w:rsidP="000558C8">
      <w:pPr>
        <w:spacing w:after="0" w:line="360" w:lineRule="auto"/>
        <w:rPr>
          <w:moveFrom w:id="1407" w:author="51964" w:date="2025-01-14T09:54:00Z" w16du:dateUtc="2025-01-14T14:54:00Z"/>
          <w:rFonts w:ascii="Calibri Light" w:hAnsi="Calibri Light" w:cs="Calibri Light"/>
          <w:b/>
          <w:bCs/>
          <w:sz w:val="24"/>
          <w:szCs w:val="24"/>
          <w:lang w:val="es-MX"/>
        </w:rPr>
      </w:pPr>
    </w:p>
    <w:moveFromRangeEnd w:id="1392"/>
    <w:p w14:paraId="251ABFA0" w14:textId="08424CBC" w:rsidR="00C029B2" w:rsidRPr="00D94E7B" w:rsidRDefault="00C029B2" w:rsidP="003F07AE">
      <w:pPr>
        <w:pStyle w:val="Heading2"/>
        <w:pPrChange w:id="1408" w:author="51964" w:date="2025-01-14T09:54:00Z" w16du:dateUtc="2025-01-14T14:54:00Z">
          <w:pPr>
            <w:spacing w:after="0" w:line="360" w:lineRule="auto"/>
          </w:pPr>
        </w:pPrChange>
      </w:pPr>
      <w:del w:id="1409" w:author="51964" w:date="2025-01-14T09:54:00Z" w16du:dateUtc="2025-01-14T14:54:00Z">
        <w:r w:rsidRPr="00D94E7B" w:rsidDel="003F07AE">
          <w:delText xml:space="preserve">5. </w:delText>
        </w:r>
      </w:del>
      <w:r w:rsidRPr="00D94E7B">
        <w:t>Metodología</w:t>
      </w:r>
    </w:p>
    <w:p w14:paraId="695C1621" w14:textId="77777777" w:rsidR="00C029B2" w:rsidRPr="00D94E7B" w:rsidRDefault="00C029B2" w:rsidP="000558C8">
      <w:pPr>
        <w:spacing w:after="0" w:line="360" w:lineRule="auto"/>
        <w:rPr>
          <w:rFonts w:ascii="Calibri Light" w:hAnsi="Calibri Light" w:cs="Calibri Light"/>
          <w:b/>
          <w:bCs/>
          <w:sz w:val="24"/>
          <w:szCs w:val="24"/>
          <w:lang w:val="es-MX"/>
        </w:rPr>
      </w:pPr>
    </w:p>
    <w:p w14:paraId="262E3687" w14:textId="223D6186" w:rsidR="00DF4EF0" w:rsidRDefault="00D94E7B" w:rsidP="000558C8">
      <w:pPr>
        <w:spacing w:after="0" w:line="360" w:lineRule="auto"/>
        <w:jc w:val="both"/>
        <w:rPr>
          <w:rFonts w:ascii="Calibri Light" w:hAnsi="Calibri Light" w:cs="Calibri Light"/>
          <w:sz w:val="24"/>
          <w:szCs w:val="24"/>
          <w:lang w:val="es-MX"/>
        </w:rPr>
      </w:pPr>
      <w:r w:rsidRPr="00D94E7B">
        <w:rPr>
          <w:rFonts w:ascii="Calibri Light" w:hAnsi="Calibri Light" w:cs="Calibri Light"/>
          <w:sz w:val="24"/>
          <w:szCs w:val="24"/>
          <w:lang w:val="es-MX"/>
        </w:rPr>
        <w:t xml:space="preserve">Desde una </w:t>
      </w:r>
      <w:r w:rsidR="00347870">
        <w:rPr>
          <w:rFonts w:ascii="Calibri Light" w:hAnsi="Calibri Light" w:cs="Calibri Light"/>
          <w:sz w:val="24"/>
          <w:szCs w:val="24"/>
          <w:lang w:val="es-MX"/>
        </w:rPr>
        <w:t>metodología</w:t>
      </w:r>
      <w:r w:rsidRPr="00D94E7B">
        <w:rPr>
          <w:rFonts w:ascii="Calibri Light" w:hAnsi="Calibri Light" w:cs="Calibri Light"/>
          <w:sz w:val="24"/>
          <w:szCs w:val="24"/>
          <w:lang w:val="es-MX"/>
        </w:rPr>
        <w:t xml:space="preserve"> que priorizará lo cualitativo, </w:t>
      </w:r>
      <w:r w:rsidR="00347870">
        <w:rPr>
          <w:rFonts w:ascii="Calibri Light" w:hAnsi="Calibri Light" w:cs="Calibri Light"/>
          <w:sz w:val="24"/>
          <w:szCs w:val="24"/>
          <w:lang w:val="es-MX"/>
        </w:rPr>
        <w:t>se realizará</w:t>
      </w:r>
      <w:r w:rsidRPr="00D94E7B">
        <w:rPr>
          <w:rFonts w:ascii="Calibri Light" w:hAnsi="Calibri Light" w:cs="Calibri Light"/>
          <w:sz w:val="24"/>
          <w:szCs w:val="24"/>
          <w:lang w:val="es-MX"/>
        </w:rPr>
        <w:t xml:space="preserve"> </w:t>
      </w:r>
      <w:r w:rsidR="00347870">
        <w:rPr>
          <w:rFonts w:ascii="Calibri Light" w:hAnsi="Calibri Light" w:cs="Calibri Light"/>
          <w:sz w:val="24"/>
          <w:szCs w:val="24"/>
          <w:lang w:val="es-MX"/>
        </w:rPr>
        <w:t>un</w:t>
      </w:r>
      <w:r w:rsidRPr="00D94E7B">
        <w:rPr>
          <w:rFonts w:ascii="Calibri Light" w:hAnsi="Calibri Light" w:cs="Calibri Light"/>
          <w:sz w:val="24"/>
          <w:szCs w:val="24"/>
          <w:lang w:val="es-MX"/>
        </w:rPr>
        <w:t xml:space="preserve"> estudio de casos en clave comparada. </w:t>
      </w:r>
      <w:r w:rsidR="007A0D86">
        <w:rPr>
          <w:rFonts w:ascii="Calibri Light" w:hAnsi="Calibri Light" w:cs="Calibri Light"/>
          <w:sz w:val="24"/>
          <w:szCs w:val="24"/>
          <w:lang w:val="es-MX"/>
        </w:rPr>
        <w:t xml:space="preserve">El análisis comparado nos permitirá un </w:t>
      </w:r>
      <w:r w:rsidR="00F02777">
        <w:rPr>
          <w:rFonts w:ascii="Calibri Light" w:hAnsi="Calibri Light" w:cs="Calibri Light"/>
          <w:sz w:val="24"/>
          <w:szCs w:val="24"/>
          <w:lang w:val="es-MX"/>
        </w:rPr>
        <w:t>estudio</w:t>
      </w:r>
      <w:r w:rsidR="007A0D86">
        <w:rPr>
          <w:rFonts w:ascii="Calibri Light" w:hAnsi="Calibri Light" w:cs="Calibri Light"/>
          <w:sz w:val="24"/>
          <w:szCs w:val="24"/>
          <w:lang w:val="es-MX"/>
        </w:rPr>
        <w:t xml:space="preserve"> más profundo de las</w:t>
      </w:r>
      <w:r w:rsidR="00F02777">
        <w:rPr>
          <w:rFonts w:ascii="Calibri Light" w:hAnsi="Calibri Light" w:cs="Calibri Light"/>
          <w:sz w:val="24"/>
          <w:szCs w:val="24"/>
          <w:lang w:val="es-MX"/>
        </w:rPr>
        <w:t xml:space="preserve"> complejas</w:t>
      </w:r>
      <w:r w:rsidR="007A0D86">
        <w:rPr>
          <w:rFonts w:ascii="Calibri Light" w:hAnsi="Calibri Light" w:cs="Calibri Light"/>
          <w:sz w:val="24"/>
          <w:szCs w:val="24"/>
          <w:lang w:val="es-MX"/>
        </w:rPr>
        <w:t xml:space="preserve"> dinámicas </w:t>
      </w:r>
      <w:r w:rsidR="00F02777">
        <w:rPr>
          <w:rFonts w:ascii="Calibri Light" w:hAnsi="Calibri Light" w:cs="Calibri Light"/>
          <w:sz w:val="24"/>
          <w:szCs w:val="24"/>
          <w:lang w:val="es-MX"/>
        </w:rPr>
        <w:t>implicadas en</w:t>
      </w:r>
      <w:r w:rsidR="007A0D86">
        <w:rPr>
          <w:rFonts w:ascii="Calibri Light" w:hAnsi="Calibri Light" w:cs="Calibri Light"/>
          <w:sz w:val="24"/>
          <w:szCs w:val="24"/>
          <w:lang w:val="es-MX"/>
        </w:rPr>
        <w:t xml:space="preserve"> la gobernanza ambiental en territorios con influencia minera, así como identificar </w:t>
      </w:r>
      <w:r w:rsidR="00F02777">
        <w:rPr>
          <w:rFonts w:ascii="Calibri Light" w:hAnsi="Calibri Light" w:cs="Calibri Light"/>
          <w:sz w:val="24"/>
          <w:szCs w:val="24"/>
          <w:lang w:val="es-MX"/>
        </w:rPr>
        <w:t>la</w:t>
      </w:r>
      <w:r w:rsidR="007A0D86">
        <w:rPr>
          <w:rFonts w:ascii="Calibri Light" w:hAnsi="Calibri Light" w:cs="Calibri Light"/>
          <w:sz w:val="24"/>
          <w:szCs w:val="24"/>
          <w:lang w:val="es-MX"/>
        </w:rPr>
        <w:t>s especificidades</w:t>
      </w:r>
      <w:r w:rsidR="00F02777">
        <w:rPr>
          <w:rFonts w:ascii="Calibri Light" w:hAnsi="Calibri Light" w:cs="Calibri Light"/>
          <w:sz w:val="24"/>
          <w:szCs w:val="24"/>
          <w:lang w:val="es-MX"/>
        </w:rPr>
        <w:t xml:space="preserve"> de cada caso</w:t>
      </w:r>
      <w:r w:rsidR="007A0D86">
        <w:rPr>
          <w:rFonts w:ascii="Calibri Light" w:hAnsi="Calibri Light" w:cs="Calibri Light"/>
          <w:sz w:val="24"/>
          <w:szCs w:val="24"/>
          <w:lang w:val="es-MX"/>
        </w:rPr>
        <w:t xml:space="preserve"> (Nohlen, 2013). </w:t>
      </w:r>
      <w:r w:rsidR="00F02777">
        <w:rPr>
          <w:rFonts w:ascii="Calibri Light" w:hAnsi="Calibri Light" w:cs="Calibri Light"/>
          <w:sz w:val="24"/>
          <w:szCs w:val="24"/>
          <w:lang w:val="es-MX"/>
        </w:rPr>
        <w:t xml:space="preserve">Como ya se ha señalado, los casos de estudios son experiencias de gobernanza ambiental desarrolladas en territorios con influencia minera en </w:t>
      </w:r>
      <w:r w:rsidR="00A23985">
        <w:rPr>
          <w:rFonts w:ascii="Calibri Light" w:hAnsi="Calibri Light" w:cs="Calibri Light"/>
          <w:sz w:val="24"/>
          <w:szCs w:val="24"/>
          <w:lang w:val="es-MX"/>
        </w:rPr>
        <w:t>los departamentos de Apurímac y Cusco</w:t>
      </w:r>
      <w:r w:rsidR="00F02777">
        <w:rPr>
          <w:rFonts w:ascii="Calibri Light" w:hAnsi="Calibri Light" w:cs="Calibri Light"/>
          <w:sz w:val="24"/>
          <w:szCs w:val="24"/>
          <w:lang w:val="es-MX"/>
        </w:rPr>
        <w:t xml:space="preserve">. En primera instancia, se indagará en las experiencias de gobernanza ambiental en estos territorios a partir de la literatura especializada, prestando particular atención en su relación con los casos de conflictos ecoterritoriales. Nos interesa identificar aquí cómo las experiencias de gobernanza ambiental se gestaron o respondieron a determinados conflictos. En segunda instancia, a partir de un muestreo estructural (Mejía, 2000), </w:t>
      </w:r>
      <w:r w:rsidR="00DF4EF0">
        <w:rPr>
          <w:rFonts w:ascii="Calibri Light" w:hAnsi="Calibri Light" w:cs="Calibri Light"/>
          <w:sz w:val="24"/>
          <w:szCs w:val="24"/>
          <w:lang w:val="es-MX"/>
        </w:rPr>
        <w:t>se realizarán un conjunto de entrevistas a actores que han participado en los procesos de gobernanza ambiental, tanto del ámbito gubernamental, como del ámbito social (organizaciones sociales, organismos no gubernamentales, etc.)</w:t>
      </w:r>
      <w:r w:rsidR="00F14992">
        <w:rPr>
          <w:rFonts w:ascii="Calibri Light" w:hAnsi="Calibri Light" w:cs="Calibri Light"/>
          <w:sz w:val="24"/>
          <w:szCs w:val="24"/>
          <w:lang w:val="es-MX"/>
        </w:rPr>
        <w:t xml:space="preserve"> y empresarial (empresas mineras)</w:t>
      </w:r>
      <w:r w:rsidR="00DF4EF0">
        <w:rPr>
          <w:rFonts w:ascii="Calibri Light" w:hAnsi="Calibri Light" w:cs="Calibri Light"/>
          <w:sz w:val="24"/>
          <w:szCs w:val="24"/>
          <w:lang w:val="es-MX"/>
        </w:rPr>
        <w:t xml:space="preserve">. </w:t>
      </w:r>
    </w:p>
    <w:p w14:paraId="3DE74BB7" w14:textId="77777777" w:rsidR="00A924EC" w:rsidRDefault="00A924EC" w:rsidP="00A924EC">
      <w:pPr>
        <w:spacing w:after="0" w:line="360" w:lineRule="auto"/>
        <w:jc w:val="both"/>
        <w:rPr>
          <w:rFonts w:ascii="Calibri Light" w:hAnsi="Calibri Light" w:cs="Calibri Light"/>
          <w:sz w:val="24"/>
          <w:szCs w:val="24"/>
          <w:lang w:val="es-MX"/>
        </w:rPr>
      </w:pPr>
    </w:p>
    <w:p w14:paraId="5DA299BE" w14:textId="14272C9D" w:rsidR="00D94E7B" w:rsidRPr="00D94E7B" w:rsidRDefault="00DF4EF0" w:rsidP="00A924EC">
      <w:pPr>
        <w:spacing w:after="0" w:line="360" w:lineRule="auto"/>
        <w:jc w:val="both"/>
        <w:rPr>
          <w:rFonts w:ascii="Calibri Light" w:hAnsi="Calibri Light" w:cs="Calibri Light"/>
          <w:sz w:val="24"/>
          <w:szCs w:val="24"/>
          <w:lang w:val="es-MX"/>
        </w:rPr>
      </w:pPr>
      <w:r>
        <w:rPr>
          <w:rFonts w:ascii="Calibri Light" w:hAnsi="Calibri Light" w:cs="Calibri Light"/>
          <w:sz w:val="24"/>
          <w:szCs w:val="24"/>
          <w:lang w:val="es-MX"/>
        </w:rPr>
        <w:t>Además, se consultarán fuentes escritas, tales como, pronunciamientos, declaraciones a la prensa, acuerdos, etc., de autoría de los actores que participan en los procesos de gobernanza ambiental. Esta revisión nos permitirá contar con mayores insumos para una mejor comprensión de las dinámicas de la gobernanza ambiental en ambos casos de estudio.</w:t>
      </w:r>
      <w:r w:rsidR="00E23D08">
        <w:rPr>
          <w:rFonts w:ascii="Calibri Light" w:hAnsi="Calibri Light" w:cs="Calibri Light"/>
          <w:sz w:val="24"/>
          <w:szCs w:val="24"/>
          <w:lang w:val="es-MX"/>
        </w:rPr>
        <w:t xml:space="preserve"> Todas estas fuentes se complementarán con la revisión de estudios que nos permitan entender los procesos de mediano plazo que han incidido en la política local de </w:t>
      </w:r>
      <w:r w:rsidR="00E23D08">
        <w:rPr>
          <w:rFonts w:ascii="Calibri Light" w:hAnsi="Calibri Light" w:cs="Calibri Light"/>
          <w:sz w:val="24"/>
          <w:szCs w:val="24"/>
          <w:lang w:val="es-MX"/>
        </w:rPr>
        <w:lastRenderedPageBreak/>
        <w:t xml:space="preserve">cada caso. De esta manera lograremos inscribir las experiencias de gobernanza ambiental en procesos políticos más amplios, consiguiendo con ello mayores criterios para interpretar los hallazgos de las fuentes primarias (entrevistas y fuentes escritas) y comprender los conflictos ecoterritoriales que han influido en la gobernanza. </w:t>
      </w:r>
      <w:r>
        <w:rPr>
          <w:rFonts w:ascii="Calibri Light" w:hAnsi="Calibri Light" w:cs="Calibri Light"/>
          <w:sz w:val="24"/>
          <w:szCs w:val="24"/>
          <w:lang w:val="es-MX"/>
        </w:rPr>
        <w:tab/>
        <w:t xml:space="preserve">   </w:t>
      </w:r>
      <w:r w:rsidR="00F02777">
        <w:rPr>
          <w:rFonts w:ascii="Calibri Light" w:hAnsi="Calibri Light" w:cs="Calibri Light"/>
          <w:sz w:val="24"/>
          <w:szCs w:val="24"/>
          <w:lang w:val="es-MX"/>
        </w:rPr>
        <w:t xml:space="preserve">  </w:t>
      </w:r>
      <w:r w:rsidR="007A0D86">
        <w:rPr>
          <w:rFonts w:ascii="Calibri Light" w:hAnsi="Calibri Light" w:cs="Calibri Light"/>
          <w:sz w:val="24"/>
          <w:szCs w:val="24"/>
          <w:lang w:val="es-MX"/>
        </w:rPr>
        <w:t xml:space="preserve"> </w:t>
      </w:r>
    </w:p>
    <w:p w14:paraId="7AEE8AD5" w14:textId="77777777" w:rsidR="00A924EC" w:rsidRDefault="00A924EC" w:rsidP="00A924EC">
      <w:pPr>
        <w:spacing w:after="0" w:line="360" w:lineRule="auto"/>
        <w:jc w:val="both"/>
        <w:rPr>
          <w:rFonts w:ascii="Calibri Light" w:hAnsi="Calibri Light" w:cs="Calibri Light"/>
          <w:sz w:val="24"/>
          <w:szCs w:val="24"/>
          <w:lang w:val="es-MX"/>
        </w:rPr>
      </w:pPr>
    </w:p>
    <w:p w14:paraId="1FDD38BA" w14:textId="492A6842" w:rsidR="00AE4FD0" w:rsidRPr="00E23D08" w:rsidRDefault="00E23D08" w:rsidP="00A924EC">
      <w:pPr>
        <w:spacing w:after="0" w:line="360" w:lineRule="auto"/>
        <w:jc w:val="both"/>
        <w:rPr>
          <w:rFonts w:ascii="Calibri Light" w:hAnsi="Calibri Light" w:cs="Calibri Light"/>
          <w:sz w:val="24"/>
          <w:szCs w:val="24"/>
          <w:lang w:val="es-MX"/>
        </w:rPr>
      </w:pPr>
      <w:r w:rsidRPr="00E23D08">
        <w:rPr>
          <w:rFonts w:ascii="Calibri Light" w:hAnsi="Calibri Light" w:cs="Calibri Light"/>
          <w:sz w:val="24"/>
          <w:szCs w:val="24"/>
          <w:lang w:val="es-MX"/>
        </w:rPr>
        <w:t xml:space="preserve">Finalmente, </w:t>
      </w:r>
      <w:r w:rsidR="00A5707B">
        <w:rPr>
          <w:rFonts w:ascii="Calibri Light" w:hAnsi="Calibri Light" w:cs="Calibri Light"/>
          <w:sz w:val="24"/>
          <w:szCs w:val="24"/>
          <w:lang w:val="es-MX"/>
        </w:rPr>
        <w:t>considerando las contribuciones de la teoría fundamentada</w:t>
      </w:r>
      <w:r w:rsidR="00EC01D6">
        <w:rPr>
          <w:rFonts w:ascii="Calibri Light" w:hAnsi="Calibri Light" w:cs="Calibri Light"/>
          <w:sz w:val="24"/>
          <w:szCs w:val="24"/>
          <w:lang w:val="es-MX"/>
        </w:rPr>
        <w:t xml:space="preserve"> (Strauss y Corbin, 2002)</w:t>
      </w:r>
      <w:r w:rsidR="00A5707B">
        <w:rPr>
          <w:rFonts w:ascii="Calibri Light" w:hAnsi="Calibri Light" w:cs="Calibri Light"/>
          <w:sz w:val="24"/>
          <w:szCs w:val="24"/>
          <w:lang w:val="es-MX"/>
        </w:rPr>
        <w:t>, realizaremos una operacionalización de categorías a partir de los aportes</w:t>
      </w:r>
      <w:r w:rsidR="00F14992">
        <w:rPr>
          <w:rFonts w:ascii="Calibri Light" w:hAnsi="Calibri Light" w:cs="Calibri Light"/>
          <w:sz w:val="24"/>
          <w:szCs w:val="24"/>
          <w:lang w:val="es-MX"/>
        </w:rPr>
        <w:t xml:space="preserve"> conceptuales</w:t>
      </w:r>
      <w:r w:rsidR="00A5707B">
        <w:rPr>
          <w:rFonts w:ascii="Calibri Light" w:hAnsi="Calibri Light" w:cs="Calibri Light"/>
          <w:sz w:val="24"/>
          <w:szCs w:val="24"/>
          <w:lang w:val="es-MX"/>
        </w:rPr>
        <w:t xml:space="preserve"> de la Teoría de los Sistemas Asociativos Complejos y de los hallazgos empíricos que se vayan alcanzando a través de las fuentes primarias y secundarias. De esta manera la investigación busca también contribuir al desarrollo conceptual para el estudio de la gobernanza ambiental</w:t>
      </w:r>
      <w:r w:rsidR="00F14992">
        <w:rPr>
          <w:rFonts w:ascii="Calibri Light" w:hAnsi="Calibri Light" w:cs="Calibri Light"/>
          <w:sz w:val="24"/>
          <w:szCs w:val="24"/>
          <w:lang w:val="es-MX"/>
        </w:rPr>
        <w:t xml:space="preserve"> en contextos extractivos</w:t>
      </w:r>
      <w:r w:rsidR="00A5707B">
        <w:rPr>
          <w:rFonts w:ascii="Calibri Light" w:hAnsi="Calibri Light" w:cs="Calibri Light"/>
          <w:sz w:val="24"/>
          <w:szCs w:val="24"/>
          <w:lang w:val="es-MX"/>
        </w:rPr>
        <w:t xml:space="preserve">.   </w:t>
      </w:r>
    </w:p>
    <w:p w14:paraId="75999652" w14:textId="77777777" w:rsidR="006E2532" w:rsidRDefault="006E2532" w:rsidP="000558C8">
      <w:pPr>
        <w:spacing w:after="0" w:line="360" w:lineRule="auto"/>
        <w:rPr>
          <w:rFonts w:ascii="Calibri Light" w:hAnsi="Calibri Light" w:cs="Calibri Light"/>
          <w:b/>
          <w:bCs/>
          <w:sz w:val="24"/>
          <w:szCs w:val="24"/>
          <w:lang w:val="es-MX"/>
        </w:rPr>
      </w:pPr>
    </w:p>
    <w:p w14:paraId="35D1CA5C" w14:textId="041AC8AA" w:rsidR="00C029B2" w:rsidRDefault="00C029B2" w:rsidP="003F07AE">
      <w:pPr>
        <w:pStyle w:val="Heading2"/>
        <w:pPrChange w:id="1410" w:author="51964" w:date="2025-01-14T09:54:00Z" w16du:dateUtc="2025-01-14T14:54:00Z">
          <w:pPr>
            <w:spacing w:after="0" w:line="360" w:lineRule="auto"/>
          </w:pPr>
        </w:pPrChange>
      </w:pPr>
      <w:del w:id="1411" w:author="51964" w:date="2025-01-14T09:54:00Z" w16du:dateUtc="2025-01-14T14:54:00Z">
        <w:r w:rsidRPr="00D94E7B" w:rsidDel="003F07AE">
          <w:delText xml:space="preserve">6. </w:delText>
        </w:r>
      </w:del>
      <w:r w:rsidRPr="00D94E7B">
        <w:t>Programa de actividades y productos de investigación realizables en el tiempo estipulado</w:t>
      </w:r>
    </w:p>
    <w:p w14:paraId="23A09FB0" w14:textId="77777777" w:rsidR="00AE4FD0" w:rsidRDefault="00AE4FD0" w:rsidP="00AE4FD0">
      <w:pPr>
        <w:spacing w:after="0" w:line="360" w:lineRule="auto"/>
        <w:rPr>
          <w:rFonts w:ascii="Calibri Light" w:hAnsi="Calibri Light" w:cs="Calibri Light"/>
          <w:b/>
          <w:bCs/>
          <w:sz w:val="24"/>
          <w:szCs w:val="24"/>
          <w:lang w:val="es-MX"/>
        </w:rPr>
      </w:pPr>
    </w:p>
    <w:p w14:paraId="765B1E43" w14:textId="6ADB97FE" w:rsidR="00AE4FD0" w:rsidRDefault="00AE4FD0" w:rsidP="00AE4FD0">
      <w:pPr>
        <w:spacing w:after="0" w:line="360" w:lineRule="auto"/>
        <w:rPr>
          <w:rFonts w:ascii="Calibri Light" w:hAnsi="Calibri Light" w:cs="Calibri Light"/>
          <w:b/>
          <w:bCs/>
          <w:sz w:val="24"/>
          <w:szCs w:val="24"/>
          <w:lang w:val="es-MX"/>
        </w:rPr>
      </w:pPr>
      <w:r>
        <w:rPr>
          <w:rFonts w:ascii="Calibri Light" w:hAnsi="Calibri Light" w:cs="Calibri Light"/>
          <w:b/>
          <w:bCs/>
          <w:sz w:val="24"/>
          <w:szCs w:val="24"/>
          <w:lang w:val="es-MX"/>
        </w:rPr>
        <w:t>Productos</w:t>
      </w:r>
    </w:p>
    <w:p w14:paraId="33C4DF21" w14:textId="77777777" w:rsidR="00AE4FD0" w:rsidRDefault="00AE4FD0" w:rsidP="00AE4FD0">
      <w:pPr>
        <w:pStyle w:val="Default"/>
        <w:spacing w:line="360" w:lineRule="auto"/>
      </w:pPr>
    </w:p>
    <w:p w14:paraId="22B0D25A" w14:textId="644A3DC1" w:rsidR="00AE4FD0" w:rsidRPr="00AE4FD0" w:rsidRDefault="00AE4FD0" w:rsidP="00861BFD">
      <w:pPr>
        <w:pStyle w:val="Default"/>
        <w:spacing w:line="360" w:lineRule="auto"/>
        <w:jc w:val="both"/>
        <w:rPr>
          <w:rFonts w:ascii="Calibri Light" w:hAnsi="Calibri Light" w:cs="Calibri Light"/>
          <w:color w:val="auto"/>
        </w:rPr>
      </w:pPr>
      <w:r>
        <w:rPr>
          <w:rFonts w:ascii="Calibri Light" w:hAnsi="Calibri Light" w:cs="Calibri Light"/>
          <w:color w:val="auto"/>
        </w:rPr>
        <w:t xml:space="preserve">1. </w:t>
      </w:r>
      <w:r w:rsidRPr="00AE4FD0">
        <w:rPr>
          <w:rFonts w:ascii="Calibri Light" w:hAnsi="Calibri Light" w:cs="Calibri Light"/>
          <w:color w:val="auto"/>
        </w:rPr>
        <w:t>Dos artículos publicables en revistas académicas indexadas</w:t>
      </w:r>
      <w:r w:rsidR="00861BFD">
        <w:rPr>
          <w:rFonts w:ascii="Calibri Light" w:hAnsi="Calibri Light" w:cs="Calibri Light"/>
          <w:color w:val="auto"/>
        </w:rPr>
        <w:t>:</w:t>
      </w:r>
      <w:r w:rsidRPr="00AE4FD0">
        <w:rPr>
          <w:rFonts w:ascii="Calibri Light" w:hAnsi="Calibri Light" w:cs="Calibri Light"/>
          <w:color w:val="auto"/>
        </w:rPr>
        <w:t xml:space="preserve"> </w:t>
      </w:r>
    </w:p>
    <w:p w14:paraId="7482869B" w14:textId="15E1B3EA" w:rsidR="00AE4FD0" w:rsidRPr="00AE4FD0" w:rsidRDefault="00861BFD" w:rsidP="00861BFD">
      <w:pPr>
        <w:pStyle w:val="Default"/>
        <w:spacing w:line="360" w:lineRule="auto"/>
        <w:ind w:left="284"/>
        <w:jc w:val="both"/>
        <w:rPr>
          <w:rFonts w:ascii="Calibri Light" w:hAnsi="Calibri Light" w:cs="Calibri Light"/>
          <w:color w:val="auto"/>
        </w:rPr>
      </w:pPr>
      <w:r>
        <w:rPr>
          <w:rFonts w:ascii="Calibri Light" w:hAnsi="Calibri Light" w:cs="Calibri Light"/>
          <w:color w:val="auto"/>
        </w:rPr>
        <w:t>1</w:t>
      </w:r>
      <w:r w:rsidR="00AE4FD0" w:rsidRPr="00AE4FD0">
        <w:rPr>
          <w:rFonts w:ascii="Calibri Light" w:hAnsi="Calibri Light" w:cs="Calibri Light"/>
          <w:color w:val="auto"/>
        </w:rPr>
        <w:t>.</w:t>
      </w:r>
      <w:r>
        <w:rPr>
          <w:rFonts w:ascii="Calibri Light" w:hAnsi="Calibri Light" w:cs="Calibri Light"/>
          <w:color w:val="auto"/>
        </w:rPr>
        <w:t>1.</w:t>
      </w:r>
      <w:r w:rsidR="00AE4FD0" w:rsidRPr="00AE4FD0">
        <w:rPr>
          <w:rFonts w:ascii="Calibri Light" w:hAnsi="Calibri Light" w:cs="Calibri Light"/>
          <w:color w:val="auto"/>
        </w:rPr>
        <w:t xml:space="preserve"> El primero analizaría los </w:t>
      </w:r>
      <w:r w:rsidR="00AE4FD0">
        <w:rPr>
          <w:rFonts w:ascii="Calibri Light" w:hAnsi="Calibri Light" w:cs="Calibri Light"/>
          <w:color w:val="auto"/>
        </w:rPr>
        <w:t>casos de estudio enfatizando en los desafíos de la gobernanza ambiental</w:t>
      </w:r>
      <w:r w:rsidR="00F5009E">
        <w:rPr>
          <w:rFonts w:ascii="Calibri Light" w:hAnsi="Calibri Light" w:cs="Calibri Light"/>
          <w:color w:val="auto"/>
        </w:rPr>
        <w:t xml:space="preserve"> para un adecuado desempeño</w:t>
      </w:r>
      <w:r w:rsidR="00AE4FD0">
        <w:rPr>
          <w:rFonts w:ascii="Calibri Light" w:hAnsi="Calibri Light" w:cs="Calibri Light"/>
          <w:color w:val="auto"/>
        </w:rPr>
        <w:t xml:space="preserve"> en contextos extractivos</w:t>
      </w:r>
      <w:r w:rsidR="00601A69">
        <w:rPr>
          <w:rFonts w:ascii="Calibri Light" w:hAnsi="Calibri Light" w:cs="Calibri Light"/>
          <w:color w:val="auto"/>
        </w:rPr>
        <w:t>, considerando factores sociales</w:t>
      </w:r>
      <w:r w:rsidR="00AE4FD0" w:rsidRPr="00AE4FD0">
        <w:rPr>
          <w:rFonts w:ascii="Calibri Light" w:hAnsi="Calibri Light" w:cs="Calibri Light"/>
          <w:color w:val="auto"/>
        </w:rPr>
        <w:t xml:space="preserve">. </w:t>
      </w:r>
    </w:p>
    <w:p w14:paraId="3E568B18" w14:textId="40F28BD7" w:rsidR="00AE4FD0" w:rsidRDefault="00861BFD" w:rsidP="00601A69">
      <w:pPr>
        <w:pStyle w:val="Default"/>
        <w:spacing w:line="360" w:lineRule="auto"/>
        <w:ind w:left="284"/>
        <w:jc w:val="both"/>
        <w:rPr>
          <w:rFonts w:ascii="Calibri Light" w:hAnsi="Calibri Light" w:cs="Calibri Light"/>
          <w:color w:val="auto"/>
        </w:rPr>
      </w:pPr>
      <w:r>
        <w:rPr>
          <w:rFonts w:ascii="Calibri Light" w:hAnsi="Calibri Light" w:cs="Calibri Light"/>
          <w:color w:val="auto"/>
        </w:rPr>
        <w:t>1</w:t>
      </w:r>
      <w:r w:rsidR="00AE4FD0" w:rsidRPr="00AE4FD0">
        <w:rPr>
          <w:rFonts w:ascii="Calibri Light" w:hAnsi="Calibri Light" w:cs="Calibri Light"/>
          <w:color w:val="auto"/>
        </w:rPr>
        <w:t>.</w:t>
      </w:r>
      <w:r>
        <w:rPr>
          <w:rFonts w:ascii="Calibri Light" w:hAnsi="Calibri Light" w:cs="Calibri Light"/>
          <w:color w:val="auto"/>
        </w:rPr>
        <w:t>2.</w:t>
      </w:r>
      <w:r w:rsidR="00AE4FD0" w:rsidRPr="00AE4FD0">
        <w:rPr>
          <w:rFonts w:ascii="Calibri Light" w:hAnsi="Calibri Light" w:cs="Calibri Light"/>
          <w:color w:val="auto"/>
        </w:rPr>
        <w:t xml:space="preserve"> </w:t>
      </w:r>
      <w:r w:rsidR="00601A69" w:rsidRPr="00AE4FD0">
        <w:rPr>
          <w:rFonts w:ascii="Calibri Light" w:hAnsi="Calibri Light" w:cs="Calibri Light"/>
          <w:color w:val="auto"/>
        </w:rPr>
        <w:t xml:space="preserve">El </w:t>
      </w:r>
      <w:r w:rsidR="00601A69">
        <w:rPr>
          <w:rFonts w:ascii="Calibri Light" w:hAnsi="Calibri Light" w:cs="Calibri Light"/>
          <w:color w:val="auto"/>
        </w:rPr>
        <w:t>segundo</w:t>
      </w:r>
      <w:r w:rsidR="00601A69" w:rsidRPr="00AE4FD0">
        <w:rPr>
          <w:rFonts w:ascii="Calibri Light" w:hAnsi="Calibri Light" w:cs="Calibri Light"/>
          <w:color w:val="auto"/>
        </w:rPr>
        <w:t xml:space="preserve"> analizaría los </w:t>
      </w:r>
      <w:r w:rsidR="00601A69">
        <w:rPr>
          <w:rFonts w:ascii="Calibri Light" w:hAnsi="Calibri Light" w:cs="Calibri Light"/>
          <w:color w:val="auto"/>
        </w:rPr>
        <w:t>casos de estudio enfatizando en los desafíos de la gobernanza ambiental para un adecuado desempeño en contextos extractivos, considerando factores políticos</w:t>
      </w:r>
      <w:r w:rsidR="00601A69" w:rsidRPr="00AE4FD0">
        <w:rPr>
          <w:rFonts w:ascii="Calibri Light" w:hAnsi="Calibri Light" w:cs="Calibri Light"/>
          <w:color w:val="auto"/>
        </w:rPr>
        <w:t xml:space="preserve">. </w:t>
      </w:r>
      <w:r w:rsidR="00AE4FD0" w:rsidRPr="00AE4FD0">
        <w:rPr>
          <w:rFonts w:ascii="Calibri Light" w:hAnsi="Calibri Light" w:cs="Calibri Light"/>
          <w:color w:val="auto"/>
        </w:rPr>
        <w:t xml:space="preserve"> </w:t>
      </w:r>
    </w:p>
    <w:p w14:paraId="5983EBBC" w14:textId="77777777" w:rsidR="00601A69" w:rsidRDefault="00AE4FD0" w:rsidP="00601A69">
      <w:pPr>
        <w:pStyle w:val="Default"/>
        <w:spacing w:line="360" w:lineRule="auto"/>
        <w:jc w:val="both"/>
        <w:rPr>
          <w:rFonts w:ascii="Calibri Light" w:hAnsi="Calibri Light" w:cs="Calibri Light"/>
          <w:color w:val="auto"/>
        </w:rPr>
      </w:pPr>
      <w:r w:rsidRPr="00AE4FD0">
        <w:rPr>
          <w:rFonts w:ascii="Calibri Light" w:hAnsi="Calibri Light" w:cs="Calibri Light"/>
          <w:color w:val="auto"/>
        </w:rPr>
        <w:t>2. Presentaci</w:t>
      </w:r>
      <w:r w:rsidR="00601A69">
        <w:rPr>
          <w:rFonts w:ascii="Calibri Light" w:hAnsi="Calibri Light" w:cs="Calibri Light"/>
          <w:color w:val="auto"/>
        </w:rPr>
        <w:t>o</w:t>
      </w:r>
      <w:r w:rsidRPr="00AE4FD0">
        <w:rPr>
          <w:rFonts w:ascii="Calibri Light" w:hAnsi="Calibri Light" w:cs="Calibri Light"/>
          <w:color w:val="auto"/>
        </w:rPr>
        <w:t>n</w:t>
      </w:r>
      <w:r w:rsidR="00601A69">
        <w:rPr>
          <w:rFonts w:ascii="Calibri Light" w:hAnsi="Calibri Light" w:cs="Calibri Light"/>
          <w:color w:val="auto"/>
        </w:rPr>
        <w:t>es</w:t>
      </w:r>
      <w:r w:rsidRPr="00AE4FD0">
        <w:rPr>
          <w:rFonts w:ascii="Calibri Light" w:hAnsi="Calibri Light" w:cs="Calibri Light"/>
          <w:color w:val="auto"/>
        </w:rPr>
        <w:t xml:space="preserve"> de los avances</w:t>
      </w:r>
      <w:r w:rsidR="00601A69">
        <w:rPr>
          <w:rFonts w:ascii="Calibri Light" w:hAnsi="Calibri Light" w:cs="Calibri Light"/>
          <w:color w:val="auto"/>
        </w:rPr>
        <w:t xml:space="preserve"> y resultados</w:t>
      </w:r>
      <w:r w:rsidRPr="00AE4FD0">
        <w:rPr>
          <w:rFonts w:ascii="Calibri Light" w:hAnsi="Calibri Light" w:cs="Calibri Light"/>
          <w:color w:val="auto"/>
        </w:rPr>
        <w:t xml:space="preserve"> de</w:t>
      </w:r>
      <w:r w:rsidR="00601A69">
        <w:rPr>
          <w:rFonts w:ascii="Calibri Light" w:hAnsi="Calibri Light" w:cs="Calibri Light"/>
          <w:color w:val="auto"/>
        </w:rPr>
        <w:t xml:space="preserve"> la</w:t>
      </w:r>
      <w:r w:rsidRPr="00AE4FD0">
        <w:rPr>
          <w:rFonts w:ascii="Calibri Light" w:hAnsi="Calibri Light" w:cs="Calibri Light"/>
          <w:color w:val="auto"/>
        </w:rPr>
        <w:t xml:space="preserve"> investigación </w:t>
      </w:r>
      <w:bookmarkStart w:id="1412" w:name="_Hlk168133029"/>
      <w:r w:rsidRPr="00AE4FD0">
        <w:rPr>
          <w:rFonts w:ascii="Calibri Light" w:hAnsi="Calibri Light" w:cs="Calibri Light"/>
          <w:color w:val="auto"/>
        </w:rPr>
        <w:t xml:space="preserve">en </w:t>
      </w:r>
      <w:r w:rsidR="000801D6">
        <w:rPr>
          <w:rFonts w:ascii="Calibri Light" w:hAnsi="Calibri Light" w:cs="Calibri Light"/>
          <w:color w:val="auto"/>
        </w:rPr>
        <w:t xml:space="preserve">el </w:t>
      </w:r>
      <w:bookmarkEnd w:id="1412"/>
      <w:r w:rsidR="00601A69">
        <w:rPr>
          <w:rFonts w:ascii="Calibri Light" w:hAnsi="Calibri Light" w:cs="Calibri Light"/>
          <w:color w:val="auto"/>
        </w:rPr>
        <w:t>congresos o seminarios</w:t>
      </w:r>
      <w:r w:rsidR="00861BFD">
        <w:rPr>
          <w:rFonts w:ascii="Calibri Light" w:hAnsi="Calibri Light" w:cs="Calibri Light"/>
          <w:color w:val="auto"/>
        </w:rPr>
        <w:t>.</w:t>
      </w:r>
    </w:p>
    <w:p w14:paraId="71EC001E" w14:textId="57E5B91B" w:rsidR="00AE4FD0" w:rsidRPr="00AE4FD0" w:rsidRDefault="00601A69" w:rsidP="00601A69">
      <w:pPr>
        <w:pStyle w:val="Default"/>
        <w:spacing w:line="360" w:lineRule="auto"/>
        <w:jc w:val="both"/>
        <w:rPr>
          <w:rFonts w:ascii="Calibri Light" w:hAnsi="Calibri Light" w:cs="Calibri Light"/>
          <w:color w:val="auto"/>
        </w:rPr>
      </w:pPr>
      <w:r>
        <w:rPr>
          <w:rFonts w:ascii="Calibri Light" w:hAnsi="Calibri Light" w:cs="Calibri Light"/>
          <w:color w:val="auto"/>
        </w:rPr>
        <w:t>3. Dos tesis, un de maestría y una de licenciatura, orientadas a los casos de estudio del proyecto.</w:t>
      </w:r>
      <w:r w:rsidR="00861BFD">
        <w:rPr>
          <w:rFonts w:ascii="Calibri Light" w:hAnsi="Calibri Light" w:cs="Calibri Light"/>
          <w:color w:val="auto"/>
        </w:rPr>
        <w:t xml:space="preserve"> </w:t>
      </w:r>
    </w:p>
    <w:p w14:paraId="071A0ADA" w14:textId="77777777" w:rsidR="000801D6" w:rsidRDefault="000801D6" w:rsidP="00AE4FD0">
      <w:pPr>
        <w:spacing w:after="0" w:line="360" w:lineRule="auto"/>
        <w:rPr>
          <w:ins w:id="1413" w:author="51964" w:date="2025-01-14T09:55:00Z" w16du:dateUtc="2025-01-14T14:55:00Z"/>
          <w:rFonts w:ascii="Calibri Light" w:hAnsi="Calibri Light" w:cs="Calibri Light"/>
          <w:b/>
          <w:bCs/>
          <w:sz w:val="24"/>
          <w:szCs w:val="24"/>
          <w:lang w:val="es-MX"/>
        </w:rPr>
      </w:pPr>
    </w:p>
    <w:p w14:paraId="2579FBCC" w14:textId="77777777" w:rsidR="003F07AE" w:rsidRDefault="003F07AE" w:rsidP="00AE4FD0">
      <w:pPr>
        <w:spacing w:after="0" w:line="360" w:lineRule="auto"/>
        <w:rPr>
          <w:ins w:id="1414" w:author="51964" w:date="2025-01-14T09:55:00Z" w16du:dateUtc="2025-01-14T14:55:00Z"/>
          <w:rFonts w:ascii="Calibri Light" w:hAnsi="Calibri Light" w:cs="Calibri Light"/>
          <w:b/>
          <w:bCs/>
          <w:sz w:val="24"/>
          <w:szCs w:val="24"/>
          <w:lang w:val="es-MX"/>
        </w:rPr>
      </w:pPr>
    </w:p>
    <w:p w14:paraId="4A21A32D" w14:textId="77777777" w:rsidR="003F07AE" w:rsidRDefault="003F07AE" w:rsidP="00AE4FD0">
      <w:pPr>
        <w:spacing w:after="0" w:line="360" w:lineRule="auto"/>
        <w:rPr>
          <w:ins w:id="1415" w:author="51964" w:date="2025-01-14T09:55:00Z" w16du:dateUtc="2025-01-14T14:55:00Z"/>
          <w:rFonts w:ascii="Calibri Light" w:hAnsi="Calibri Light" w:cs="Calibri Light"/>
          <w:b/>
          <w:bCs/>
          <w:sz w:val="24"/>
          <w:szCs w:val="24"/>
          <w:lang w:val="es-MX"/>
        </w:rPr>
      </w:pPr>
    </w:p>
    <w:p w14:paraId="6097B756" w14:textId="77777777" w:rsidR="003F07AE" w:rsidRDefault="003F07AE" w:rsidP="00AE4FD0">
      <w:pPr>
        <w:spacing w:after="0" w:line="360" w:lineRule="auto"/>
        <w:rPr>
          <w:rFonts w:ascii="Calibri Light" w:hAnsi="Calibri Light" w:cs="Calibri Light"/>
          <w:b/>
          <w:bCs/>
          <w:sz w:val="24"/>
          <w:szCs w:val="24"/>
          <w:lang w:val="es-MX"/>
        </w:rPr>
      </w:pPr>
    </w:p>
    <w:p w14:paraId="4762BA06" w14:textId="04D60726" w:rsidR="00C029B2" w:rsidRDefault="00C029B2" w:rsidP="003F07AE">
      <w:pPr>
        <w:pStyle w:val="Heading2"/>
        <w:pPrChange w:id="1416" w:author="51964" w:date="2025-01-14T09:54:00Z" w16du:dateUtc="2025-01-14T14:54:00Z">
          <w:pPr>
            <w:spacing w:after="0" w:line="360" w:lineRule="auto"/>
          </w:pPr>
        </w:pPrChange>
      </w:pPr>
      <w:r w:rsidRPr="00D94E7B">
        <w:lastRenderedPageBreak/>
        <w:t>Cronograma de actividades</w:t>
      </w:r>
    </w:p>
    <w:p w14:paraId="66E6129C" w14:textId="75E8DFCB" w:rsidR="00601A69" w:rsidRPr="00D94E7B" w:rsidRDefault="00601A69" w:rsidP="00AE4FD0">
      <w:pPr>
        <w:spacing w:after="0" w:line="360" w:lineRule="auto"/>
        <w:rPr>
          <w:rFonts w:ascii="Calibri Light" w:hAnsi="Calibri Light" w:cs="Calibri Light"/>
          <w:b/>
          <w:bCs/>
          <w:sz w:val="24"/>
          <w:szCs w:val="24"/>
          <w:lang w:val="es-MX"/>
        </w:rPr>
      </w:pPr>
      <w:r>
        <w:rPr>
          <w:rFonts w:ascii="Calibri Light" w:hAnsi="Calibri Light" w:cs="Calibri Light"/>
          <w:b/>
          <w:bCs/>
          <w:sz w:val="24"/>
          <w:szCs w:val="24"/>
          <w:lang w:val="es-MX"/>
        </w:rPr>
        <w:t>Año 01</w:t>
      </w:r>
    </w:p>
    <w:tbl>
      <w:tblPr>
        <w:tblStyle w:val="TableGrid"/>
        <w:tblW w:w="9918" w:type="dxa"/>
        <w:jc w:val="center"/>
        <w:tblLook w:val="04A0" w:firstRow="1" w:lastRow="0" w:firstColumn="1" w:lastColumn="0" w:noHBand="0" w:noVBand="1"/>
      </w:tblPr>
      <w:tblGrid>
        <w:gridCol w:w="3048"/>
        <w:gridCol w:w="577"/>
        <w:gridCol w:w="556"/>
        <w:gridCol w:w="596"/>
        <w:gridCol w:w="541"/>
        <w:gridCol w:w="527"/>
        <w:gridCol w:w="568"/>
        <w:gridCol w:w="561"/>
        <w:gridCol w:w="565"/>
        <w:gridCol w:w="646"/>
        <w:gridCol w:w="582"/>
        <w:gridCol w:w="552"/>
        <w:gridCol w:w="599"/>
      </w:tblGrid>
      <w:tr w:rsidR="00601A69" w:rsidRPr="00A9039E" w14:paraId="398E8EBB" w14:textId="6587F593" w:rsidTr="00601A69">
        <w:trPr>
          <w:jc w:val="center"/>
        </w:trPr>
        <w:tc>
          <w:tcPr>
            <w:tcW w:w="3048" w:type="dxa"/>
            <w:shd w:val="clear" w:color="auto" w:fill="D9D9D9" w:themeFill="background1" w:themeFillShade="D9"/>
          </w:tcPr>
          <w:p w14:paraId="159F2C76" w14:textId="5B605485" w:rsidR="00A9039E" w:rsidRPr="00A9039E" w:rsidRDefault="00A9039E" w:rsidP="00A9039E">
            <w:pPr>
              <w:rPr>
                <w:rFonts w:ascii="Calibri Light" w:hAnsi="Calibri Light" w:cs="Calibri Light"/>
                <w:b/>
                <w:bCs/>
                <w:lang w:val="es-MX"/>
              </w:rPr>
            </w:pPr>
            <w:r w:rsidRPr="00A9039E">
              <w:rPr>
                <w:rFonts w:ascii="Calibri Light" w:hAnsi="Calibri Light" w:cs="Calibri Light"/>
                <w:b/>
                <w:bCs/>
                <w:lang w:val="es-MX"/>
              </w:rPr>
              <w:t>Actividad</w:t>
            </w:r>
          </w:p>
        </w:tc>
        <w:tc>
          <w:tcPr>
            <w:tcW w:w="577" w:type="dxa"/>
            <w:shd w:val="clear" w:color="auto" w:fill="D9D9D9" w:themeFill="background1" w:themeFillShade="D9"/>
          </w:tcPr>
          <w:p w14:paraId="16795548" w14:textId="0662F9C9"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Jun</w:t>
            </w:r>
          </w:p>
        </w:tc>
        <w:tc>
          <w:tcPr>
            <w:tcW w:w="556" w:type="dxa"/>
            <w:shd w:val="clear" w:color="auto" w:fill="D9D9D9" w:themeFill="background1" w:themeFillShade="D9"/>
          </w:tcPr>
          <w:p w14:paraId="47C9574A" w14:textId="2F4AAC91"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Jul</w:t>
            </w:r>
          </w:p>
        </w:tc>
        <w:tc>
          <w:tcPr>
            <w:tcW w:w="596" w:type="dxa"/>
            <w:shd w:val="clear" w:color="auto" w:fill="D9D9D9" w:themeFill="background1" w:themeFillShade="D9"/>
          </w:tcPr>
          <w:p w14:paraId="12268B33" w14:textId="48F6715E" w:rsidR="00A9039E" w:rsidRPr="00A9039E" w:rsidRDefault="00601A69" w:rsidP="00A9039E">
            <w:pPr>
              <w:rPr>
                <w:rFonts w:ascii="Calibri Light" w:hAnsi="Calibri Light" w:cs="Calibri Light"/>
                <w:b/>
                <w:bCs/>
                <w:lang w:val="es-MX"/>
              </w:rPr>
            </w:pPr>
            <w:proofErr w:type="spellStart"/>
            <w:r>
              <w:rPr>
                <w:rFonts w:ascii="Calibri Light" w:hAnsi="Calibri Light" w:cs="Calibri Light"/>
                <w:b/>
                <w:bCs/>
                <w:lang w:val="es-MX"/>
              </w:rPr>
              <w:t>Ago</w:t>
            </w:r>
            <w:proofErr w:type="spellEnd"/>
          </w:p>
        </w:tc>
        <w:tc>
          <w:tcPr>
            <w:tcW w:w="541" w:type="dxa"/>
            <w:shd w:val="clear" w:color="auto" w:fill="D9D9D9" w:themeFill="background1" w:themeFillShade="D9"/>
          </w:tcPr>
          <w:p w14:paraId="6BB6EAC8" w14:textId="6428FC3A" w:rsidR="00A9039E" w:rsidRPr="00A9039E" w:rsidRDefault="00601A69" w:rsidP="00A9039E">
            <w:pPr>
              <w:rPr>
                <w:rFonts w:ascii="Calibri Light" w:hAnsi="Calibri Light" w:cs="Calibri Light"/>
                <w:b/>
                <w:bCs/>
                <w:lang w:val="es-MX"/>
              </w:rPr>
            </w:pPr>
            <w:proofErr w:type="spellStart"/>
            <w:r>
              <w:rPr>
                <w:rFonts w:ascii="Calibri Light" w:hAnsi="Calibri Light" w:cs="Calibri Light"/>
                <w:b/>
                <w:bCs/>
                <w:lang w:val="es-MX"/>
              </w:rPr>
              <w:t>Sep</w:t>
            </w:r>
            <w:proofErr w:type="spellEnd"/>
          </w:p>
        </w:tc>
        <w:tc>
          <w:tcPr>
            <w:tcW w:w="527" w:type="dxa"/>
            <w:shd w:val="clear" w:color="auto" w:fill="D9D9D9" w:themeFill="background1" w:themeFillShade="D9"/>
          </w:tcPr>
          <w:p w14:paraId="6359F0E4" w14:textId="7FD39F83"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Oct</w:t>
            </w:r>
          </w:p>
        </w:tc>
        <w:tc>
          <w:tcPr>
            <w:tcW w:w="568" w:type="dxa"/>
            <w:shd w:val="clear" w:color="auto" w:fill="D9D9D9" w:themeFill="background1" w:themeFillShade="D9"/>
          </w:tcPr>
          <w:p w14:paraId="0C7B4CF3" w14:textId="72F7F513"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Nov</w:t>
            </w:r>
          </w:p>
        </w:tc>
        <w:tc>
          <w:tcPr>
            <w:tcW w:w="561" w:type="dxa"/>
            <w:shd w:val="clear" w:color="auto" w:fill="D9D9D9" w:themeFill="background1" w:themeFillShade="D9"/>
          </w:tcPr>
          <w:p w14:paraId="7143ABE3" w14:textId="32A72711"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Dic</w:t>
            </w:r>
          </w:p>
        </w:tc>
        <w:tc>
          <w:tcPr>
            <w:tcW w:w="565" w:type="dxa"/>
            <w:shd w:val="clear" w:color="auto" w:fill="D9D9D9" w:themeFill="background1" w:themeFillShade="D9"/>
          </w:tcPr>
          <w:p w14:paraId="4C262AB6" w14:textId="585A53AF"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Ene</w:t>
            </w:r>
          </w:p>
        </w:tc>
        <w:tc>
          <w:tcPr>
            <w:tcW w:w="646" w:type="dxa"/>
            <w:shd w:val="clear" w:color="auto" w:fill="D9D9D9" w:themeFill="background1" w:themeFillShade="D9"/>
          </w:tcPr>
          <w:p w14:paraId="6F415CB5" w14:textId="40F61F86"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Feb</w:t>
            </w:r>
          </w:p>
        </w:tc>
        <w:tc>
          <w:tcPr>
            <w:tcW w:w="582" w:type="dxa"/>
            <w:shd w:val="clear" w:color="auto" w:fill="D9D9D9" w:themeFill="background1" w:themeFillShade="D9"/>
          </w:tcPr>
          <w:p w14:paraId="2BE4EE15" w14:textId="266C17F5"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Mar</w:t>
            </w:r>
          </w:p>
        </w:tc>
        <w:tc>
          <w:tcPr>
            <w:tcW w:w="552" w:type="dxa"/>
            <w:shd w:val="clear" w:color="auto" w:fill="D9D9D9" w:themeFill="background1" w:themeFillShade="D9"/>
          </w:tcPr>
          <w:p w14:paraId="088E61C4" w14:textId="67B5799F"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Abr</w:t>
            </w:r>
          </w:p>
        </w:tc>
        <w:tc>
          <w:tcPr>
            <w:tcW w:w="599" w:type="dxa"/>
            <w:shd w:val="clear" w:color="auto" w:fill="D9D9D9" w:themeFill="background1" w:themeFillShade="D9"/>
          </w:tcPr>
          <w:p w14:paraId="59495047" w14:textId="678C4CDD" w:rsidR="00A9039E" w:rsidRPr="00A9039E" w:rsidRDefault="00601A69" w:rsidP="00A9039E">
            <w:pPr>
              <w:rPr>
                <w:rFonts w:ascii="Calibri Light" w:hAnsi="Calibri Light" w:cs="Calibri Light"/>
                <w:b/>
                <w:bCs/>
                <w:lang w:val="es-MX"/>
              </w:rPr>
            </w:pPr>
            <w:r>
              <w:rPr>
                <w:rFonts w:ascii="Calibri Light" w:hAnsi="Calibri Light" w:cs="Calibri Light"/>
                <w:b/>
                <w:bCs/>
                <w:lang w:val="es-MX"/>
              </w:rPr>
              <w:t>May</w:t>
            </w:r>
          </w:p>
        </w:tc>
      </w:tr>
      <w:tr w:rsidR="00601A69" w:rsidRPr="00A9039E" w14:paraId="5718ED80" w14:textId="6C9996D9" w:rsidTr="00601A69">
        <w:trPr>
          <w:jc w:val="center"/>
        </w:trPr>
        <w:tc>
          <w:tcPr>
            <w:tcW w:w="3048" w:type="dxa"/>
          </w:tcPr>
          <w:p w14:paraId="2D0662E4" w14:textId="534381A9" w:rsidR="00A9039E" w:rsidRPr="00A9039E" w:rsidRDefault="00A9039E" w:rsidP="00A9039E">
            <w:pPr>
              <w:rPr>
                <w:rFonts w:ascii="Calibri Light" w:hAnsi="Calibri Light" w:cs="Calibri Light"/>
                <w:lang w:val="es-MX"/>
              </w:rPr>
            </w:pPr>
            <w:r w:rsidRPr="00A9039E">
              <w:rPr>
                <w:rFonts w:ascii="Calibri Light" w:hAnsi="Calibri Light" w:cs="Calibri Light"/>
                <w:lang w:val="es-MX"/>
              </w:rPr>
              <w:t>Lectura y análisis de bibliografía específica</w:t>
            </w:r>
            <w:r>
              <w:rPr>
                <w:rFonts w:ascii="Calibri Light" w:hAnsi="Calibri Light" w:cs="Calibri Light"/>
                <w:lang w:val="es-MX"/>
              </w:rPr>
              <w:t>.</w:t>
            </w:r>
          </w:p>
        </w:tc>
        <w:tc>
          <w:tcPr>
            <w:tcW w:w="577" w:type="dxa"/>
            <w:vAlign w:val="center"/>
          </w:tcPr>
          <w:p w14:paraId="690C9F31" w14:textId="3C6E401D"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56" w:type="dxa"/>
            <w:vAlign w:val="center"/>
          </w:tcPr>
          <w:p w14:paraId="2443F6E4" w14:textId="6C9E5D2B"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96" w:type="dxa"/>
            <w:vAlign w:val="center"/>
          </w:tcPr>
          <w:p w14:paraId="5E63455E" w14:textId="12692326"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41" w:type="dxa"/>
            <w:vAlign w:val="center"/>
          </w:tcPr>
          <w:p w14:paraId="21691E5D" w14:textId="66762B44"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27" w:type="dxa"/>
            <w:vAlign w:val="center"/>
          </w:tcPr>
          <w:p w14:paraId="58BE88E3" w14:textId="5E66ADF6"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68" w:type="dxa"/>
            <w:vAlign w:val="center"/>
          </w:tcPr>
          <w:p w14:paraId="209641A9" w14:textId="242CA38A"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61" w:type="dxa"/>
            <w:vAlign w:val="center"/>
          </w:tcPr>
          <w:p w14:paraId="3F61B807" w14:textId="5F8AB18F"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65" w:type="dxa"/>
            <w:vAlign w:val="center"/>
          </w:tcPr>
          <w:p w14:paraId="22DDB0E6" w14:textId="66CA9F47"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646" w:type="dxa"/>
            <w:vAlign w:val="center"/>
          </w:tcPr>
          <w:p w14:paraId="2DD81E8E" w14:textId="064D48F4"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82" w:type="dxa"/>
            <w:vAlign w:val="center"/>
          </w:tcPr>
          <w:p w14:paraId="5B3CE19D" w14:textId="5DF46A2B"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52" w:type="dxa"/>
            <w:vAlign w:val="center"/>
          </w:tcPr>
          <w:p w14:paraId="49A83BB2" w14:textId="0499CFF0"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5606F893" w14:textId="42F3E676"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r>
      <w:tr w:rsidR="00601A69" w:rsidRPr="00A9039E" w14:paraId="6A6F5EC7" w14:textId="647B023B" w:rsidTr="00601A69">
        <w:trPr>
          <w:jc w:val="center"/>
        </w:trPr>
        <w:tc>
          <w:tcPr>
            <w:tcW w:w="3048" w:type="dxa"/>
          </w:tcPr>
          <w:p w14:paraId="725C1F03" w14:textId="4F6AF60F" w:rsidR="00A9039E" w:rsidRPr="00A9039E" w:rsidRDefault="00A9039E" w:rsidP="00A9039E">
            <w:pPr>
              <w:rPr>
                <w:rFonts w:ascii="Calibri Light" w:hAnsi="Calibri Light" w:cs="Calibri Light"/>
                <w:lang w:val="es-MX"/>
              </w:rPr>
            </w:pPr>
            <w:r>
              <w:rPr>
                <w:rFonts w:ascii="Calibri Light" w:hAnsi="Calibri Light" w:cs="Calibri Light"/>
                <w:lang w:val="es-MX"/>
              </w:rPr>
              <w:t>Recolección y análisis de fuentes primarias</w:t>
            </w:r>
            <w:r w:rsidR="00601A69">
              <w:rPr>
                <w:rFonts w:ascii="Calibri Light" w:hAnsi="Calibri Light" w:cs="Calibri Light"/>
                <w:lang w:val="es-MX"/>
              </w:rPr>
              <w:t xml:space="preserve"> (documentos, informes, etc.)</w:t>
            </w:r>
            <w:r>
              <w:rPr>
                <w:rFonts w:ascii="Calibri Light" w:hAnsi="Calibri Light" w:cs="Calibri Light"/>
                <w:lang w:val="es-MX"/>
              </w:rPr>
              <w:t>.</w:t>
            </w:r>
          </w:p>
        </w:tc>
        <w:tc>
          <w:tcPr>
            <w:tcW w:w="577" w:type="dxa"/>
            <w:vAlign w:val="center"/>
          </w:tcPr>
          <w:p w14:paraId="531EBC49" w14:textId="6ACBC389" w:rsidR="00A9039E" w:rsidRPr="00A9039E" w:rsidRDefault="00A9039E" w:rsidP="00067A22">
            <w:pPr>
              <w:jc w:val="center"/>
              <w:rPr>
                <w:rFonts w:ascii="Calibri Light" w:hAnsi="Calibri Light" w:cs="Calibri Light"/>
                <w:lang w:val="es-MX"/>
              </w:rPr>
            </w:pPr>
          </w:p>
        </w:tc>
        <w:tc>
          <w:tcPr>
            <w:tcW w:w="556" w:type="dxa"/>
            <w:vAlign w:val="center"/>
          </w:tcPr>
          <w:p w14:paraId="5D2A22A5" w14:textId="2E4010A8" w:rsidR="00A9039E" w:rsidRPr="00A9039E" w:rsidRDefault="00A9039E" w:rsidP="00067A22">
            <w:pPr>
              <w:jc w:val="center"/>
              <w:rPr>
                <w:rFonts w:ascii="Calibri Light" w:hAnsi="Calibri Light" w:cs="Calibri Light"/>
                <w:lang w:val="es-MX"/>
              </w:rPr>
            </w:pPr>
          </w:p>
        </w:tc>
        <w:tc>
          <w:tcPr>
            <w:tcW w:w="596" w:type="dxa"/>
            <w:vAlign w:val="center"/>
          </w:tcPr>
          <w:p w14:paraId="348003E3" w14:textId="6C73B6FE" w:rsidR="00A9039E" w:rsidRPr="00A9039E" w:rsidRDefault="00A9039E" w:rsidP="00067A22">
            <w:pPr>
              <w:jc w:val="center"/>
              <w:rPr>
                <w:rFonts w:ascii="Calibri Light" w:hAnsi="Calibri Light" w:cs="Calibri Light"/>
                <w:lang w:val="es-MX"/>
              </w:rPr>
            </w:pPr>
          </w:p>
        </w:tc>
        <w:tc>
          <w:tcPr>
            <w:tcW w:w="541" w:type="dxa"/>
            <w:vAlign w:val="center"/>
          </w:tcPr>
          <w:p w14:paraId="2E21DD2E" w14:textId="39C2BDDE"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27" w:type="dxa"/>
            <w:vAlign w:val="center"/>
          </w:tcPr>
          <w:p w14:paraId="642EECA6" w14:textId="7EFABC8B"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68" w:type="dxa"/>
            <w:vAlign w:val="center"/>
          </w:tcPr>
          <w:p w14:paraId="77398C52" w14:textId="74202AF6"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61" w:type="dxa"/>
            <w:vAlign w:val="center"/>
          </w:tcPr>
          <w:p w14:paraId="75C914D4" w14:textId="111D12FC"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65" w:type="dxa"/>
            <w:vAlign w:val="center"/>
          </w:tcPr>
          <w:p w14:paraId="3E3110B6" w14:textId="236E0B84"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646" w:type="dxa"/>
            <w:vAlign w:val="center"/>
          </w:tcPr>
          <w:p w14:paraId="7B5AEE28" w14:textId="4FBC82BF"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82" w:type="dxa"/>
            <w:vAlign w:val="center"/>
          </w:tcPr>
          <w:p w14:paraId="5E1181AD" w14:textId="0DF0B148"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52" w:type="dxa"/>
            <w:vAlign w:val="center"/>
          </w:tcPr>
          <w:p w14:paraId="60A8A76E" w14:textId="65CDCD1A"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412C2225" w14:textId="39D9AE22" w:rsidR="00A9039E" w:rsidRPr="00A9039E" w:rsidRDefault="00067A22" w:rsidP="00067A22">
            <w:pPr>
              <w:jc w:val="center"/>
              <w:rPr>
                <w:rFonts w:ascii="Calibri Light" w:hAnsi="Calibri Light" w:cs="Calibri Light"/>
                <w:lang w:val="es-MX"/>
              </w:rPr>
            </w:pPr>
            <w:r>
              <w:rPr>
                <w:rFonts w:ascii="Calibri Light" w:hAnsi="Calibri Light" w:cs="Calibri Light"/>
                <w:lang w:val="es-MX"/>
              </w:rPr>
              <w:t>X</w:t>
            </w:r>
          </w:p>
        </w:tc>
      </w:tr>
      <w:tr w:rsidR="00601A69" w:rsidRPr="00A9039E" w14:paraId="4939D288" w14:textId="5526B098" w:rsidTr="00601A69">
        <w:trPr>
          <w:jc w:val="center"/>
        </w:trPr>
        <w:tc>
          <w:tcPr>
            <w:tcW w:w="3048" w:type="dxa"/>
          </w:tcPr>
          <w:p w14:paraId="4D93E803" w14:textId="0A5A2D90" w:rsidR="00A9039E" w:rsidRPr="00A9039E" w:rsidRDefault="00A9039E" w:rsidP="00A9039E">
            <w:pPr>
              <w:rPr>
                <w:rFonts w:ascii="Calibri Light" w:hAnsi="Calibri Light" w:cs="Calibri Light"/>
                <w:lang w:val="es-MX"/>
              </w:rPr>
            </w:pPr>
            <w:r>
              <w:rPr>
                <w:rFonts w:ascii="Calibri Light" w:hAnsi="Calibri Light" w:cs="Calibri Light"/>
                <w:lang w:val="es-MX"/>
              </w:rPr>
              <w:t>Realización y desgravación de entrevistas.</w:t>
            </w:r>
          </w:p>
        </w:tc>
        <w:tc>
          <w:tcPr>
            <w:tcW w:w="577" w:type="dxa"/>
            <w:vAlign w:val="center"/>
          </w:tcPr>
          <w:p w14:paraId="3E388E43" w14:textId="77777777" w:rsidR="00A9039E" w:rsidRPr="00A9039E" w:rsidRDefault="00A9039E" w:rsidP="00067A22">
            <w:pPr>
              <w:jc w:val="center"/>
              <w:rPr>
                <w:rFonts w:ascii="Calibri Light" w:hAnsi="Calibri Light" w:cs="Calibri Light"/>
                <w:lang w:val="es-MX"/>
              </w:rPr>
            </w:pPr>
          </w:p>
        </w:tc>
        <w:tc>
          <w:tcPr>
            <w:tcW w:w="556" w:type="dxa"/>
            <w:vAlign w:val="center"/>
          </w:tcPr>
          <w:p w14:paraId="1AB66BA5" w14:textId="66EAD1A4" w:rsidR="00A9039E" w:rsidRPr="00A9039E" w:rsidRDefault="00A9039E" w:rsidP="00067A22">
            <w:pPr>
              <w:jc w:val="center"/>
              <w:rPr>
                <w:rFonts w:ascii="Calibri Light" w:hAnsi="Calibri Light" w:cs="Calibri Light"/>
                <w:lang w:val="es-MX"/>
              </w:rPr>
            </w:pPr>
          </w:p>
        </w:tc>
        <w:tc>
          <w:tcPr>
            <w:tcW w:w="596" w:type="dxa"/>
            <w:vAlign w:val="center"/>
          </w:tcPr>
          <w:p w14:paraId="634C6178" w14:textId="35ED2D2C" w:rsidR="00A9039E" w:rsidRPr="00A9039E" w:rsidRDefault="00A9039E" w:rsidP="00067A22">
            <w:pPr>
              <w:jc w:val="center"/>
              <w:rPr>
                <w:rFonts w:ascii="Calibri Light" w:hAnsi="Calibri Light" w:cs="Calibri Light"/>
                <w:lang w:val="es-MX"/>
              </w:rPr>
            </w:pPr>
          </w:p>
        </w:tc>
        <w:tc>
          <w:tcPr>
            <w:tcW w:w="541" w:type="dxa"/>
            <w:vAlign w:val="center"/>
          </w:tcPr>
          <w:p w14:paraId="04443235" w14:textId="5979668E"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27" w:type="dxa"/>
            <w:vAlign w:val="center"/>
          </w:tcPr>
          <w:p w14:paraId="4746C729" w14:textId="21603798"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68" w:type="dxa"/>
            <w:vAlign w:val="center"/>
          </w:tcPr>
          <w:p w14:paraId="01535AAC" w14:textId="03418C2D"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61" w:type="dxa"/>
            <w:vAlign w:val="center"/>
          </w:tcPr>
          <w:p w14:paraId="75CA25BD" w14:textId="04AB588B"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65" w:type="dxa"/>
            <w:vAlign w:val="center"/>
          </w:tcPr>
          <w:p w14:paraId="6716B8C6" w14:textId="3C7076D5"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646" w:type="dxa"/>
            <w:vAlign w:val="center"/>
          </w:tcPr>
          <w:p w14:paraId="6DBB65B5" w14:textId="418BABE7"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82" w:type="dxa"/>
            <w:vAlign w:val="center"/>
          </w:tcPr>
          <w:p w14:paraId="4851982D" w14:textId="264E8201"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52" w:type="dxa"/>
            <w:vAlign w:val="center"/>
          </w:tcPr>
          <w:p w14:paraId="7D47D1D5" w14:textId="2CDE25F9"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4749D044" w14:textId="6163917B"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r>
      <w:tr w:rsidR="00601A69" w:rsidRPr="00A9039E" w14:paraId="48CFD193" w14:textId="75C78C27" w:rsidTr="00601A69">
        <w:trPr>
          <w:jc w:val="center"/>
        </w:trPr>
        <w:tc>
          <w:tcPr>
            <w:tcW w:w="3048" w:type="dxa"/>
          </w:tcPr>
          <w:p w14:paraId="4A4E75F6" w14:textId="386B604D" w:rsidR="00A9039E" w:rsidRPr="00A9039E" w:rsidRDefault="00A9039E" w:rsidP="00A9039E">
            <w:pPr>
              <w:rPr>
                <w:rFonts w:ascii="Calibri Light" w:hAnsi="Calibri Light" w:cs="Calibri Light"/>
                <w:lang w:val="es-MX"/>
              </w:rPr>
            </w:pPr>
            <w:r>
              <w:rPr>
                <w:rFonts w:ascii="Calibri Light" w:hAnsi="Calibri Light" w:cs="Calibri Light"/>
                <w:lang w:val="es-MX"/>
              </w:rPr>
              <w:t>Análisis de entrevistas.</w:t>
            </w:r>
          </w:p>
        </w:tc>
        <w:tc>
          <w:tcPr>
            <w:tcW w:w="577" w:type="dxa"/>
            <w:vAlign w:val="center"/>
          </w:tcPr>
          <w:p w14:paraId="3F102DF1" w14:textId="77777777" w:rsidR="00A9039E" w:rsidRPr="00A9039E" w:rsidRDefault="00A9039E" w:rsidP="00067A22">
            <w:pPr>
              <w:jc w:val="center"/>
              <w:rPr>
                <w:rFonts w:ascii="Calibri Light" w:hAnsi="Calibri Light" w:cs="Calibri Light"/>
                <w:lang w:val="es-MX"/>
              </w:rPr>
            </w:pPr>
          </w:p>
        </w:tc>
        <w:tc>
          <w:tcPr>
            <w:tcW w:w="556" w:type="dxa"/>
            <w:vAlign w:val="center"/>
          </w:tcPr>
          <w:p w14:paraId="6ABF4CA4" w14:textId="77777777" w:rsidR="00A9039E" w:rsidRPr="00A9039E" w:rsidRDefault="00A9039E" w:rsidP="00067A22">
            <w:pPr>
              <w:jc w:val="center"/>
              <w:rPr>
                <w:rFonts w:ascii="Calibri Light" w:hAnsi="Calibri Light" w:cs="Calibri Light"/>
                <w:lang w:val="es-MX"/>
              </w:rPr>
            </w:pPr>
          </w:p>
        </w:tc>
        <w:tc>
          <w:tcPr>
            <w:tcW w:w="596" w:type="dxa"/>
            <w:vAlign w:val="center"/>
          </w:tcPr>
          <w:p w14:paraId="47EC2477" w14:textId="6E099985" w:rsidR="00A9039E" w:rsidRPr="00A9039E" w:rsidRDefault="00A9039E" w:rsidP="00067A22">
            <w:pPr>
              <w:jc w:val="center"/>
              <w:rPr>
                <w:rFonts w:ascii="Calibri Light" w:hAnsi="Calibri Light" w:cs="Calibri Light"/>
                <w:lang w:val="es-MX"/>
              </w:rPr>
            </w:pPr>
          </w:p>
        </w:tc>
        <w:tc>
          <w:tcPr>
            <w:tcW w:w="541" w:type="dxa"/>
            <w:vAlign w:val="center"/>
          </w:tcPr>
          <w:p w14:paraId="493FD0DB" w14:textId="425C67DE" w:rsidR="00A9039E" w:rsidRPr="00A9039E" w:rsidRDefault="00A9039E" w:rsidP="00067A22">
            <w:pPr>
              <w:jc w:val="center"/>
              <w:rPr>
                <w:rFonts w:ascii="Calibri Light" w:hAnsi="Calibri Light" w:cs="Calibri Light"/>
                <w:lang w:val="es-MX"/>
              </w:rPr>
            </w:pPr>
          </w:p>
        </w:tc>
        <w:tc>
          <w:tcPr>
            <w:tcW w:w="527" w:type="dxa"/>
            <w:vAlign w:val="center"/>
          </w:tcPr>
          <w:p w14:paraId="303C436B" w14:textId="43D0F539" w:rsidR="00A9039E" w:rsidRPr="00A9039E" w:rsidRDefault="00A9039E" w:rsidP="00067A22">
            <w:pPr>
              <w:jc w:val="center"/>
              <w:rPr>
                <w:rFonts w:ascii="Calibri Light" w:hAnsi="Calibri Light" w:cs="Calibri Light"/>
                <w:lang w:val="es-MX"/>
              </w:rPr>
            </w:pPr>
          </w:p>
        </w:tc>
        <w:tc>
          <w:tcPr>
            <w:tcW w:w="568" w:type="dxa"/>
            <w:vAlign w:val="center"/>
          </w:tcPr>
          <w:p w14:paraId="12F31BE4" w14:textId="77777777" w:rsidR="00A9039E" w:rsidRPr="00A9039E" w:rsidRDefault="00A9039E" w:rsidP="00067A22">
            <w:pPr>
              <w:jc w:val="center"/>
              <w:rPr>
                <w:rFonts w:ascii="Calibri Light" w:hAnsi="Calibri Light" w:cs="Calibri Light"/>
                <w:lang w:val="es-MX"/>
              </w:rPr>
            </w:pPr>
          </w:p>
        </w:tc>
        <w:tc>
          <w:tcPr>
            <w:tcW w:w="561" w:type="dxa"/>
            <w:vAlign w:val="center"/>
          </w:tcPr>
          <w:p w14:paraId="1381C044" w14:textId="77777777" w:rsidR="00A9039E" w:rsidRPr="00A9039E" w:rsidRDefault="00A9039E" w:rsidP="00067A22">
            <w:pPr>
              <w:jc w:val="center"/>
              <w:rPr>
                <w:rFonts w:ascii="Calibri Light" w:hAnsi="Calibri Light" w:cs="Calibri Light"/>
                <w:lang w:val="es-MX"/>
              </w:rPr>
            </w:pPr>
          </w:p>
        </w:tc>
        <w:tc>
          <w:tcPr>
            <w:tcW w:w="565" w:type="dxa"/>
            <w:vAlign w:val="center"/>
          </w:tcPr>
          <w:p w14:paraId="73B99A49" w14:textId="01537669"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646" w:type="dxa"/>
            <w:vAlign w:val="center"/>
          </w:tcPr>
          <w:p w14:paraId="3260DB74" w14:textId="79F24D9E"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82" w:type="dxa"/>
            <w:vAlign w:val="center"/>
          </w:tcPr>
          <w:p w14:paraId="0358B101" w14:textId="5F989E6F"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52" w:type="dxa"/>
            <w:vAlign w:val="center"/>
          </w:tcPr>
          <w:p w14:paraId="7C8B1826" w14:textId="7D02ED40"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7F2A711F" w14:textId="50AE943F"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r>
      <w:tr w:rsidR="00601A69" w:rsidRPr="00A9039E" w14:paraId="0C34E5EC" w14:textId="1A42B444" w:rsidTr="00601A69">
        <w:trPr>
          <w:jc w:val="center"/>
        </w:trPr>
        <w:tc>
          <w:tcPr>
            <w:tcW w:w="3048" w:type="dxa"/>
          </w:tcPr>
          <w:p w14:paraId="67A7C579" w14:textId="7D8D9F3E" w:rsidR="00A9039E" w:rsidRPr="00A9039E" w:rsidRDefault="00601A69" w:rsidP="00A9039E">
            <w:pPr>
              <w:rPr>
                <w:rFonts w:ascii="Calibri Light" w:hAnsi="Calibri Light" w:cs="Calibri Light"/>
                <w:lang w:val="es-MX"/>
              </w:rPr>
            </w:pPr>
            <w:r>
              <w:rPr>
                <w:rFonts w:ascii="Calibri Light" w:hAnsi="Calibri Light" w:cs="Calibri Light"/>
                <w:lang w:val="es-MX"/>
              </w:rPr>
              <w:t>Escritura de artículos</w:t>
            </w:r>
            <w:r w:rsidR="00A9039E">
              <w:rPr>
                <w:rFonts w:ascii="Calibri Light" w:hAnsi="Calibri Light" w:cs="Calibri Light"/>
                <w:lang w:val="es-MX"/>
              </w:rPr>
              <w:t>.</w:t>
            </w:r>
          </w:p>
        </w:tc>
        <w:tc>
          <w:tcPr>
            <w:tcW w:w="577" w:type="dxa"/>
            <w:vAlign w:val="center"/>
          </w:tcPr>
          <w:p w14:paraId="2A4FA154" w14:textId="77777777" w:rsidR="00A9039E" w:rsidRPr="00A9039E" w:rsidRDefault="00A9039E" w:rsidP="00067A22">
            <w:pPr>
              <w:jc w:val="center"/>
              <w:rPr>
                <w:rFonts w:ascii="Calibri Light" w:hAnsi="Calibri Light" w:cs="Calibri Light"/>
                <w:lang w:val="es-MX"/>
              </w:rPr>
            </w:pPr>
          </w:p>
        </w:tc>
        <w:tc>
          <w:tcPr>
            <w:tcW w:w="556" w:type="dxa"/>
            <w:vAlign w:val="center"/>
          </w:tcPr>
          <w:p w14:paraId="4BECDC58" w14:textId="77777777" w:rsidR="00A9039E" w:rsidRPr="00A9039E" w:rsidRDefault="00A9039E" w:rsidP="00067A22">
            <w:pPr>
              <w:jc w:val="center"/>
              <w:rPr>
                <w:rFonts w:ascii="Calibri Light" w:hAnsi="Calibri Light" w:cs="Calibri Light"/>
                <w:lang w:val="es-MX"/>
              </w:rPr>
            </w:pPr>
          </w:p>
        </w:tc>
        <w:tc>
          <w:tcPr>
            <w:tcW w:w="596" w:type="dxa"/>
            <w:vAlign w:val="center"/>
          </w:tcPr>
          <w:p w14:paraId="58CE0B16" w14:textId="77777777" w:rsidR="00A9039E" w:rsidRPr="00A9039E" w:rsidRDefault="00A9039E" w:rsidP="00067A22">
            <w:pPr>
              <w:jc w:val="center"/>
              <w:rPr>
                <w:rFonts w:ascii="Calibri Light" w:hAnsi="Calibri Light" w:cs="Calibri Light"/>
                <w:lang w:val="es-MX"/>
              </w:rPr>
            </w:pPr>
          </w:p>
        </w:tc>
        <w:tc>
          <w:tcPr>
            <w:tcW w:w="541" w:type="dxa"/>
            <w:vAlign w:val="center"/>
          </w:tcPr>
          <w:p w14:paraId="738C3324" w14:textId="77777777" w:rsidR="00A9039E" w:rsidRPr="00A9039E" w:rsidRDefault="00A9039E" w:rsidP="00067A22">
            <w:pPr>
              <w:jc w:val="center"/>
              <w:rPr>
                <w:rFonts w:ascii="Calibri Light" w:hAnsi="Calibri Light" w:cs="Calibri Light"/>
                <w:lang w:val="es-MX"/>
              </w:rPr>
            </w:pPr>
          </w:p>
        </w:tc>
        <w:tc>
          <w:tcPr>
            <w:tcW w:w="527" w:type="dxa"/>
            <w:vAlign w:val="center"/>
          </w:tcPr>
          <w:p w14:paraId="6492D859" w14:textId="69AAC635" w:rsidR="00A9039E" w:rsidRPr="00A9039E" w:rsidRDefault="00A9039E" w:rsidP="00067A22">
            <w:pPr>
              <w:jc w:val="center"/>
              <w:rPr>
                <w:rFonts w:ascii="Calibri Light" w:hAnsi="Calibri Light" w:cs="Calibri Light"/>
                <w:lang w:val="es-MX"/>
              </w:rPr>
            </w:pPr>
          </w:p>
        </w:tc>
        <w:tc>
          <w:tcPr>
            <w:tcW w:w="568" w:type="dxa"/>
            <w:vAlign w:val="center"/>
          </w:tcPr>
          <w:p w14:paraId="7082BA4D" w14:textId="77777777" w:rsidR="00A9039E" w:rsidRPr="00A9039E" w:rsidRDefault="00A9039E" w:rsidP="00067A22">
            <w:pPr>
              <w:jc w:val="center"/>
              <w:rPr>
                <w:rFonts w:ascii="Calibri Light" w:hAnsi="Calibri Light" w:cs="Calibri Light"/>
                <w:lang w:val="es-MX"/>
              </w:rPr>
            </w:pPr>
          </w:p>
        </w:tc>
        <w:tc>
          <w:tcPr>
            <w:tcW w:w="561" w:type="dxa"/>
            <w:vAlign w:val="center"/>
          </w:tcPr>
          <w:p w14:paraId="6232125C" w14:textId="77777777" w:rsidR="00A9039E" w:rsidRPr="00A9039E" w:rsidRDefault="00A9039E" w:rsidP="00067A22">
            <w:pPr>
              <w:jc w:val="center"/>
              <w:rPr>
                <w:rFonts w:ascii="Calibri Light" w:hAnsi="Calibri Light" w:cs="Calibri Light"/>
                <w:lang w:val="es-MX"/>
              </w:rPr>
            </w:pPr>
          </w:p>
        </w:tc>
        <w:tc>
          <w:tcPr>
            <w:tcW w:w="565" w:type="dxa"/>
            <w:vAlign w:val="center"/>
          </w:tcPr>
          <w:p w14:paraId="35F72CF6" w14:textId="547A0F53" w:rsidR="00A9039E" w:rsidRPr="00A9039E" w:rsidRDefault="00A9039E" w:rsidP="00067A22">
            <w:pPr>
              <w:jc w:val="center"/>
              <w:rPr>
                <w:rFonts w:ascii="Calibri Light" w:hAnsi="Calibri Light" w:cs="Calibri Light"/>
                <w:lang w:val="es-MX"/>
              </w:rPr>
            </w:pPr>
          </w:p>
        </w:tc>
        <w:tc>
          <w:tcPr>
            <w:tcW w:w="646" w:type="dxa"/>
            <w:vAlign w:val="center"/>
          </w:tcPr>
          <w:p w14:paraId="6684B587" w14:textId="77777777" w:rsidR="00A9039E" w:rsidRPr="00A9039E" w:rsidRDefault="00A9039E" w:rsidP="00067A22">
            <w:pPr>
              <w:jc w:val="center"/>
              <w:rPr>
                <w:rFonts w:ascii="Calibri Light" w:hAnsi="Calibri Light" w:cs="Calibri Light"/>
                <w:lang w:val="es-MX"/>
              </w:rPr>
            </w:pPr>
          </w:p>
        </w:tc>
        <w:tc>
          <w:tcPr>
            <w:tcW w:w="582" w:type="dxa"/>
            <w:vAlign w:val="center"/>
          </w:tcPr>
          <w:p w14:paraId="0C0A4DE0" w14:textId="77777777" w:rsidR="00A9039E" w:rsidRPr="00A9039E" w:rsidRDefault="00A9039E" w:rsidP="00067A22">
            <w:pPr>
              <w:jc w:val="center"/>
              <w:rPr>
                <w:rFonts w:ascii="Calibri Light" w:hAnsi="Calibri Light" w:cs="Calibri Light"/>
                <w:lang w:val="es-MX"/>
              </w:rPr>
            </w:pPr>
          </w:p>
        </w:tc>
        <w:tc>
          <w:tcPr>
            <w:tcW w:w="552" w:type="dxa"/>
            <w:vAlign w:val="center"/>
          </w:tcPr>
          <w:p w14:paraId="025A548F" w14:textId="6C0883F6"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5E6A9EAE" w14:textId="3D585965" w:rsidR="00A9039E"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r>
      <w:tr w:rsidR="00601A69" w:rsidRPr="00A9039E" w14:paraId="5E29812D" w14:textId="77777777" w:rsidTr="00601A69">
        <w:trPr>
          <w:jc w:val="center"/>
        </w:trPr>
        <w:tc>
          <w:tcPr>
            <w:tcW w:w="3048" w:type="dxa"/>
          </w:tcPr>
          <w:p w14:paraId="2DDEE871" w14:textId="0815D942" w:rsidR="00601A69" w:rsidRDefault="00601A69" w:rsidP="00A9039E">
            <w:pPr>
              <w:rPr>
                <w:rFonts w:ascii="Calibri Light" w:hAnsi="Calibri Light" w:cs="Calibri Light"/>
                <w:lang w:val="es-MX"/>
              </w:rPr>
            </w:pPr>
            <w:r>
              <w:rPr>
                <w:rFonts w:ascii="Calibri Light" w:hAnsi="Calibri Light" w:cs="Calibri Light"/>
                <w:lang w:val="es-MX"/>
              </w:rPr>
              <w:t>Reuniones de equipo de investigación</w:t>
            </w:r>
          </w:p>
        </w:tc>
        <w:tc>
          <w:tcPr>
            <w:tcW w:w="577" w:type="dxa"/>
            <w:vAlign w:val="center"/>
          </w:tcPr>
          <w:p w14:paraId="5B8800B4" w14:textId="493C7A8A" w:rsidR="00601A69"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56" w:type="dxa"/>
            <w:vAlign w:val="center"/>
          </w:tcPr>
          <w:p w14:paraId="0B8FE870" w14:textId="77777777" w:rsidR="00601A69" w:rsidRPr="00A9039E" w:rsidRDefault="00601A69" w:rsidP="00067A22">
            <w:pPr>
              <w:jc w:val="center"/>
              <w:rPr>
                <w:rFonts w:ascii="Calibri Light" w:hAnsi="Calibri Light" w:cs="Calibri Light"/>
                <w:lang w:val="es-MX"/>
              </w:rPr>
            </w:pPr>
          </w:p>
        </w:tc>
        <w:tc>
          <w:tcPr>
            <w:tcW w:w="596" w:type="dxa"/>
            <w:vAlign w:val="center"/>
          </w:tcPr>
          <w:p w14:paraId="2AD4CB82" w14:textId="3035D780" w:rsidR="00601A69"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41" w:type="dxa"/>
            <w:vAlign w:val="center"/>
          </w:tcPr>
          <w:p w14:paraId="40900442" w14:textId="77777777" w:rsidR="00601A69" w:rsidRPr="00A9039E" w:rsidRDefault="00601A69" w:rsidP="00067A22">
            <w:pPr>
              <w:jc w:val="center"/>
              <w:rPr>
                <w:rFonts w:ascii="Calibri Light" w:hAnsi="Calibri Light" w:cs="Calibri Light"/>
                <w:lang w:val="es-MX"/>
              </w:rPr>
            </w:pPr>
          </w:p>
        </w:tc>
        <w:tc>
          <w:tcPr>
            <w:tcW w:w="527" w:type="dxa"/>
            <w:vAlign w:val="center"/>
          </w:tcPr>
          <w:p w14:paraId="70001D22" w14:textId="1C991B66" w:rsidR="00601A69"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68" w:type="dxa"/>
            <w:vAlign w:val="center"/>
          </w:tcPr>
          <w:p w14:paraId="4F6A944A" w14:textId="77777777" w:rsidR="00601A69" w:rsidRPr="00A9039E" w:rsidRDefault="00601A69" w:rsidP="00067A22">
            <w:pPr>
              <w:jc w:val="center"/>
              <w:rPr>
                <w:rFonts w:ascii="Calibri Light" w:hAnsi="Calibri Light" w:cs="Calibri Light"/>
                <w:lang w:val="es-MX"/>
              </w:rPr>
            </w:pPr>
          </w:p>
        </w:tc>
        <w:tc>
          <w:tcPr>
            <w:tcW w:w="561" w:type="dxa"/>
            <w:vAlign w:val="center"/>
          </w:tcPr>
          <w:p w14:paraId="46C7CD4C" w14:textId="38BCDFFD" w:rsidR="00601A69"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65" w:type="dxa"/>
            <w:vAlign w:val="center"/>
          </w:tcPr>
          <w:p w14:paraId="7A1BC475" w14:textId="77777777" w:rsidR="00601A69" w:rsidRPr="00A9039E" w:rsidRDefault="00601A69" w:rsidP="00067A22">
            <w:pPr>
              <w:jc w:val="center"/>
              <w:rPr>
                <w:rFonts w:ascii="Calibri Light" w:hAnsi="Calibri Light" w:cs="Calibri Light"/>
                <w:lang w:val="es-MX"/>
              </w:rPr>
            </w:pPr>
          </w:p>
        </w:tc>
        <w:tc>
          <w:tcPr>
            <w:tcW w:w="646" w:type="dxa"/>
            <w:vAlign w:val="center"/>
          </w:tcPr>
          <w:p w14:paraId="164CB345" w14:textId="40E9AEC6" w:rsidR="00601A69" w:rsidRPr="00A9039E"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82" w:type="dxa"/>
            <w:vAlign w:val="center"/>
          </w:tcPr>
          <w:p w14:paraId="17860DCC" w14:textId="77777777" w:rsidR="00601A69" w:rsidRPr="00A9039E" w:rsidRDefault="00601A69" w:rsidP="00067A22">
            <w:pPr>
              <w:jc w:val="center"/>
              <w:rPr>
                <w:rFonts w:ascii="Calibri Light" w:hAnsi="Calibri Light" w:cs="Calibri Light"/>
                <w:lang w:val="es-MX"/>
              </w:rPr>
            </w:pPr>
          </w:p>
        </w:tc>
        <w:tc>
          <w:tcPr>
            <w:tcW w:w="552" w:type="dxa"/>
            <w:vAlign w:val="center"/>
          </w:tcPr>
          <w:p w14:paraId="0CCC19A3" w14:textId="5FE2AECE" w:rsidR="00601A69" w:rsidRDefault="00601A69" w:rsidP="00067A22">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0D00437B" w14:textId="77777777" w:rsidR="00601A69" w:rsidRDefault="00601A69" w:rsidP="00067A22">
            <w:pPr>
              <w:jc w:val="center"/>
              <w:rPr>
                <w:rFonts w:ascii="Calibri Light" w:hAnsi="Calibri Light" w:cs="Calibri Light"/>
                <w:lang w:val="es-MX"/>
              </w:rPr>
            </w:pPr>
          </w:p>
        </w:tc>
      </w:tr>
    </w:tbl>
    <w:p w14:paraId="733F0566" w14:textId="77777777" w:rsidR="00F5009E" w:rsidRDefault="00F5009E" w:rsidP="000558C8">
      <w:pPr>
        <w:spacing w:after="0" w:line="360" w:lineRule="auto"/>
        <w:rPr>
          <w:rFonts w:ascii="Calibri Light" w:hAnsi="Calibri Light" w:cs="Calibri Light"/>
          <w:b/>
          <w:bCs/>
          <w:sz w:val="24"/>
          <w:szCs w:val="24"/>
          <w:lang w:val="es-MX"/>
        </w:rPr>
      </w:pPr>
    </w:p>
    <w:p w14:paraId="25289FAA" w14:textId="5A2C317F" w:rsidR="00601A69" w:rsidRPr="00D94E7B" w:rsidRDefault="00601A69" w:rsidP="00601A69">
      <w:pPr>
        <w:spacing w:after="0" w:line="360" w:lineRule="auto"/>
        <w:rPr>
          <w:rFonts w:ascii="Calibri Light" w:hAnsi="Calibri Light" w:cs="Calibri Light"/>
          <w:b/>
          <w:bCs/>
          <w:sz w:val="24"/>
          <w:szCs w:val="24"/>
          <w:lang w:val="es-MX"/>
        </w:rPr>
      </w:pPr>
      <w:r>
        <w:rPr>
          <w:rFonts w:ascii="Calibri Light" w:hAnsi="Calibri Light" w:cs="Calibri Light"/>
          <w:b/>
          <w:bCs/>
          <w:sz w:val="24"/>
          <w:szCs w:val="24"/>
          <w:lang w:val="es-MX"/>
        </w:rPr>
        <w:t>Año 02</w:t>
      </w:r>
    </w:p>
    <w:tbl>
      <w:tblPr>
        <w:tblStyle w:val="TableGrid"/>
        <w:tblW w:w="9918" w:type="dxa"/>
        <w:jc w:val="center"/>
        <w:tblLook w:val="04A0" w:firstRow="1" w:lastRow="0" w:firstColumn="1" w:lastColumn="0" w:noHBand="0" w:noVBand="1"/>
      </w:tblPr>
      <w:tblGrid>
        <w:gridCol w:w="3048"/>
        <w:gridCol w:w="577"/>
        <w:gridCol w:w="556"/>
        <w:gridCol w:w="596"/>
        <w:gridCol w:w="541"/>
        <w:gridCol w:w="527"/>
        <w:gridCol w:w="568"/>
        <w:gridCol w:w="561"/>
        <w:gridCol w:w="565"/>
        <w:gridCol w:w="646"/>
        <w:gridCol w:w="582"/>
        <w:gridCol w:w="552"/>
        <w:gridCol w:w="599"/>
      </w:tblGrid>
      <w:tr w:rsidR="00601A69" w:rsidRPr="00A9039E" w14:paraId="28AE36D0" w14:textId="77777777" w:rsidTr="00601A69">
        <w:trPr>
          <w:jc w:val="center"/>
        </w:trPr>
        <w:tc>
          <w:tcPr>
            <w:tcW w:w="3048" w:type="dxa"/>
            <w:shd w:val="clear" w:color="auto" w:fill="D9D9D9" w:themeFill="background1" w:themeFillShade="D9"/>
          </w:tcPr>
          <w:p w14:paraId="2281FD59" w14:textId="77777777" w:rsidR="00601A69" w:rsidRPr="00A9039E" w:rsidRDefault="00601A69" w:rsidP="002F4215">
            <w:pPr>
              <w:rPr>
                <w:rFonts w:ascii="Calibri Light" w:hAnsi="Calibri Light" w:cs="Calibri Light"/>
                <w:b/>
                <w:bCs/>
                <w:lang w:val="es-MX"/>
              </w:rPr>
            </w:pPr>
            <w:r w:rsidRPr="00A9039E">
              <w:rPr>
                <w:rFonts w:ascii="Calibri Light" w:hAnsi="Calibri Light" w:cs="Calibri Light"/>
                <w:b/>
                <w:bCs/>
                <w:lang w:val="es-MX"/>
              </w:rPr>
              <w:t>Actividad</w:t>
            </w:r>
          </w:p>
        </w:tc>
        <w:tc>
          <w:tcPr>
            <w:tcW w:w="577" w:type="dxa"/>
            <w:shd w:val="clear" w:color="auto" w:fill="D9D9D9" w:themeFill="background1" w:themeFillShade="D9"/>
          </w:tcPr>
          <w:p w14:paraId="6FE108D6"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Jun</w:t>
            </w:r>
          </w:p>
        </w:tc>
        <w:tc>
          <w:tcPr>
            <w:tcW w:w="556" w:type="dxa"/>
            <w:shd w:val="clear" w:color="auto" w:fill="D9D9D9" w:themeFill="background1" w:themeFillShade="D9"/>
          </w:tcPr>
          <w:p w14:paraId="271CDADA"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Jul</w:t>
            </w:r>
          </w:p>
        </w:tc>
        <w:tc>
          <w:tcPr>
            <w:tcW w:w="596" w:type="dxa"/>
            <w:shd w:val="clear" w:color="auto" w:fill="D9D9D9" w:themeFill="background1" w:themeFillShade="D9"/>
          </w:tcPr>
          <w:p w14:paraId="1904A042" w14:textId="77777777" w:rsidR="00601A69" w:rsidRPr="00A9039E" w:rsidRDefault="00601A69" w:rsidP="002F4215">
            <w:pPr>
              <w:rPr>
                <w:rFonts w:ascii="Calibri Light" w:hAnsi="Calibri Light" w:cs="Calibri Light"/>
                <w:b/>
                <w:bCs/>
                <w:lang w:val="es-MX"/>
              </w:rPr>
            </w:pPr>
            <w:proofErr w:type="spellStart"/>
            <w:r>
              <w:rPr>
                <w:rFonts w:ascii="Calibri Light" w:hAnsi="Calibri Light" w:cs="Calibri Light"/>
                <w:b/>
                <w:bCs/>
                <w:lang w:val="es-MX"/>
              </w:rPr>
              <w:t>Ago</w:t>
            </w:r>
            <w:proofErr w:type="spellEnd"/>
          </w:p>
        </w:tc>
        <w:tc>
          <w:tcPr>
            <w:tcW w:w="541" w:type="dxa"/>
            <w:shd w:val="clear" w:color="auto" w:fill="D9D9D9" w:themeFill="background1" w:themeFillShade="D9"/>
          </w:tcPr>
          <w:p w14:paraId="6184CD41" w14:textId="77777777" w:rsidR="00601A69" w:rsidRPr="00A9039E" w:rsidRDefault="00601A69" w:rsidP="002F4215">
            <w:pPr>
              <w:rPr>
                <w:rFonts w:ascii="Calibri Light" w:hAnsi="Calibri Light" w:cs="Calibri Light"/>
                <w:b/>
                <w:bCs/>
                <w:lang w:val="es-MX"/>
              </w:rPr>
            </w:pPr>
            <w:proofErr w:type="spellStart"/>
            <w:r>
              <w:rPr>
                <w:rFonts w:ascii="Calibri Light" w:hAnsi="Calibri Light" w:cs="Calibri Light"/>
                <w:b/>
                <w:bCs/>
                <w:lang w:val="es-MX"/>
              </w:rPr>
              <w:t>Sep</w:t>
            </w:r>
            <w:proofErr w:type="spellEnd"/>
          </w:p>
        </w:tc>
        <w:tc>
          <w:tcPr>
            <w:tcW w:w="527" w:type="dxa"/>
            <w:shd w:val="clear" w:color="auto" w:fill="D9D9D9" w:themeFill="background1" w:themeFillShade="D9"/>
          </w:tcPr>
          <w:p w14:paraId="3EC3292E"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Oct</w:t>
            </w:r>
          </w:p>
        </w:tc>
        <w:tc>
          <w:tcPr>
            <w:tcW w:w="568" w:type="dxa"/>
            <w:shd w:val="clear" w:color="auto" w:fill="D9D9D9" w:themeFill="background1" w:themeFillShade="D9"/>
          </w:tcPr>
          <w:p w14:paraId="600F9922"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Nov</w:t>
            </w:r>
          </w:p>
        </w:tc>
        <w:tc>
          <w:tcPr>
            <w:tcW w:w="561" w:type="dxa"/>
            <w:shd w:val="clear" w:color="auto" w:fill="D9D9D9" w:themeFill="background1" w:themeFillShade="D9"/>
          </w:tcPr>
          <w:p w14:paraId="51729BDF"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Dic</w:t>
            </w:r>
          </w:p>
        </w:tc>
        <w:tc>
          <w:tcPr>
            <w:tcW w:w="565" w:type="dxa"/>
            <w:shd w:val="clear" w:color="auto" w:fill="D9D9D9" w:themeFill="background1" w:themeFillShade="D9"/>
          </w:tcPr>
          <w:p w14:paraId="34D290C8"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Ene</w:t>
            </w:r>
          </w:p>
        </w:tc>
        <w:tc>
          <w:tcPr>
            <w:tcW w:w="646" w:type="dxa"/>
            <w:shd w:val="clear" w:color="auto" w:fill="D9D9D9" w:themeFill="background1" w:themeFillShade="D9"/>
          </w:tcPr>
          <w:p w14:paraId="0D09092C"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Feb</w:t>
            </w:r>
          </w:p>
        </w:tc>
        <w:tc>
          <w:tcPr>
            <w:tcW w:w="582" w:type="dxa"/>
            <w:shd w:val="clear" w:color="auto" w:fill="D9D9D9" w:themeFill="background1" w:themeFillShade="D9"/>
          </w:tcPr>
          <w:p w14:paraId="2EB19F86"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Mar</w:t>
            </w:r>
          </w:p>
        </w:tc>
        <w:tc>
          <w:tcPr>
            <w:tcW w:w="552" w:type="dxa"/>
            <w:shd w:val="clear" w:color="auto" w:fill="D9D9D9" w:themeFill="background1" w:themeFillShade="D9"/>
          </w:tcPr>
          <w:p w14:paraId="6F41968B"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Abr</w:t>
            </w:r>
          </w:p>
        </w:tc>
        <w:tc>
          <w:tcPr>
            <w:tcW w:w="599" w:type="dxa"/>
            <w:shd w:val="clear" w:color="auto" w:fill="D9D9D9" w:themeFill="background1" w:themeFillShade="D9"/>
          </w:tcPr>
          <w:p w14:paraId="42393B8C" w14:textId="77777777" w:rsidR="00601A69" w:rsidRPr="00A9039E" w:rsidRDefault="00601A69" w:rsidP="002F4215">
            <w:pPr>
              <w:rPr>
                <w:rFonts w:ascii="Calibri Light" w:hAnsi="Calibri Light" w:cs="Calibri Light"/>
                <w:b/>
                <w:bCs/>
                <w:lang w:val="es-MX"/>
              </w:rPr>
            </w:pPr>
            <w:r>
              <w:rPr>
                <w:rFonts w:ascii="Calibri Light" w:hAnsi="Calibri Light" w:cs="Calibri Light"/>
                <w:b/>
                <w:bCs/>
                <w:lang w:val="es-MX"/>
              </w:rPr>
              <w:t>May</w:t>
            </w:r>
          </w:p>
        </w:tc>
      </w:tr>
      <w:tr w:rsidR="00601A69" w:rsidRPr="00A9039E" w14:paraId="5CA9B00E" w14:textId="77777777" w:rsidTr="00601A69">
        <w:trPr>
          <w:jc w:val="center"/>
        </w:trPr>
        <w:tc>
          <w:tcPr>
            <w:tcW w:w="3048" w:type="dxa"/>
          </w:tcPr>
          <w:p w14:paraId="23D135EB" w14:textId="3FB3E0AD" w:rsidR="00601A69" w:rsidRPr="00A9039E" w:rsidRDefault="00601A69" w:rsidP="002F4215">
            <w:pPr>
              <w:rPr>
                <w:rFonts w:ascii="Calibri Light" w:hAnsi="Calibri Light" w:cs="Calibri Light"/>
                <w:lang w:val="es-MX"/>
              </w:rPr>
            </w:pPr>
            <w:r>
              <w:rPr>
                <w:rFonts w:ascii="Calibri Light" w:hAnsi="Calibri Light" w:cs="Calibri Light"/>
                <w:lang w:val="es-MX"/>
              </w:rPr>
              <w:t>Escritura y presentación de artículos.</w:t>
            </w:r>
          </w:p>
        </w:tc>
        <w:tc>
          <w:tcPr>
            <w:tcW w:w="577" w:type="dxa"/>
            <w:vAlign w:val="center"/>
          </w:tcPr>
          <w:p w14:paraId="2C0E4B9E" w14:textId="72BF31C6" w:rsidR="00601A69" w:rsidRPr="00A9039E" w:rsidRDefault="00601A69" w:rsidP="002F4215">
            <w:pPr>
              <w:jc w:val="center"/>
              <w:rPr>
                <w:rFonts w:ascii="Calibri Light" w:hAnsi="Calibri Light" w:cs="Calibri Light"/>
                <w:lang w:val="es-MX"/>
              </w:rPr>
            </w:pPr>
            <w:r>
              <w:rPr>
                <w:rFonts w:ascii="Calibri Light" w:hAnsi="Calibri Light" w:cs="Calibri Light"/>
                <w:lang w:val="es-MX"/>
              </w:rPr>
              <w:t>X</w:t>
            </w:r>
          </w:p>
        </w:tc>
        <w:tc>
          <w:tcPr>
            <w:tcW w:w="556" w:type="dxa"/>
            <w:vAlign w:val="center"/>
          </w:tcPr>
          <w:p w14:paraId="3B77BEAC" w14:textId="2BE56C78" w:rsidR="00601A69" w:rsidRPr="00A9039E" w:rsidRDefault="00601A69" w:rsidP="002F4215">
            <w:pPr>
              <w:jc w:val="center"/>
              <w:rPr>
                <w:rFonts w:ascii="Calibri Light" w:hAnsi="Calibri Light" w:cs="Calibri Light"/>
                <w:lang w:val="es-MX"/>
              </w:rPr>
            </w:pPr>
            <w:r>
              <w:rPr>
                <w:rFonts w:ascii="Calibri Light" w:hAnsi="Calibri Light" w:cs="Calibri Light"/>
                <w:lang w:val="es-MX"/>
              </w:rPr>
              <w:t>X</w:t>
            </w:r>
          </w:p>
        </w:tc>
        <w:tc>
          <w:tcPr>
            <w:tcW w:w="596" w:type="dxa"/>
            <w:vAlign w:val="center"/>
          </w:tcPr>
          <w:p w14:paraId="7BDA90E4" w14:textId="7AF68E5C" w:rsidR="00601A69" w:rsidRPr="00A9039E" w:rsidRDefault="00601A69" w:rsidP="002F4215">
            <w:pPr>
              <w:jc w:val="center"/>
              <w:rPr>
                <w:rFonts w:ascii="Calibri Light" w:hAnsi="Calibri Light" w:cs="Calibri Light"/>
                <w:lang w:val="es-MX"/>
              </w:rPr>
            </w:pPr>
            <w:r>
              <w:rPr>
                <w:rFonts w:ascii="Calibri Light" w:hAnsi="Calibri Light" w:cs="Calibri Light"/>
                <w:lang w:val="es-MX"/>
              </w:rPr>
              <w:t>X</w:t>
            </w:r>
          </w:p>
        </w:tc>
        <w:tc>
          <w:tcPr>
            <w:tcW w:w="541" w:type="dxa"/>
            <w:vAlign w:val="center"/>
          </w:tcPr>
          <w:p w14:paraId="0AF574D1" w14:textId="77777777" w:rsidR="00601A69" w:rsidRPr="00A9039E" w:rsidRDefault="00601A69" w:rsidP="002F4215">
            <w:pPr>
              <w:jc w:val="center"/>
              <w:rPr>
                <w:rFonts w:ascii="Calibri Light" w:hAnsi="Calibri Light" w:cs="Calibri Light"/>
                <w:lang w:val="es-MX"/>
              </w:rPr>
            </w:pPr>
          </w:p>
        </w:tc>
        <w:tc>
          <w:tcPr>
            <w:tcW w:w="527" w:type="dxa"/>
            <w:vAlign w:val="center"/>
          </w:tcPr>
          <w:p w14:paraId="058F1E51" w14:textId="75569AC9" w:rsidR="00601A69" w:rsidRPr="00A9039E" w:rsidRDefault="00601A69" w:rsidP="002F4215">
            <w:pPr>
              <w:jc w:val="center"/>
              <w:rPr>
                <w:rFonts w:ascii="Calibri Light" w:hAnsi="Calibri Light" w:cs="Calibri Light"/>
                <w:lang w:val="es-MX"/>
              </w:rPr>
            </w:pPr>
          </w:p>
        </w:tc>
        <w:tc>
          <w:tcPr>
            <w:tcW w:w="568" w:type="dxa"/>
            <w:vAlign w:val="center"/>
          </w:tcPr>
          <w:p w14:paraId="5E8AB93A" w14:textId="77777777" w:rsidR="00601A69" w:rsidRPr="00A9039E" w:rsidRDefault="00601A69" w:rsidP="002F4215">
            <w:pPr>
              <w:jc w:val="center"/>
              <w:rPr>
                <w:rFonts w:ascii="Calibri Light" w:hAnsi="Calibri Light" w:cs="Calibri Light"/>
                <w:lang w:val="es-MX"/>
              </w:rPr>
            </w:pPr>
          </w:p>
        </w:tc>
        <w:tc>
          <w:tcPr>
            <w:tcW w:w="561" w:type="dxa"/>
            <w:vAlign w:val="center"/>
          </w:tcPr>
          <w:p w14:paraId="0AF0E1EE" w14:textId="77777777" w:rsidR="00601A69" w:rsidRPr="00A9039E" w:rsidRDefault="00601A69" w:rsidP="002F4215">
            <w:pPr>
              <w:jc w:val="center"/>
              <w:rPr>
                <w:rFonts w:ascii="Calibri Light" w:hAnsi="Calibri Light" w:cs="Calibri Light"/>
                <w:lang w:val="es-MX"/>
              </w:rPr>
            </w:pPr>
          </w:p>
        </w:tc>
        <w:tc>
          <w:tcPr>
            <w:tcW w:w="565" w:type="dxa"/>
            <w:vAlign w:val="center"/>
          </w:tcPr>
          <w:p w14:paraId="5618249A" w14:textId="1B7F1508" w:rsidR="00601A69" w:rsidRPr="00A9039E" w:rsidRDefault="00601A69" w:rsidP="002F4215">
            <w:pPr>
              <w:jc w:val="center"/>
              <w:rPr>
                <w:rFonts w:ascii="Calibri Light" w:hAnsi="Calibri Light" w:cs="Calibri Light"/>
                <w:lang w:val="es-MX"/>
              </w:rPr>
            </w:pPr>
          </w:p>
        </w:tc>
        <w:tc>
          <w:tcPr>
            <w:tcW w:w="646" w:type="dxa"/>
            <w:vAlign w:val="center"/>
          </w:tcPr>
          <w:p w14:paraId="77410A2C" w14:textId="77777777" w:rsidR="00601A69" w:rsidRPr="00A9039E" w:rsidRDefault="00601A69" w:rsidP="002F4215">
            <w:pPr>
              <w:jc w:val="center"/>
              <w:rPr>
                <w:rFonts w:ascii="Calibri Light" w:hAnsi="Calibri Light" w:cs="Calibri Light"/>
                <w:lang w:val="es-MX"/>
              </w:rPr>
            </w:pPr>
          </w:p>
        </w:tc>
        <w:tc>
          <w:tcPr>
            <w:tcW w:w="582" w:type="dxa"/>
            <w:vAlign w:val="center"/>
          </w:tcPr>
          <w:p w14:paraId="15303F36" w14:textId="77777777" w:rsidR="00601A69" w:rsidRPr="00A9039E" w:rsidRDefault="00601A69" w:rsidP="002F4215">
            <w:pPr>
              <w:jc w:val="center"/>
              <w:rPr>
                <w:rFonts w:ascii="Calibri Light" w:hAnsi="Calibri Light" w:cs="Calibri Light"/>
                <w:lang w:val="es-MX"/>
              </w:rPr>
            </w:pPr>
          </w:p>
        </w:tc>
        <w:tc>
          <w:tcPr>
            <w:tcW w:w="552" w:type="dxa"/>
            <w:vAlign w:val="center"/>
          </w:tcPr>
          <w:p w14:paraId="76F5AC97" w14:textId="77777777" w:rsidR="00601A69" w:rsidRPr="00A9039E" w:rsidRDefault="00601A69" w:rsidP="002F4215">
            <w:pPr>
              <w:jc w:val="center"/>
              <w:rPr>
                <w:rFonts w:ascii="Calibri Light" w:hAnsi="Calibri Light" w:cs="Calibri Light"/>
                <w:lang w:val="es-MX"/>
              </w:rPr>
            </w:pPr>
          </w:p>
        </w:tc>
        <w:tc>
          <w:tcPr>
            <w:tcW w:w="599" w:type="dxa"/>
            <w:vAlign w:val="center"/>
          </w:tcPr>
          <w:p w14:paraId="49EB22FA" w14:textId="77777777" w:rsidR="00601A69" w:rsidRPr="00A9039E" w:rsidRDefault="00601A69" w:rsidP="002F4215">
            <w:pPr>
              <w:jc w:val="center"/>
              <w:rPr>
                <w:rFonts w:ascii="Calibri Light" w:hAnsi="Calibri Light" w:cs="Calibri Light"/>
                <w:lang w:val="es-MX"/>
              </w:rPr>
            </w:pPr>
          </w:p>
        </w:tc>
      </w:tr>
      <w:tr w:rsidR="00601A69" w:rsidRPr="00A9039E" w14:paraId="3FB351DE" w14:textId="77777777" w:rsidTr="00601A69">
        <w:trPr>
          <w:jc w:val="center"/>
        </w:trPr>
        <w:tc>
          <w:tcPr>
            <w:tcW w:w="3048" w:type="dxa"/>
          </w:tcPr>
          <w:p w14:paraId="74D3DDC1" w14:textId="77777777" w:rsidR="00601A69" w:rsidRPr="00A9039E" w:rsidRDefault="00601A69" w:rsidP="002F4215">
            <w:pPr>
              <w:rPr>
                <w:rFonts w:ascii="Calibri Light" w:hAnsi="Calibri Light" w:cs="Calibri Light"/>
                <w:lang w:val="es-MX"/>
              </w:rPr>
            </w:pPr>
            <w:r>
              <w:rPr>
                <w:rFonts w:ascii="Calibri Light" w:hAnsi="Calibri Light" w:cs="Calibri Light"/>
                <w:lang w:val="es-MX"/>
              </w:rPr>
              <w:t>Ponencia de jornada de investigación.</w:t>
            </w:r>
          </w:p>
        </w:tc>
        <w:tc>
          <w:tcPr>
            <w:tcW w:w="577" w:type="dxa"/>
            <w:vAlign w:val="center"/>
          </w:tcPr>
          <w:p w14:paraId="7EEF18B1" w14:textId="77777777" w:rsidR="00601A69" w:rsidRPr="00A9039E" w:rsidRDefault="00601A69" w:rsidP="002F4215">
            <w:pPr>
              <w:jc w:val="center"/>
              <w:rPr>
                <w:rFonts w:ascii="Calibri Light" w:hAnsi="Calibri Light" w:cs="Calibri Light"/>
                <w:lang w:val="es-MX"/>
              </w:rPr>
            </w:pPr>
          </w:p>
        </w:tc>
        <w:tc>
          <w:tcPr>
            <w:tcW w:w="556" w:type="dxa"/>
            <w:vAlign w:val="center"/>
          </w:tcPr>
          <w:p w14:paraId="35932793" w14:textId="77777777" w:rsidR="00601A69" w:rsidRPr="00A9039E" w:rsidRDefault="00601A69" w:rsidP="002F4215">
            <w:pPr>
              <w:jc w:val="center"/>
              <w:rPr>
                <w:rFonts w:ascii="Calibri Light" w:hAnsi="Calibri Light" w:cs="Calibri Light"/>
                <w:lang w:val="es-MX"/>
              </w:rPr>
            </w:pPr>
          </w:p>
        </w:tc>
        <w:tc>
          <w:tcPr>
            <w:tcW w:w="596" w:type="dxa"/>
            <w:vAlign w:val="center"/>
          </w:tcPr>
          <w:p w14:paraId="6962142E" w14:textId="77777777" w:rsidR="00601A69" w:rsidRPr="00A9039E" w:rsidRDefault="00601A69" w:rsidP="002F4215">
            <w:pPr>
              <w:jc w:val="center"/>
              <w:rPr>
                <w:rFonts w:ascii="Calibri Light" w:hAnsi="Calibri Light" w:cs="Calibri Light"/>
                <w:lang w:val="es-MX"/>
              </w:rPr>
            </w:pPr>
          </w:p>
        </w:tc>
        <w:tc>
          <w:tcPr>
            <w:tcW w:w="541" w:type="dxa"/>
            <w:vAlign w:val="center"/>
          </w:tcPr>
          <w:p w14:paraId="72AD2A7C" w14:textId="5FC06744" w:rsidR="00601A69" w:rsidRPr="00A9039E" w:rsidRDefault="00601A69" w:rsidP="002F4215">
            <w:pPr>
              <w:jc w:val="center"/>
              <w:rPr>
                <w:rFonts w:ascii="Calibri Light" w:hAnsi="Calibri Light" w:cs="Calibri Light"/>
                <w:lang w:val="es-MX"/>
              </w:rPr>
            </w:pPr>
            <w:r>
              <w:rPr>
                <w:rFonts w:ascii="Calibri Light" w:hAnsi="Calibri Light" w:cs="Calibri Light"/>
                <w:lang w:val="es-MX"/>
              </w:rPr>
              <w:t>X</w:t>
            </w:r>
          </w:p>
        </w:tc>
        <w:tc>
          <w:tcPr>
            <w:tcW w:w="527" w:type="dxa"/>
            <w:vAlign w:val="center"/>
          </w:tcPr>
          <w:p w14:paraId="7843C7F6" w14:textId="77777777" w:rsidR="00601A69" w:rsidRPr="00A9039E" w:rsidRDefault="00601A69" w:rsidP="002F4215">
            <w:pPr>
              <w:jc w:val="center"/>
              <w:rPr>
                <w:rFonts w:ascii="Calibri Light" w:hAnsi="Calibri Light" w:cs="Calibri Light"/>
                <w:lang w:val="es-MX"/>
              </w:rPr>
            </w:pPr>
          </w:p>
        </w:tc>
        <w:tc>
          <w:tcPr>
            <w:tcW w:w="568" w:type="dxa"/>
            <w:vAlign w:val="center"/>
          </w:tcPr>
          <w:p w14:paraId="5B5B1E61" w14:textId="77777777" w:rsidR="00601A69" w:rsidRPr="00A9039E" w:rsidRDefault="00601A69" w:rsidP="002F4215">
            <w:pPr>
              <w:jc w:val="center"/>
              <w:rPr>
                <w:rFonts w:ascii="Calibri Light" w:hAnsi="Calibri Light" w:cs="Calibri Light"/>
                <w:lang w:val="es-MX"/>
              </w:rPr>
            </w:pPr>
          </w:p>
        </w:tc>
        <w:tc>
          <w:tcPr>
            <w:tcW w:w="561" w:type="dxa"/>
            <w:vAlign w:val="center"/>
          </w:tcPr>
          <w:p w14:paraId="51A94C60" w14:textId="77777777" w:rsidR="00601A69" w:rsidRPr="00A9039E" w:rsidRDefault="00601A69" w:rsidP="002F4215">
            <w:pPr>
              <w:jc w:val="center"/>
              <w:rPr>
                <w:rFonts w:ascii="Calibri Light" w:hAnsi="Calibri Light" w:cs="Calibri Light"/>
                <w:lang w:val="es-MX"/>
              </w:rPr>
            </w:pPr>
          </w:p>
        </w:tc>
        <w:tc>
          <w:tcPr>
            <w:tcW w:w="565" w:type="dxa"/>
            <w:vAlign w:val="center"/>
          </w:tcPr>
          <w:p w14:paraId="66E3D03F" w14:textId="77777777" w:rsidR="00601A69" w:rsidRPr="00A9039E" w:rsidRDefault="00601A69" w:rsidP="002F4215">
            <w:pPr>
              <w:jc w:val="center"/>
              <w:rPr>
                <w:rFonts w:ascii="Calibri Light" w:hAnsi="Calibri Light" w:cs="Calibri Light"/>
                <w:lang w:val="es-MX"/>
              </w:rPr>
            </w:pPr>
          </w:p>
        </w:tc>
        <w:tc>
          <w:tcPr>
            <w:tcW w:w="646" w:type="dxa"/>
            <w:vAlign w:val="center"/>
          </w:tcPr>
          <w:p w14:paraId="4CB8E4C4" w14:textId="167D0AC8" w:rsidR="00601A69" w:rsidRPr="00A9039E" w:rsidRDefault="00601A69" w:rsidP="002F4215">
            <w:pPr>
              <w:jc w:val="center"/>
              <w:rPr>
                <w:rFonts w:ascii="Calibri Light" w:hAnsi="Calibri Light" w:cs="Calibri Light"/>
                <w:lang w:val="es-MX"/>
              </w:rPr>
            </w:pPr>
          </w:p>
        </w:tc>
        <w:tc>
          <w:tcPr>
            <w:tcW w:w="582" w:type="dxa"/>
            <w:vAlign w:val="center"/>
          </w:tcPr>
          <w:p w14:paraId="6C2D11E9" w14:textId="77777777" w:rsidR="00601A69" w:rsidRPr="00A9039E" w:rsidRDefault="00601A69" w:rsidP="002F4215">
            <w:pPr>
              <w:jc w:val="center"/>
              <w:rPr>
                <w:rFonts w:ascii="Calibri Light" w:hAnsi="Calibri Light" w:cs="Calibri Light"/>
                <w:lang w:val="es-MX"/>
              </w:rPr>
            </w:pPr>
          </w:p>
        </w:tc>
        <w:tc>
          <w:tcPr>
            <w:tcW w:w="552" w:type="dxa"/>
            <w:vAlign w:val="center"/>
          </w:tcPr>
          <w:p w14:paraId="18150844" w14:textId="734681AD" w:rsidR="00601A69" w:rsidRPr="00A9039E" w:rsidRDefault="00601A69" w:rsidP="002F4215">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79EACC7A" w14:textId="77777777" w:rsidR="00601A69" w:rsidRPr="00A9039E" w:rsidRDefault="00601A69" w:rsidP="002F4215">
            <w:pPr>
              <w:jc w:val="center"/>
              <w:rPr>
                <w:rFonts w:ascii="Calibri Light" w:hAnsi="Calibri Light" w:cs="Calibri Light"/>
                <w:lang w:val="es-MX"/>
              </w:rPr>
            </w:pPr>
          </w:p>
        </w:tc>
      </w:tr>
      <w:tr w:rsidR="00601A69" w:rsidRPr="00A9039E" w14:paraId="62D3509A" w14:textId="77777777" w:rsidTr="00601A69">
        <w:trPr>
          <w:jc w:val="center"/>
        </w:trPr>
        <w:tc>
          <w:tcPr>
            <w:tcW w:w="3048" w:type="dxa"/>
          </w:tcPr>
          <w:p w14:paraId="5D587AB4" w14:textId="685AE8C2" w:rsidR="00601A69" w:rsidRPr="00A9039E" w:rsidRDefault="00601A69" w:rsidP="002F4215">
            <w:pPr>
              <w:rPr>
                <w:rFonts w:ascii="Calibri Light" w:hAnsi="Calibri Light" w:cs="Calibri Light"/>
                <w:lang w:val="es-MX"/>
              </w:rPr>
            </w:pPr>
            <w:r>
              <w:rPr>
                <w:rFonts w:ascii="Calibri Light" w:hAnsi="Calibri Light" w:cs="Calibri Light"/>
                <w:lang w:val="es-MX"/>
              </w:rPr>
              <w:t>Presentación de tesis.</w:t>
            </w:r>
          </w:p>
        </w:tc>
        <w:tc>
          <w:tcPr>
            <w:tcW w:w="577" w:type="dxa"/>
            <w:vAlign w:val="center"/>
          </w:tcPr>
          <w:p w14:paraId="2668290E" w14:textId="7A6A52C4" w:rsidR="00601A69" w:rsidRPr="00A9039E" w:rsidRDefault="00601A69" w:rsidP="002F4215">
            <w:pPr>
              <w:jc w:val="center"/>
              <w:rPr>
                <w:rFonts w:ascii="Calibri Light" w:hAnsi="Calibri Light" w:cs="Calibri Light"/>
                <w:lang w:val="es-MX"/>
              </w:rPr>
            </w:pPr>
          </w:p>
        </w:tc>
        <w:tc>
          <w:tcPr>
            <w:tcW w:w="556" w:type="dxa"/>
            <w:vAlign w:val="center"/>
          </w:tcPr>
          <w:p w14:paraId="04FBB384" w14:textId="77777777" w:rsidR="00601A69" w:rsidRPr="00A9039E" w:rsidRDefault="00601A69" w:rsidP="002F4215">
            <w:pPr>
              <w:jc w:val="center"/>
              <w:rPr>
                <w:rFonts w:ascii="Calibri Light" w:hAnsi="Calibri Light" w:cs="Calibri Light"/>
                <w:lang w:val="es-MX"/>
              </w:rPr>
            </w:pPr>
          </w:p>
        </w:tc>
        <w:tc>
          <w:tcPr>
            <w:tcW w:w="596" w:type="dxa"/>
            <w:vAlign w:val="center"/>
          </w:tcPr>
          <w:p w14:paraId="47226F9F" w14:textId="1D199B5F" w:rsidR="00601A69" w:rsidRPr="00A9039E" w:rsidRDefault="00601A69" w:rsidP="002F4215">
            <w:pPr>
              <w:jc w:val="center"/>
              <w:rPr>
                <w:rFonts w:ascii="Calibri Light" w:hAnsi="Calibri Light" w:cs="Calibri Light"/>
                <w:lang w:val="es-MX"/>
              </w:rPr>
            </w:pPr>
          </w:p>
        </w:tc>
        <w:tc>
          <w:tcPr>
            <w:tcW w:w="541" w:type="dxa"/>
            <w:vAlign w:val="center"/>
          </w:tcPr>
          <w:p w14:paraId="0F210819" w14:textId="77777777" w:rsidR="00601A69" w:rsidRPr="00A9039E" w:rsidRDefault="00601A69" w:rsidP="002F4215">
            <w:pPr>
              <w:jc w:val="center"/>
              <w:rPr>
                <w:rFonts w:ascii="Calibri Light" w:hAnsi="Calibri Light" w:cs="Calibri Light"/>
                <w:lang w:val="es-MX"/>
              </w:rPr>
            </w:pPr>
          </w:p>
        </w:tc>
        <w:tc>
          <w:tcPr>
            <w:tcW w:w="527" w:type="dxa"/>
            <w:vAlign w:val="center"/>
          </w:tcPr>
          <w:p w14:paraId="014058B0" w14:textId="77777777" w:rsidR="00601A69" w:rsidRPr="00A9039E" w:rsidRDefault="00601A69" w:rsidP="002F4215">
            <w:pPr>
              <w:jc w:val="center"/>
              <w:rPr>
                <w:rFonts w:ascii="Calibri Light" w:hAnsi="Calibri Light" w:cs="Calibri Light"/>
                <w:lang w:val="es-MX"/>
              </w:rPr>
            </w:pPr>
          </w:p>
        </w:tc>
        <w:tc>
          <w:tcPr>
            <w:tcW w:w="568" w:type="dxa"/>
            <w:vAlign w:val="center"/>
          </w:tcPr>
          <w:p w14:paraId="1C9714DB" w14:textId="77777777" w:rsidR="00601A69" w:rsidRPr="00A9039E" w:rsidRDefault="00601A69" w:rsidP="002F4215">
            <w:pPr>
              <w:jc w:val="center"/>
              <w:rPr>
                <w:rFonts w:ascii="Calibri Light" w:hAnsi="Calibri Light" w:cs="Calibri Light"/>
                <w:lang w:val="es-MX"/>
              </w:rPr>
            </w:pPr>
          </w:p>
        </w:tc>
        <w:tc>
          <w:tcPr>
            <w:tcW w:w="561" w:type="dxa"/>
            <w:vAlign w:val="center"/>
          </w:tcPr>
          <w:p w14:paraId="6B07E2E2" w14:textId="3EA074E7" w:rsidR="00601A69" w:rsidRPr="00A9039E" w:rsidRDefault="00601A69" w:rsidP="002F4215">
            <w:pPr>
              <w:jc w:val="center"/>
              <w:rPr>
                <w:rFonts w:ascii="Calibri Light" w:hAnsi="Calibri Light" w:cs="Calibri Light"/>
                <w:lang w:val="es-MX"/>
              </w:rPr>
            </w:pPr>
          </w:p>
        </w:tc>
        <w:tc>
          <w:tcPr>
            <w:tcW w:w="565" w:type="dxa"/>
            <w:vAlign w:val="center"/>
          </w:tcPr>
          <w:p w14:paraId="2897EED4" w14:textId="77777777" w:rsidR="00601A69" w:rsidRPr="00A9039E" w:rsidRDefault="00601A69" w:rsidP="002F4215">
            <w:pPr>
              <w:jc w:val="center"/>
              <w:rPr>
                <w:rFonts w:ascii="Calibri Light" w:hAnsi="Calibri Light" w:cs="Calibri Light"/>
                <w:lang w:val="es-MX"/>
              </w:rPr>
            </w:pPr>
          </w:p>
        </w:tc>
        <w:tc>
          <w:tcPr>
            <w:tcW w:w="646" w:type="dxa"/>
            <w:vAlign w:val="center"/>
          </w:tcPr>
          <w:p w14:paraId="67B1FA7A" w14:textId="77777777" w:rsidR="00601A69" w:rsidRPr="00A9039E" w:rsidRDefault="00601A69" w:rsidP="002F4215">
            <w:pPr>
              <w:jc w:val="center"/>
              <w:rPr>
                <w:rFonts w:ascii="Calibri Light" w:hAnsi="Calibri Light" w:cs="Calibri Light"/>
                <w:lang w:val="es-MX"/>
              </w:rPr>
            </w:pPr>
          </w:p>
        </w:tc>
        <w:tc>
          <w:tcPr>
            <w:tcW w:w="582" w:type="dxa"/>
            <w:vAlign w:val="center"/>
          </w:tcPr>
          <w:p w14:paraId="31E314C1" w14:textId="77777777" w:rsidR="00601A69" w:rsidRPr="00A9039E" w:rsidRDefault="00601A69" w:rsidP="002F4215">
            <w:pPr>
              <w:jc w:val="center"/>
              <w:rPr>
                <w:rFonts w:ascii="Calibri Light" w:hAnsi="Calibri Light" w:cs="Calibri Light"/>
                <w:lang w:val="es-MX"/>
              </w:rPr>
            </w:pPr>
          </w:p>
        </w:tc>
        <w:tc>
          <w:tcPr>
            <w:tcW w:w="552" w:type="dxa"/>
            <w:vAlign w:val="center"/>
          </w:tcPr>
          <w:p w14:paraId="6FA0024F" w14:textId="02A0469A" w:rsidR="00601A69" w:rsidRPr="00A9039E" w:rsidRDefault="00601A69" w:rsidP="002F4215">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68857480" w14:textId="77777777" w:rsidR="00601A69" w:rsidRPr="00A9039E" w:rsidRDefault="00601A69" w:rsidP="002F4215">
            <w:pPr>
              <w:jc w:val="center"/>
              <w:rPr>
                <w:rFonts w:ascii="Calibri Light" w:hAnsi="Calibri Light" w:cs="Calibri Light"/>
                <w:lang w:val="es-MX"/>
              </w:rPr>
            </w:pPr>
          </w:p>
        </w:tc>
      </w:tr>
      <w:tr w:rsidR="00601A69" w:rsidRPr="00A9039E" w14:paraId="6EA81F11" w14:textId="77777777" w:rsidTr="00601A69">
        <w:trPr>
          <w:jc w:val="center"/>
        </w:trPr>
        <w:tc>
          <w:tcPr>
            <w:tcW w:w="3048" w:type="dxa"/>
          </w:tcPr>
          <w:p w14:paraId="49DBE195" w14:textId="242EDBEA" w:rsidR="00601A69" w:rsidRDefault="00601A69" w:rsidP="00601A69">
            <w:pPr>
              <w:rPr>
                <w:rFonts w:ascii="Calibri Light" w:hAnsi="Calibri Light" w:cs="Calibri Light"/>
                <w:lang w:val="es-MX"/>
              </w:rPr>
            </w:pPr>
            <w:r>
              <w:rPr>
                <w:rFonts w:ascii="Calibri Light" w:hAnsi="Calibri Light" w:cs="Calibri Light"/>
                <w:lang w:val="es-MX"/>
              </w:rPr>
              <w:t>Reuniones de equipo de investigación</w:t>
            </w:r>
          </w:p>
        </w:tc>
        <w:tc>
          <w:tcPr>
            <w:tcW w:w="577" w:type="dxa"/>
            <w:vAlign w:val="center"/>
          </w:tcPr>
          <w:p w14:paraId="1369F4DD" w14:textId="34B76637" w:rsidR="00601A69" w:rsidRPr="00A9039E" w:rsidRDefault="00601A69" w:rsidP="00601A69">
            <w:pPr>
              <w:jc w:val="center"/>
              <w:rPr>
                <w:rFonts w:ascii="Calibri Light" w:hAnsi="Calibri Light" w:cs="Calibri Light"/>
                <w:lang w:val="es-MX"/>
              </w:rPr>
            </w:pPr>
            <w:r>
              <w:rPr>
                <w:rFonts w:ascii="Calibri Light" w:hAnsi="Calibri Light" w:cs="Calibri Light"/>
                <w:lang w:val="es-MX"/>
              </w:rPr>
              <w:t>x</w:t>
            </w:r>
          </w:p>
        </w:tc>
        <w:tc>
          <w:tcPr>
            <w:tcW w:w="556" w:type="dxa"/>
            <w:vAlign w:val="center"/>
          </w:tcPr>
          <w:p w14:paraId="62E36CB1" w14:textId="77777777" w:rsidR="00601A69" w:rsidRPr="00A9039E" w:rsidRDefault="00601A69" w:rsidP="00601A69">
            <w:pPr>
              <w:jc w:val="center"/>
              <w:rPr>
                <w:rFonts w:ascii="Calibri Light" w:hAnsi="Calibri Light" w:cs="Calibri Light"/>
                <w:lang w:val="es-MX"/>
              </w:rPr>
            </w:pPr>
          </w:p>
        </w:tc>
        <w:tc>
          <w:tcPr>
            <w:tcW w:w="596" w:type="dxa"/>
            <w:vAlign w:val="center"/>
          </w:tcPr>
          <w:p w14:paraId="49CDBB29" w14:textId="7AD92D62" w:rsidR="00601A69" w:rsidRPr="00A9039E" w:rsidRDefault="00601A69" w:rsidP="00601A69">
            <w:pPr>
              <w:jc w:val="center"/>
              <w:rPr>
                <w:rFonts w:ascii="Calibri Light" w:hAnsi="Calibri Light" w:cs="Calibri Light"/>
                <w:lang w:val="es-MX"/>
              </w:rPr>
            </w:pPr>
            <w:r>
              <w:rPr>
                <w:rFonts w:ascii="Calibri Light" w:hAnsi="Calibri Light" w:cs="Calibri Light"/>
                <w:lang w:val="es-MX"/>
              </w:rPr>
              <w:t>x</w:t>
            </w:r>
          </w:p>
        </w:tc>
        <w:tc>
          <w:tcPr>
            <w:tcW w:w="541" w:type="dxa"/>
            <w:vAlign w:val="center"/>
          </w:tcPr>
          <w:p w14:paraId="7491ED35" w14:textId="77777777" w:rsidR="00601A69" w:rsidRPr="00A9039E" w:rsidRDefault="00601A69" w:rsidP="00601A69">
            <w:pPr>
              <w:jc w:val="center"/>
              <w:rPr>
                <w:rFonts w:ascii="Calibri Light" w:hAnsi="Calibri Light" w:cs="Calibri Light"/>
                <w:lang w:val="es-MX"/>
              </w:rPr>
            </w:pPr>
          </w:p>
        </w:tc>
        <w:tc>
          <w:tcPr>
            <w:tcW w:w="527" w:type="dxa"/>
            <w:vAlign w:val="center"/>
          </w:tcPr>
          <w:p w14:paraId="1D45F7E0" w14:textId="78AF0DE5" w:rsidR="00601A69" w:rsidRPr="00A9039E" w:rsidRDefault="00601A69" w:rsidP="00601A69">
            <w:pPr>
              <w:jc w:val="center"/>
              <w:rPr>
                <w:rFonts w:ascii="Calibri Light" w:hAnsi="Calibri Light" w:cs="Calibri Light"/>
                <w:lang w:val="es-MX"/>
              </w:rPr>
            </w:pPr>
            <w:r>
              <w:rPr>
                <w:rFonts w:ascii="Calibri Light" w:hAnsi="Calibri Light" w:cs="Calibri Light"/>
                <w:lang w:val="es-MX"/>
              </w:rPr>
              <w:t>x</w:t>
            </w:r>
          </w:p>
        </w:tc>
        <w:tc>
          <w:tcPr>
            <w:tcW w:w="568" w:type="dxa"/>
            <w:vAlign w:val="center"/>
          </w:tcPr>
          <w:p w14:paraId="20431C53" w14:textId="77777777" w:rsidR="00601A69" w:rsidRPr="00A9039E" w:rsidRDefault="00601A69" w:rsidP="00601A69">
            <w:pPr>
              <w:jc w:val="center"/>
              <w:rPr>
                <w:rFonts w:ascii="Calibri Light" w:hAnsi="Calibri Light" w:cs="Calibri Light"/>
                <w:lang w:val="es-MX"/>
              </w:rPr>
            </w:pPr>
          </w:p>
        </w:tc>
        <w:tc>
          <w:tcPr>
            <w:tcW w:w="561" w:type="dxa"/>
            <w:vAlign w:val="center"/>
          </w:tcPr>
          <w:p w14:paraId="49A26EB9" w14:textId="6EB50FC9" w:rsidR="00601A69" w:rsidRPr="00A9039E" w:rsidRDefault="00601A69" w:rsidP="00601A69">
            <w:pPr>
              <w:jc w:val="center"/>
              <w:rPr>
                <w:rFonts w:ascii="Calibri Light" w:hAnsi="Calibri Light" w:cs="Calibri Light"/>
                <w:lang w:val="es-MX"/>
              </w:rPr>
            </w:pPr>
            <w:r>
              <w:rPr>
                <w:rFonts w:ascii="Calibri Light" w:hAnsi="Calibri Light" w:cs="Calibri Light"/>
                <w:lang w:val="es-MX"/>
              </w:rPr>
              <w:t>x</w:t>
            </w:r>
          </w:p>
        </w:tc>
        <w:tc>
          <w:tcPr>
            <w:tcW w:w="565" w:type="dxa"/>
            <w:vAlign w:val="center"/>
          </w:tcPr>
          <w:p w14:paraId="777E8F7D" w14:textId="77777777" w:rsidR="00601A69" w:rsidRPr="00A9039E" w:rsidRDefault="00601A69" w:rsidP="00601A69">
            <w:pPr>
              <w:jc w:val="center"/>
              <w:rPr>
                <w:rFonts w:ascii="Calibri Light" w:hAnsi="Calibri Light" w:cs="Calibri Light"/>
                <w:lang w:val="es-MX"/>
              </w:rPr>
            </w:pPr>
          </w:p>
        </w:tc>
        <w:tc>
          <w:tcPr>
            <w:tcW w:w="646" w:type="dxa"/>
            <w:vAlign w:val="center"/>
          </w:tcPr>
          <w:p w14:paraId="4D5397E9" w14:textId="332B8D21" w:rsidR="00601A69" w:rsidRPr="00A9039E" w:rsidRDefault="00601A69" w:rsidP="00601A69">
            <w:pPr>
              <w:jc w:val="center"/>
              <w:rPr>
                <w:rFonts w:ascii="Calibri Light" w:hAnsi="Calibri Light" w:cs="Calibri Light"/>
                <w:lang w:val="es-MX"/>
              </w:rPr>
            </w:pPr>
            <w:r>
              <w:rPr>
                <w:rFonts w:ascii="Calibri Light" w:hAnsi="Calibri Light" w:cs="Calibri Light"/>
                <w:lang w:val="es-MX"/>
              </w:rPr>
              <w:t>x</w:t>
            </w:r>
          </w:p>
        </w:tc>
        <w:tc>
          <w:tcPr>
            <w:tcW w:w="582" w:type="dxa"/>
            <w:vAlign w:val="center"/>
          </w:tcPr>
          <w:p w14:paraId="1AF795E5" w14:textId="77777777" w:rsidR="00601A69" w:rsidRPr="00A9039E" w:rsidRDefault="00601A69" w:rsidP="00601A69">
            <w:pPr>
              <w:jc w:val="center"/>
              <w:rPr>
                <w:rFonts w:ascii="Calibri Light" w:hAnsi="Calibri Light" w:cs="Calibri Light"/>
                <w:lang w:val="es-MX"/>
              </w:rPr>
            </w:pPr>
          </w:p>
        </w:tc>
        <w:tc>
          <w:tcPr>
            <w:tcW w:w="552" w:type="dxa"/>
            <w:vAlign w:val="center"/>
          </w:tcPr>
          <w:p w14:paraId="273E3A46" w14:textId="28D1EF40" w:rsidR="00601A69" w:rsidRDefault="00601A69" w:rsidP="00601A69">
            <w:pPr>
              <w:jc w:val="center"/>
              <w:rPr>
                <w:rFonts w:ascii="Calibri Light" w:hAnsi="Calibri Light" w:cs="Calibri Light"/>
                <w:lang w:val="es-MX"/>
              </w:rPr>
            </w:pPr>
            <w:r>
              <w:rPr>
                <w:rFonts w:ascii="Calibri Light" w:hAnsi="Calibri Light" w:cs="Calibri Light"/>
                <w:lang w:val="es-MX"/>
              </w:rPr>
              <w:t>x</w:t>
            </w:r>
          </w:p>
        </w:tc>
        <w:tc>
          <w:tcPr>
            <w:tcW w:w="599" w:type="dxa"/>
            <w:vAlign w:val="center"/>
          </w:tcPr>
          <w:p w14:paraId="194E5F3B" w14:textId="77777777" w:rsidR="00601A69" w:rsidRPr="00A9039E" w:rsidRDefault="00601A69" w:rsidP="00601A69">
            <w:pPr>
              <w:jc w:val="center"/>
              <w:rPr>
                <w:rFonts w:ascii="Calibri Light" w:hAnsi="Calibri Light" w:cs="Calibri Light"/>
                <w:lang w:val="es-MX"/>
              </w:rPr>
            </w:pPr>
          </w:p>
        </w:tc>
      </w:tr>
    </w:tbl>
    <w:p w14:paraId="2F03297A" w14:textId="4EDE38EB" w:rsidR="00A924EC" w:rsidRDefault="00A924EC" w:rsidP="000558C8">
      <w:pPr>
        <w:spacing w:after="0" w:line="360" w:lineRule="auto"/>
        <w:rPr>
          <w:rFonts w:ascii="Calibri Light" w:hAnsi="Calibri Light" w:cs="Calibri Light"/>
          <w:b/>
          <w:bCs/>
          <w:sz w:val="24"/>
          <w:szCs w:val="24"/>
          <w:lang w:val="es-MX"/>
        </w:rPr>
      </w:pPr>
    </w:p>
    <w:p w14:paraId="1A5ABB18" w14:textId="77777777" w:rsidR="006146BE" w:rsidDel="003F07AE" w:rsidRDefault="006146BE" w:rsidP="000558C8">
      <w:pPr>
        <w:spacing w:after="0" w:line="360" w:lineRule="auto"/>
        <w:rPr>
          <w:del w:id="1417" w:author="51964" w:date="2025-01-14T09:55:00Z" w16du:dateUtc="2025-01-14T14:55:00Z"/>
          <w:rFonts w:ascii="Calibri Light" w:hAnsi="Calibri Light" w:cs="Calibri Light"/>
          <w:b/>
          <w:bCs/>
          <w:sz w:val="24"/>
          <w:szCs w:val="24"/>
          <w:lang w:val="es-MX"/>
        </w:rPr>
      </w:pPr>
    </w:p>
    <w:p w14:paraId="1F3FBAD1" w14:textId="77777777" w:rsidR="00601A69" w:rsidDel="003F07AE" w:rsidRDefault="00601A69" w:rsidP="000558C8">
      <w:pPr>
        <w:spacing w:after="0" w:line="360" w:lineRule="auto"/>
        <w:rPr>
          <w:del w:id="1418" w:author="51964" w:date="2025-01-14T09:55:00Z" w16du:dateUtc="2025-01-14T14:55:00Z"/>
          <w:rFonts w:ascii="Calibri Light" w:hAnsi="Calibri Light" w:cs="Calibri Light"/>
          <w:b/>
          <w:bCs/>
          <w:sz w:val="24"/>
          <w:szCs w:val="24"/>
          <w:lang w:val="es-MX"/>
        </w:rPr>
      </w:pPr>
    </w:p>
    <w:p w14:paraId="63494181" w14:textId="77777777" w:rsidR="00601A69" w:rsidDel="003F07AE" w:rsidRDefault="00601A69" w:rsidP="000558C8">
      <w:pPr>
        <w:spacing w:after="0" w:line="360" w:lineRule="auto"/>
        <w:rPr>
          <w:del w:id="1419" w:author="51964" w:date="2025-01-14T09:55:00Z" w16du:dateUtc="2025-01-14T14:55:00Z"/>
          <w:rFonts w:ascii="Calibri Light" w:hAnsi="Calibri Light" w:cs="Calibri Light"/>
          <w:b/>
          <w:bCs/>
          <w:sz w:val="24"/>
          <w:szCs w:val="24"/>
          <w:lang w:val="es-MX"/>
        </w:rPr>
      </w:pPr>
    </w:p>
    <w:p w14:paraId="47107456" w14:textId="77777777" w:rsidR="00601A69" w:rsidRDefault="00601A69" w:rsidP="000558C8">
      <w:pPr>
        <w:spacing w:after="0" w:line="360" w:lineRule="auto"/>
        <w:rPr>
          <w:rFonts w:ascii="Calibri Light" w:hAnsi="Calibri Light" w:cs="Calibri Light"/>
          <w:b/>
          <w:bCs/>
          <w:sz w:val="24"/>
          <w:szCs w:val="24"/>
          <w:lang w:val="es-MX"/>
        </w:rPr>
      </w:pPr>
    </w:p>
    <w:p w14:paraId="2A0C7345" w14:textId="5A37261F" w:rsidR="00C029B2" w:rsidRDefault="00C029B2" w:rsidP="003F07AE">
      <w:pPr>
        <w:pStyle w:val="Heading2"/>
        <w:rPr>
          <w:ins w:id="1420" w:author="51964" w:date="2025-01-14T09:55:00Z" w16du:dateUtc="2025-01-14T14:55:00Z"/>
        </w:rPr>
      </w:pPr>
      <w:r w:rsidRPr="00D94E7B">
        <w:t>Referencias</w:t>
      </w:r>
    </w:p>
    <w:p w14:paraId="1663F2B8" w14:textId="77777777" w:rsidR="003F07AE" w:rsidRDefault="003F07AE" w:rsidP="003F07AE">
      <w:pPr>
        <w:rPr>
          <w:ins w:id="1421" w:author="51964" w:date="2025-01-14T09:55:00Z" w16du:dateUtc="2025-01-14T14:55:00Z"/>
          <w:lang w:val="es-MX"/>
        </w:rPr>
      </w:pPr>
    </w:p>
    <w:p w14:paraId="4D471099" w14:textId="77777777" w:rsidR="003F07AE" w:rsidRPr="003F07AE" w:rsidRDefault="003F07AE" w:rsidP="003F07AE">
      <w:pPr>
        <w:pStyle w:val="Bibliography"/>
        <w:rPr>
          <w:ins w:id="1422" w:author="51964" w:date="2025-01-14T09:55:00Z" w16du:dateUtc="2025-01-14T14:55:00Z"/>
          <w:rFonts w:ascii="Aptos" w:hAnsi="Aptos"/>
          <w:lang w:val="en-US"/>
          <w:rPrChange w:id="1423" w:author="51964" w:date="2025-01-14T09:55:00Z" w16du:dateUtc="2025-01-14T14:55:00Z">
            <w:rPr>
              <w:ins w:id="1424" w:author="51964" w:date="2025-01-14T09:55:00Z" w16du:dateUtc="2025-01-14T14:55:00Z"/>
            </w:rPr>
          </w:rPrChange>
        </w:rPr>
        <w:pPrChange w:id="1425" w:author="51964" w:date="2025-01-14T09:55:00Z" w16du:dateUtc="2025-01-14T14:55:00Z">
          <w:pPr>
            <w:widowControl w:val="0"/>
            <w:autoSpaceDE w:val="0"/>
            <w:autoSpaceDN w:val="0"/>
            <w:adjustRightInd w:val="0"/>
            <w:spacing w:after="0" w:line="240" w:lineRule="auto"/>
          </w:pPr>
        </w:pPrChange>
      </w:pPr>
      <w:ins w:id="1426" w:author="51964" w:date="2025-01-14T09:55:00Z" w16du:dateUtc="2025-01-14T14:55:00Z">
        <w:r>
          <w:rPr>
            <w:lang w:val="es-MX"/>
          </w:rPr>
          <w:fldChar w:fldCharType="begin"/>
        </w:r>
        <w:r w:rsidRPr="003F07AE">
          <w:rPr>
            <w:lang w:val="en-US"/>
            <w:rPrChange w:id="1427" w:author="51964" w:date="2025-01-14T09:55:00Z" w16du:dateUtc="2025-01-14T14:55:00Z">
              <w:rPr>
                <w:lang w:val="es-MX"/>
              </w:rPr>
            </w:rPrChange>
          </w:rPr>
          <w:instrText xml:space="preserve"> ADDIN ZOTERO_BIBL {"uncited":[],"omitted":[],"custom":[]} CSL_BIBLIOGRAPHY </w:instrText>
        </w:r>
      </w:ins>
      <w:r>
        <w:rPr>
          <w:lang w:val="es-MX"/>
        </w:rPr>
        <w:fldChar w:fldCharType="separate"/>
      </w:r>
      <w:ins w:id="1428" w:author="51964" w:date="2025-01-14T09:55:00Z" w16du:dateUtc="2025-01-14T14:55:00Z">
        <w:r w:rsidRPr="003F07AE">
          <w:rPr>
            <w:rFonts w:ascii="Aptos" w:hAnsi="Aptos"/>
            <w:lang w:val="en-US"/>
            <w:rPrChange w:id="1429" w:author="51964" w:date="2025-01-14T09:55:00Z" w16du:dateUtc="2025-01-14T14:55:00Z">
              <w:rPr/>
            </w:rPrChange>
          </w:rPr>
          <w:t xml:space="preserve">Anderson, Perry. 2010. «Dos revoluciones». </w:t>
        </w:r>
        <w:r w:rsidRPr="003F07AE">
          <w:rPr>
            <w:rFonts w:ascii="Aptos" w:hAnsi="Aptos"/>
            <w:i/>
            <w:iCs/>
            <w:lang w:val="en-US"/>
            <w:rPrChange w:id="1430" w:author="51964" w:date="2025-01-14T09:55:00Z" w16du:dateUtc="2025-01-14T14:55:00Z">
              <w:rPr>
                <w:i/>
                <w:iCs/>
              </w:rPr>
            </w:rPrChange>
          </w:rPr>
          <w:t>New Left Review</w:t>
        </w:r>
        <w:r w:rsidRPr="003F07AE">
          <w:rPr>
            <w:rFonts w:ascii="Aptos" w:hAnsi="Aptos"/>
            <w:lang w:val="en-US"/>
            <w:rPrChange w:id="1431" w:author="51964" w:date="2025-01-14T09:55:00Z" w16du:dateUtc="2025-01-14T14:55:00Z">
              <w:rPr/>
            </w:rPrChange>
          </w:rPr>
          <w:t>, n.</w:t>
        </w:r>
        <w:r w:rsidRPr="003F07AE">
          <w:rPr>
            <w:rFonts w:ascii="Aptos" w:hAnsi="Aptos"/>
            <w:vertAlign w:val="superscript"/>
            <w:lang w:val="en-US"/>
            <w:rPrChange w:id="1432" w:author="51964" w:date="2025-01-14T09:55:00Z" w16du:dateUtc="2025-01-14T14:55:00Z">
              <w:rPr>
                <w:vertAlign w:val="superscript"/>
              </w:rPr>
            </w:rPrChange>
          </w:rPr>
          <w:t>o</w:t>
        </w:r>
        <w:r w:rsidRPr="003F07AE">
          <w:rPr>
            <w:rFonts w:ascii="Aptos" w:hAnsi="Aptos"/>
            <w:lang w:val="en-US"/>
            <w:rPrChange w:id="1433" w:author="51964" w:date="2025-01-14T09:55:00Z" w16du:dateUtc="2025-01-14T14:55:00Z">
              <w:rPr/>
            </w:rPrChange>
          </w:rPr>
          <w:t xml:space="preserve"> 61, 55-90. https://newleftreview.es/issues/61/articles/perry-anderson-dos-revoluciones.pdf.</w:t>
        </w:r>
      </w:ins>
    </w:p>
    <w:p w14:paraId="3A548E0E" w14:textId="77777777" w:rsidR="003F07AE" w:rsidRPr="003F07AE" w:rsidRDefault="003F07AE" w:rsidP="003F07AE">
      <w:pPr>
        <w:pStyle w:val="Bibliography"/>
        <w:rPr>
          <w:ins w:id="1434" w:author="51964" w:date="2025-01-14T09:55:00Z" w16du:dateUtc="2025-01-14T14:55:00Z"/>
          <w:rFonts w:ascii="Aptos" w:hAnsi="Aptos"/>
          <w:rPrChange w:id="1435" w:author="51964" w:date="2025-01-14T09:55:00Z" w16du:dateUtc="2025-01-14T14:55:00Z">
            <w:rPr>
              <w:ins w:id="1436" w:author="51964" w:date="2025-01-14T09:55:00Z" w16du:dateUtc="2025-01-14T14:55:00Z"/>
            </w:rPr>
          </w:rPrChange>
        </w:rPr>
        <w:pPrChange w:id="1437" w:author="51964" w:date="2025-01-14T09:55:00Z" w16du:dateUtc="2025-01-14T14:55:00Z">
          <w:pPr>
            <w:widowControl w:val="0"/>
            <w:autoSpaceDE w:val="0"/>
            <w:autoSpaceDN w:val="0"/>
            <w:adjustRightInd w:val="0"/>
            <w:spacing w:after="0" w:line="240" w:lineRule="auto"/>
          </w:pPr>
        </w:pPrChange>
      </w:pPr>
      <w:proofErr w:type="spellStart"/>
      <w:ins w:id="1438" w:author="51964" w:date="2025-01-14T09:55:00Z" w16du:dateUtc="2025-01-14T14:55:00Z">
        <w:r w:rsidRPr="003F07AE">
          <w:rPr>
            <w:rFonts w:ascii="Aptos" w:hAnsi="Aptos"/>
            <w:rPrChange w:id="1439" w:author="51964" w:date="2025-01-14T09:55:00Z" w16du:dateUtc="2025-01-14T14:55:00Z">
              <w:rPr/>
            </w:rPrChange>
          </w:rPr>
          <w:t>Arrighi</w:t>
        </w:r>
        <w:proofErr w:type="spellEnd"/>
        <w:r w:rsidRPr="003F07AE">
          <w:rPr>
            <w:rFonts w:ascii="Aptos" w:hAnsi="Aptos"/>
            <w:rPrChange w:id="1440" w:author="51964" w:date="2025-01-14T09:55:00Z" w16du:dateUtc="2025-01-14T14:55:00Z">
              <w:rPr/>
            </w:rPrChange>
          </w:rPr>
          <w:t xml:space="preserve">, Giovanni. 1999. </w:t>
        </w:r>
        <w:r w:rsidRPr="003F07AE">
          <w:rPr>
            <w:rFonts w:ascii="Aptos" w:hAnsi="Aptos"/>
            <w:i/>
            <w:iCs/>
            <w:rPrChange w:id="1441" w:author="51964" w:date="2025-01-14T09:55:00Z" w16du:dateUtc="2025-01-14T14:55:00Z">
              <w:rPr>
                <w:i/>
                <w:iCs/>
              </w:rPr>
            </w:rPrChange>
          </w:rPr>
          <w:t xml:space="preserve">El largo siglo XX: dinero y poder en </w:t>
        </w:r>
        <w:proofErr w:type="gramStart"/>
        <w:r w:rsidRPr="003F07AE">
          <w:rPr>
            <w:rFonts w:ascii="Aptos" w:hAnsi="Aptos"/>
            <w:i/>
            <w:iCs/>
            <w:rPrChange w:id="1442" w:author="51964" w:date="2025-01-14T09:55:00Z" w16du:dateUtc="2025-01-14T14:55:00Z">
              <w:rPr>
                <w:i/>
                <w:iCs/>
              </w:rPr>
            </w:rPrChange>
          </w:rPr>
          <w:t>las orígenes</w:t>
        </w:r>
        <w:proofErr w:type="gramEnd"/>
        <w:r w:rsidRPr="003F07AE">
          <w:rPr>
            <w:rFonts w:ascii="Aptos" w:hAnsi="Aptos"/>
            <w:i/>
            <w:iCs/>
            <w:rPrChange w:id="1443" w:author="51964" w:date="2025-01-14T09:55:00Z" w16du:dateUtc="2025-01-14T14:55:00Z">
              <w:rPr>
                <w:i/>
                <w:iCs/>
              </w:rPr>
            </w:rPrChange>
          </w:rPr>
          <w:t xml:space="preserve"> de nuestra época</w:t>
        </w:r>
        <w:r w:rsidRPr="003F07AE">
          <w:rPr>
            <w:rFonts w:ascii="Aptos" w:hAnsi="Aptos"/>
            <w:rPrChange w:id="1444" w:author="51964" w:date="2025-01-14T09:55:00Z" w16du:dateUtc="2025-01-14T14:55:00Z">
              <w:rPr/>
            </w:rPrChange>
          </w:rPr>
          <w:t>. Cuestiones de antagonismo 3. Madrid: Akal.</w:t>
        </w:r>
      </w:ins>
    </w:p>
    <w:p w14:paraId="58DA8C12" w14:textId="77777777" w:rsidR="003F07AE" w:rsidRPr="003F07AE" w:rsidRDefault="003F07AE" w:rsidP="003F07AE">
      <w:pPr>
        <w:pStyle w:val="Bibliography"/>
        <w:rPr>
          <w:ins w:id="1445" w:author="51964" w:date="2025-01-14T09:55:00Z" w16du:dateUtc="2025-01-14T14:55:00Z"/>
          <w:rFonts w:ascii="Aptos" w:hAnsi="Aptos"/>
          <w:lang w:val="en-US"/>
          <w:rPrChange w:id="1446" w:author="51964" w:date="2025-01-14T09:55:00Z" w16du:dateUtc="2025-01-14T14:55:00Z">
            <w:rPr>
              <w:ins w:id="1447" w:author="51964" w:date="2025-01-14T09:55:00Z" w16du:dateUtc="2025-01-14T14:55:00Z"/>
            </w:rPr>
          </w:rPrChange>
        </w:rPr>
        <w:pPrChange w:id="1448" w:author="51964" w:date="2025-01-14T09:55:00Z" w16du:dateUtc="2025-01-14T14:55:00Z">
          <w:pPr>
            <w:widowControl w:val="0"/>
            <w:autoSpaceDE w:val="0"/>
            <w:autoSpaceDN w:val="0"/>
            <w:adjustRightInd w:val="0"/>
            <w:spacing w:after="0" w:line="240" w:lineRule="auto"/>
          </w:pPr>
        </w:pPrChange>
      </w:pPr>
      <w:proofErr w:type="spellStart"/>
      <w:ins w:id="1449" w:author="51964" w:date="2025-01-14T09:55:00Z" w16du:dateUtc="2025-01-14T14:55:00Z">
        <w:r w:rsidRPr="003F07AE">
          <w:rPr>
            <w:rFonts w:ascii="Aptos" w:hAnsi="Aptos"/>
            <w:rPrChange w:id="1450" w:author="51964" w:date="2025-01-14T09:55:00Z" w16du:dateUtc="2025-01-14T14:55:00Z">
              <w:rPr/>
            </w:rPrChange>
          </w:rPr>
          <w:t>Arrighi</w:t>
        </w:r>
        <w:proofErr w:type="spellEnd"/>
        <w:r w:rsidRPr="003F07AE">
          <w:rPr>
            <w:rFonts w:ascii="Aptos" w:hAnsi="Aptos"/>
            <w:rPrChange w:id="1451" w:author="51964" w:date="2025-01-14T09:55:00Z" w16du:dateUtc="2025-01-14T14:55:00Z">
              <w:rPr/>
            </w:rPrChange>
          </w:rPr>
          <w:t xml:space="preserve">, Giovanni, y Beverly J. Silver, eds. 1999. </w:t>
        </w:r>
        <w:r w:rsidRPr="003F07AE">
          <w:rPr>
            <w:rFonts w:ascii="Aptos" w:hAnsi="Aptos"/>
            <w:i/>
            <w:iCs/>
            <w:lang w:val="en-US"/>
            <w:rPrChange w:id="1452" w:author="51964" w:date="2025-01-14T09:55:00Z" w16du:dateUtc="2025-01-14T14:55:00Z">
              <w:rPr>
                <w:i/>
                <w:iCs/>
              </w:rPr>
            </w:rPrChange>
          </w:rPr>
          <w:t>Chaos and governance in the modern world system</w:t>
        </w:r>
        <w:r w:rsidRPr="003F07AE">
          <w:rPr>
            <w:rFonts w:ascii="Aptos" w:hAnsi="Aptos"/>
            <w:lang w:val="en-US"/>
            <w:rPrChange w:id="1453" w:author="51964" w:date="2025-01-14T09:55:00Z" w16du:dateUtc="2025-01-14T14:55:00Z">
              <w:rPr/>
            </w:rPrChange>
          </w:rPr>
          <w:t>. Contradictions of modernity 10. Minneapolis: University of Minnesota Press.</w:t>
        </w:r>
      </w:ins>
    </w:p>
    <w:p w14:paraId="533C7856" w14:textId="77777777" w:rsidR="003F07AE" w:rsidRPr="003F07AE" w:rsidRDefault="003F07AE" w:rsidP="003F07AE">
      <w:pPr>
        <w:pStyle w:val="Bibliography"/>
        <w:rPr>
          <w:ins w:id="1454" w:author="51964" w:date="2025-01-14T09:55:00Z" w16du:dateUtc="2025-01-14T14:55:00Z"/>
          <w:rFonts w:ascii="Aptos" w:hAnsi="Aptos"/>
          <w:lang w:val="en-US"/>
          <w:rPrChange w:id="1455" w:author="51964" w:date="2025-01-14T09:55:00Z" w16du:dateUtc="2025-01-14T14:55:00Z">
            <w:rPr>
              <w:ins w:id="1456" w:author="51964" w:date="2025-01-14T09:55:00Z" w16du:dateUtc="2025-01-14T14:55:00Z"/>
            </w:rPr>
          </w:rPrChange>
        </w:rPr>
        <w:pPrChange w:id="1457" w:author="51964" w:date="2025-01-14T09:55:00Z" w16du:dateUtc="2025-01-14T14:55:00Z">
          <w:pPr>
            <w:widowControl w:val="0"/>
            <w:autoSpaceDE w:val="0"/>
            <w:autoSpaceDN w:val="0"/>
            <w:adjustRightInd w:val="0"/>
            <w:spacing w:after="0" w:line="240" w:lineRule="auto"/>
          </w:pPr>
        </w:pPrChange>
      </w:pPr>
      <w:ins w:id="1458" w:author="51964" w:date="2025-01-14T09:55:00Z" w16du:dateUtc="2025-01-14T14:55:00Z">
        <w:r w:rsidRPr="003F07AE">
          <w:rPr>
            <w:rFonts w:ascii="Aptos" w:hAnsi="Aptos"/>
            <w:lang w:val="en-US"/>
            <w:rPrChange w:id="1459" w:author="51964" w:date="2025-01-14T09:55:00Z" w16du:dateUtc="2025-01-14T14:55:00Z">
              <w:rPr/>
            </w:rPrChange>
          </w:rPr>
          <w:t xml:space="preserve">Auyero, Javier, y Débora Alejandra Swistun. </w:t>
        </w:r>
        <w:r w:rsidRPr="003F07AE">
          <w:rPr>
            <w:rFonts w:ascii="Aptos" w:hAnsi="Aptos"/>
            <w:rPrChange w:id="1460" w:author="51964" w:date="2025-01-14T09:55:00Z" w16du:dateUtc="2025-01-14T14:55:00Z">
              <w:rPr/>
            </w:rPrChange>
          </w:rPr>
          <w:t xml:space="preserve">2008. </w:t>
        </w:r>
        <w:r w:rsidRPr="003F07AE">
          <w:rPr>
            <w:rFonts w:ascii="Aptos" w:hAnsi="Aptos"/>
            <w:i/>
            <w:iCs/>
            <w:rPrChange w:id="1461" w:author="51964" w:date="2025-01-14T09:55:00Z" w16du:dateUtc="2025-01-14T14:55:00Z">
              <w:rPr>
                <w:i/>
                <w:iCs/>
              </w:rPr>
            </w:rPrChange>
          </w:rPr>
          <w:t>Inflamable: estudio del sufrimiento ambiental</w:t>
        </w:r>
        <w:r w:rsidRPr="003F07AE">
          <w:rPr>
            <w:rFonts w:ascii="Aptos" w:hAnsi="Aptos"/>
            <w:rPrChange w:id="1462" w:author="51964" w:date="2025-01-14T09:55:00Z" w16du:dateUtc="2025-01-14T14:55:00Z">
              <w:rPr/>
            </w:rPrChange>
          </w:rPr>
          <w:t xml:space="preserve">. </w:t>
        </w:r>
        <w:r w:rsidRPr="003F07AE">
          <w:rPr>
            <w:rFonts w:ascii="Aptos" w:hAnsi="Aptos"/>
            <w:lang w:val="en-US"/>
            <w:rPrChange w:id="1463" w:author="51964" w:date="2025-01-14T09:55:00Z" w16du:dateUtc="2025-01-14T14:55:00Z">
              <w:rPr/>
            </w:rPrChange>
          </w:rPr>
          <w:t>1a ed. Tramas sociales 45. Buenos Aires: Paidós.</w:t>
        </w:r>
      </w:ins>
    </w:p>
    <w:p w14:paraId="51E1675D" w14:textId="77777777" w:rsidR="003F07AE" w:rsidRPr="003F07AE" w:rsidRDefault="003F07AE" w:rsidP="003F07AE">
      <w:pPr>
        <w:pStyle w:val="Bibliography"/>
        <w:rPr>
          <w:ins w:id="1464" w:author="51964" w:date="2025-01-14T09:55:00Z" w16du:dateUtc="2025-01-14T14:55:00Z"/>
          <w:rFonts w:ascii="Aptos" w:hAnsi="Aptos"/>
          <w:lang w:val="en-US"/>
          <w:rPrChange w:id="1465" w:author="51964" w:date="2025-01-14T09:55:00Z" w16du:dateUtc="2025-01-14T14:55:00Z">
            <w:rPr>
              <w:ins w:id="1466" w:author="51964" w:date="2025-01-14T09:55:00Z" w16du:dateUtc="2025-01-14T14:55:00Z"/>
            </w:rPr>
          </w:rPrChange>
        </w:rPr>
        <w:pPrChange w:id="1467" w:author="51964" w:date="2025-01-14T09:55:00Z" w16du:dateUtc="2025-01-14T14:55:00Z">
          <w:pPr>
            <w:widowControl w:val="0"/>
            <w:autoSpaceDE w:val="0"/>
            <w:autoSpaceDN w:val="0"/>
            <w:adjustRightInd w:val="0"/>
            <w:spacing w:after="0" w:line="240" w:lineRule="auto"/>
          </w:pPr>
        </w:pPrChange>
      </w:pPr>
      <w:ins w:id="1468" w:author="51964" w:date="2025-01-14T09:55:00Z" w16du:dateUtc="2025-01-14T14:55:00Z">
        <w:r w:rsidRPr="003F07AE">
          <w:rPr>
            <w:rFonts w:ascii="Aptos" w:hAnsi="Aptos"/>
            <w:lang w:val="en-US"/>
            <w:rPrChange w:id="1469" w:author="51964" w:date="2025-01-14T09:55:00Z" w16du:dateUtc="2025-01-14T14:55:00Z">
              <w:rPr/>
            </w:rPrChange>
          </w:rPr>
          <w:t xml:space="preserve">Beach, Derek, y Rasmus Pedersen. 2019. </w:t>
        </w:r>
        <w:r w:rsidRPr="003F07AE">
          <w:rPr>
            <w:rFonts w:ascii="Aptos" w:hAnsi="Aptos"/>
            <w:i/>
            <w:iCs/>
            <w:lang w:val="en-US"/>
            <w:rPrChange w:id="1470" w:author="51964" w:date="2025-01-14T09:55:00Z" w16du:dateUtc="2025-01-14T14:55:00Z">
              <w:rPr>
                <w:i/>
                <w:iCs/>
              </w:rPr>
            </w:rPrChange>
          </w:rPr>
          <w:t>Process-Tracing Methods: Foundations and Guidelines</w:t>
        </w:r>
        <w:r w:rsidRPr="003F07AE">
          <w:rPr>
            <w:rFonts w:ascii="Aptos" w:hAnsi="Aptos"/>
            <w:lang w:val="en-US"/>
            <w:rPrChange w:id="1471" w:author="51964" w:date="2025-01-14T09:55:00Z" w16du:dateUtc="2025-01-14T14:55:00Z">
              <w:rPr/>
            </w:rPrChange>
          </w:rPr>
          <w:t>. Ann Arbor, MI: University of Michigan Press. https://doi.org/10.3998/mpub.10072208.</w:t>
        </w:r>
      </w:ins>
    </w:p>
    <w:p w14:paraId="4F4738BF" w14:textId="77777777" w:rsidR="003F07AE" w:rsidRPr="003F07AE" w:rsidRDefault="003F07AE" w:rsidP="003F07AE">
      <w:pPr>
        <w:pStyle w:val="Bibliography"/>
        <w:rPr>
          <w:ins w:id="1472" w:author="51964" w:date="2025-01-14T09:55:00Z" w16du:dateUtc="2025-01-14T14:55:00Z"/>
          <w:rFonts w:ascii="Aptos" w:hAnsi="Aptos"/>
          <w:lang w:val="en-US"/>
          <w:rPrChange w:id="1473" w:author="51964" w:date="2025-01-14T09:55:00Z" w16du:dateUtc="2025-01-14T14:55:00Z">
            <w:rPr>
              <w:ins w:id="1474" w:author="51964" w:date="2025-01-14T09:55:00Z" w16du:dateUtc="2025-01-14T14:55:00Z"/>
            </w:rPr>
          </w:rPrChange>
        </w:rPr>
        <w:pPrChange w:id="1475" w:author="51964" w:date="2025-01-14T09:55:00Z" w16du:dateUtc="2025-01-14T14:55:00Z">
          <w:pPr>
            <w:widowControl w:val="0"/>
            <w:autoSpaceDE w:val="0"/>
            <w:autoSpaceDN w:val="0"/>
            <w:adjustRightInd w:val="0"/>
            <w:spacing w:after="0" w:line="240" w:lineRule="auto"/>
          </w:pPr>
        </w:pPrChange>
      </w:pPr>
      <w:ins w:id="1476" w:author="51964" w:date="2025-01-14T09:55:00Z" w16du:dateUtc="2025-01-14T14:55:00Z">
        <w:r w:rsidRPr="003F07AE">
          <w:rPr>
            <w:rFonts w:ascii="Aptos" w:hAnsi="Aptos"/>
            <w:lang w:val="en-US"/>
            <w:rPrChange w:id="1477" w:author="51964" w:date="2025-01-14T09:55:00Z" w16du:dateUtc="2025-01-14T14:55:00Z">
              <w:rPr/>
            </w:rPrChange>
          </w:rPr>
          <w:t xml:space="preserve">Bonilla, Heraclio. 1978. «The War of the Pacific and the National and Colonial Problem in Peru». </w:t>
        </w:r>
        <w:r w:rsidRPr="003F07AE">
          <w:rPr>
            <w:rFonts w:ascii="Aptos" w:hAnsi="Aptos"/>
            <w:i/>
            <w:iCs/>
            <w:lang w:val="en-US"/>
            <w:rPrChange w:id="1478" w:author="51964" w:date="2025-01-14T09:55:00Z" w16du:dateUtc="2025-01-14T14:55:00Z">
              <w:rPr>
                <w:i/>
                <w:iCs/>
              </w:rPr>
            </w:rPrChange>
          </w:rPr>
          <w:t>Past &amp; Present</w:t>
        </w:r>
        <w:r w:rsidRPr="003F07AE">
          <w:rPr>
            <w:rFonts w:ascii="Aptos" w:hAnsi="Aptos"/>
            <w:lang w:val="en-US"/>
            <w:rPrChange w:id="1479" w:author="51964" w:date="2025-01-14T09:55:00Z" w16du:dateUtc="2025-01-14T14:55:00Z">
              <w:rPr/>
            </w:rPrChange>
          </w:rPr>
          <w:t>, n.</w:t>
        </w:r>
        <w:r w:rsidRPr="003F07AE">
          <w:rPr>
            <w:rFonts w:ascii="Aptos" w:hAnsi="Aptos"/>
            <w:vertAlign w:val="superscript"/>
            <w:lang w:val="en-US"/>
            <w:rPrChange w:id="1480" w:author="51964" w:date="2025-01-14T09:55:00Z" w16du:dateUtc="2025-01-14T14:55:00Z">
              <w:rPr>
                <w:vertAlign w:val="superscript"/>
              </w:rPr>
            </w:rPrChange>
          </w:rPr>
          <w:t>o</w:t>
        </w:r>
        <w:r w:rsidRPr="003F07AE">
          <w:rPr>
            <w:rFonts w:ascii="Aptos" w:hAnsi="Aptos"/>
            <w:lang w:val="en-US"/>
            <w:rPrChange w:id="1481" w:author="51964" w:date="2025-01-14T09:55:00Z" w16du:dateUtc="2025-01-14T14:55:00Z">
              <w:rPr/>
            </w:rPrChange>
          </w:rPr>
          <w:t xml:space="preserve"> 81, 92-118. http://www.jstor.org/stable/650365.</w:t>
        </w:r>
      </w:ins>
    </w:p>
    <w:p w14:paraId="7A58C8AE" w14:textId="77777777" w:rsidR="003F07AE" w:rsidRPr="003F07AE" w:rsidRDefault="003F07AE" w:rsidP="003F07AE">
      <w:pPr>
        <w:pStyle w:val="Bibliography"/>
        <w:rPr>
          <w:ins w:id="1482" w:author="51964" w:date="2025-01-14T09:55:00Z" w16du:dateUtc="2025-01-14T14:55:00Z"/>
          <w:rFonts w:ascii="Aptos" w:hAnsi="Aptos"/>
          <w:lang w:val="en-US"/>
          <w:rPrChange w:id="1483" w:author="51964" w:date="2025-01-14T09:55:00Z" w16du:dateUtc="2025-01-14T14:55:00Z">
            <w:rPr>
              <w:ins w:id="1484" w:author="51964" w:date="2025-01-14T09:55:00Z" w16du:dateUtc="2025-01-14T14:55:00Z"/>
            </w:rPr>
          </w:rPrChange>
        </w:rPr>
        <w:pPrChange w:id="1485" w:author="51964" w:date="2025-01-14T09:55:00Z" w16du:dateUtc="2025-01-14T14:55:00Z">
          <w:pPr>
            <w:widowControl w:val="0"/>
            <w:autoSpaceDE w:val="0"/>
            <w:autoSpaceDN w:val="0"/>
            <w:adjustRightInd w:val="0"/>
            <w:spacing w:after="0" w:line="240" w:lineRule="auto"/>
          </w:pPr>
        </w:pPrChange>
      </w:pPr>
      <w:ins w:id="1486" w:author="51964" w:date="2025-01-14T09:55:00Z" w16du:dateUtc="2025-01-14T14:55:00Z">
        <w:r w:rsidRPr="003F07AE">
          <w:rPr>
            <w:rFonts w:ascii="Aptos" w:hAnsi="Aptos"/>
            <w:lang w:val="en-US"/>
            <w:rPrChange w:id="1487" w:author="51964" w:date="2025-01-14T09:55:00Z" w16du:dateUtc="2025-01-14T14:55:00Z">
              <w:rPr/>
            </w:rPrChange>
          </w:rPr>
          <w:t xml:space="preserve">Cáceres, Javiera. 2022. «Chinese export promotion policies toward latin america: The belt and road initiative». En </w:t>
        </w:r>
        <w:r w:rsidRPr="003F07AE">
          <w:rPr>
            <w:rFonts w:ascii="Aptos" w:hAnsi="Aptos"/>
            <w:i/>
            <w:iCs/>
            <w:lang w:val="en-US"/>
            <w:rPrChange w:id="1488" w:author="51964" w:date="2025-01-14T09:55:00Z" w16du:dateUtc="2025-01-14T14:55:00Z">
              <w:rPr>
                <w:i/>
                <w:iCs/>
              </w:rPr>
            </w:rPrChange>
          </w:rPr>
          <w:t>China’s trade policy in latin america</w:t>
        </w:r>
        <w:r w:rsidRPr="003F07AE">
          <w:rPr>
            <w:rFonts w:ascii="Aptos" w:hAnsi="Aptos"/>
            <w:lang w:val="en-US"/>
            <w:rPrChange w:id="1489" w:author="51964" w:date="2025-01-14T09:55:00Z" w16du:dateUtc="2025-01-14T14:55:00Z">
              <w:rPr/>
            </w:rPrChange>
          </w:rPr>
          <w:t>, 63-78. https://doi.org/10.1007/978-3-030-98664-3_5.</w:t>
        </w:r>
      </w:ins>
    </w:p>
    <w:p w14:paraId="3B17BE7C" w14:textId="77777777" w:rsidR="003F07AE" w:rsidRPr="003F07AE" w:rsidRDefault="003F07AE" w:rsidP="003F07AE">
      <w:pPr>
        <w:pStyle w:val="Bibliography"/>
        <w:rPr>
          <w:ins w:id="1490" w:author="51964" w:date="2025-01-14T09:55:00Z" w16du:dateUtc="2025-01-14T14:55:00Z"/>
          <w:rFonts w:ascii="Aptos" w:hAnsi="Aptos"/>
          <w:rPrChange w:id="1491" w:author="51964" w:date="2025-01-14T09:55:00Z" w16du:dateUtc="2025-01-14T14:55:00Z">
            <w:rPr>
              <w:ins w:id="1492" w:author="51964" w:date="2025-01-14T09:55:00Z" w16du:dateUtc="2025-01-14T14:55:00Z"/>
            </w:rPr>
          </w:rPrChange>
        </w:rPr>
        <w:pPrChange w:id="1493" w:author="51964" w:date="2025-01-14T09:55:00Z" w16du:dateUtc="2025-01-14T14:55:00Z">
          <w:pPr>
            <w:widowControl w:val="0"/>
            <w:autoSpaceDE w:val="0"/>
            <w:autoSpaceDN w:val="0"/>
            <w:adjustRightInd w:val="0"/>
            <w:spacing w:after="0" w:line="240" w:lineRule="auto"/>
          </w:pPr>
        </w:pPrChange>
      </w:pPr>
      <w:proofErr w:type="spellStart"/>
      <w:ins w:id="1494" w:author="51964" w:date="2025-01-14T09:55:00Z" w16du:dateUtc="2025-01-14T14:55:00Z">
        <w:r w:rsidRPr="003F07AE">
          <w:rPr>
            <w:rFonts w:ascii="Aptos" w:hAnsi="Aptos"/>
            <w:rPrChange w:id="1495" w:author="51964" w:date="2025-01-14T09:55:00Z" w16du:dateUtc="2025-01-14T14:55:00Z">
              <w:rPr/>
            </w:rPrChange>
          </w:rPr>
          <w:lastRenderedPageBreak/>
          <w:t>Collier</w:t>
        </w:r>
        <w:proofErr w:type="spellEnd"/>
        <w:r w:rsidRPr="003F07AE">
          <w:rPr>
            <w:rFonts w:ascii="Aptos" w:hAnsi="Aptos"/>
            <w:rPrChange w:id="1496" w:author="51964" w:date="2025-01-14T09:55:00Z" w16du:dateUtc="2025-01-14T14:55:00Z">
              <w:rPr/>
            </w:rPrChange>
          </w:rPr>
          <w:t xml:space="preserve">, David, ed. 1985. </w:t>
        </w:r>
        <w:r w:rsidRPr="003F07AE">
          <w:rPr>
            <w:rFonts w:ascii="Aptos" w:hAnsi="Aptos"/>
            <w:i/>
            <w:iCs/>
            <w:rPrChange w:id="1497" w:author="51964" w:date="2025-01-14T09:55:00Z" w16du:dateUtc="2025-01-14T14:55:00Z">
              <w:rPr>
                <w:i/>
                <w:iCs/>
              </w:rPr>
            </w:rPrChange>
          </w:rPr>
          <w:t>El Nuevo Autoritarismo en América Latina</w:t>
        </w:r>
        <w:r w:rsidRPr="003F07AE">
          <w:rPr>
            <w:rFonts w:ascii="Aptos" w:hAnsi="Aptos"/>
            <w:rPrChange w:id="1498" w:author="51964" w:date="2025-01-14T09:55:00Z" w16du:dateUtc="2025-01-14T14:55:00Z">
              <w:rPr/>
            </w:rPrChange>
          </w:rPr>
          <w:t xml:space="preserve">. </w:t>
        </w:r>
        <w:proofErr w:type="spellStart"/>
        <w:r w:rsidRPr="003F07AE">
          <w:rPr>
            <w:rFonts w:ascii="Aptos" w:hAnsi="Aptos"/>
            <w:rPrChange w:id="1499" w:author="51964" w:date="2025-01-14T09:55:00Z" w16du:dateUtc="2025-01-14T14:55:00Z">
              <w:rPr/>
            </w:rPrChange>
          </w:rPr>
          <w:t>Mexico</w:t>
        </w:r>
        <w:proofErr w:type="spellEnd"/>
        <w:r w:rsidRPr="003F07AE">
          <w:rPr>
            <w:rFonts w:ascii="Aptos" w:hAnsi="Aptos"/>
            <w:rPrChange w:id="1500" w:author="51964" w:date="2025-01-14T09:55:00Z" w16du:dateUtc="2025-01-14T14:55:00Z">
              <w:rPr/>
            </w:rPrChange>
          </w:rPr>
          <w:t xml:space="preserve"> D.F.: Fondo de Cultura Económica.</w:t>
        </w:r>
      </w:ins>
    </w:p>
    <w:p w14:paraId="18F37DE1" w14:textId="77777777" w:rsidR="003F07AE" w:rsidRPr="003F07AE" w:rsidRDefault="003F07AE" w:rsidP="003F07AE">
      <w:pPr>
        <w:pStyle w:val="Bibliography"/>
        <w:rPr>
          <w:ins w:id="1501" w:author="51964" w:date="2025-01-14T09:55:00Z" w16du:dateUtc="2025-01-14T14:55:00Z"/>
          <w:rFonts w:ascii="Aptos" w:hAnsi="Aptos"/>
          <w:rPrChange w:id="1502" w:author="51964" w:date="2025-01-14T09:55:00Z" w16du:dateUtc="2025-01-14T14:55:00Z">
            <w:rPr>
              <w:ins w:id="1503" w:author="51964" w:date="2025-01-14T09:55:00Z" w16du:dateUtc="2025-01-14T14:55:00Z"/>
            </w:rPr>
          </w:rPrChange>
        </w:rPr>
        <w:pPrChange w:id="1504" w:author="51964" w:date="2025-01-14T09:55:00Z" w16du:dateUtc="2025-01-14T14:55:00Z">
          <w:pPr>
            <w:widowControl w:val="0"/>
            <w:autoSpaceDE w:val="0"/>
            <w:autoSpaceDN w:val="0"/>
            <w:adjustRightInd w:val="0"/>
            <w:spacing w:after="0" w:line="240" w:lineRule="auto"/>
          </w:pPr>
        </w:pPrChange>
      </w:pPr>
      <w:proofErr w:type="spellStart"/>
      <w:ins w:id="1505" w:author="51964" w:date="2025-01-14T09:55:00Z" w16du:dateUtc="2025-01-14T14:55:00Z">
        <w:r w:rsidRPr="003F07AE">
          <w:rPr>
            <w:rFonts w:ascii="Aptos" w:hAnsi="Aptos"/>
            <w:rPrChange w:id="1506" w:author="51964" w:date="2025-01-14T09:55:00Z" w16du:dateUtc="2025-01-14T14:55:00Z">
              <w:rPr/>
            </w:rPrChange>
          </w:rPr>
          <w:t>Cotler</w:t>
        </w:r>
        <w:proofErr w:type="spellEnd"/>
        <w:r w:rsidRPr="003F07AE">
          <w:rPr>
            <w:rFonts w:ascii="Aptos" w:hAnsi="Aptos"/>
            <w:rPrChange w:id="1507" w:author="51964" w:date="2025-01-14T09:55:00Z" w16du:dateUtc="2025-01-14T14:55:00Z">
              <w:rPr/>
            </w:rPrChange>
          </w:rPr>
          <w:t xml:space="preserve">, Julio. 1985. «Estado y Régimen: Notas comparativas sobre el Cono sur y las sociedades de “enclave”». En </w:t>
        </w:r>
        <w:r w:rsidRPr="003F07AE">
          <w:rPr>
            <w:rFonts w:ascii="Aptos" w:hAnsi="Aptos"/>
            <w:i/>
            <w:iCs/>
            <w:rPrChange w:id="1508" w:author="51964" w:date="2025-01-14T09:55:00Z" w16du:dateUtc="2025-01-14T14:55:00Z">
              <w:rPr>
                <w:i/>
                <w:iCs/>
              </w:rPr>
            </w:rPrChange>
          </w:rPr>
          <w:t>El nuevo autoritarismo en América Latina</w:t>
        </w:r>
        <w:r w:rsidRPr="003F07AE">
          <w:rPr>
            <w:rFonts w:ascii="Aptos" w:hAnsi="Aptos"/>
            <w:rPrChange w:id="1509" w:author="51964" w:date="2025-01-14T09:55:00Z" w16du:dateUtc="2025-01-14T14:55:00Z">
              <w:rPr/>
            </w:rPrChange>
          </w:rPr>
          <w:t xml:space="preserve">, editado por David </w:t>
        </w:r>
        <w:proofErr w:type="spellStart"/>
        <w:r w:rsidRPr="003F07AE">
          <w:rPr>
            <w:rFonts w:ascii="Aptos" w:hAnsi="Aptos"/>
            <w:rPrChange w:id="1510" w:author="51964" w:date="2025-01-14T09:55:00Z" w16du:dateUtc="2025-01-14T14:55:00Z">
              <w:rPr/>
            </w:rPrChange>
          </w:rPr>
          <w:t>Collier</w:t>
        </w:r>
        <w:proofErr w:type="spellEnd"/>
        <w:r w:rsidRPr="003F07AE">
          <w:rPr>
            <w:rFonts w:ascii="Aptos" w:hAnsi="Aptos"/>
            <w:rPrChange w:id="1511" w:author="51964" w:date="2025-01-14T09:55:00Z" w16du:dateUtc="2025-01-14T14:55:00Z">
              <w:rPr/>
            </w:rPrChange>
          </w:rPr>
          <w:t xml:space="preserve">, 259-85. </w:t>
        </w:r>
        <w:proofErr w:type="spellStart"/>
        <w:r w:rsidRPr="003F07AE">
          <w:rPr>
            <w:rFonts w:ascii="Aptos" w:hAnsi="Aptos"/>
            <w:rPrChange w:id="1512" w:author="51964" w:date="2025-01-14T09:55:00Z" w16du:dateUtc="2025-01-14T14:55:00Z">
              <w:rPr/>
            </w:rPrChange>
          </w:rPr>
          <w:t>Mexico</w:t>
        </w:r>
        <w:proofErr w:type="spellEnd"/>
        <w:r w:rsidRPr="003F07AE">
          <w:rPr>
            <w:rFonts w:ascii="Aptos" w:hAnsi="Aptos"/>
            <w:rPrChange w:id="1513" w:author="51964" w:date="2025-01-14T09:55:00Z" w16du:dateUtc="2025-01-14T14:55:00Z">
              <w:rPr/>
            </w:rPrChange>
          </w:rPr>
          <w:t xml:space="preserve"> D.F.: Fondo de Cultura Económica.</w:t>
        </w:r>
      </w:ins>
    </w:p>
    <w:p w14:paraId="5030EA9E" w14:textId="77777777" w:rsidR="003F07AE" w:rsidRPr="003F07AE" w:rsidRDefault="003F07AE" w:rsidP="003F07AE">
      <w:pPr>
        <w:pStyle w:val="Bibliography"/>
        <w:rPr>
          <w:ins w:id="1514" w:author="51964" w:date="2025-01-14T09:55:00Z" w16du:dateUtc="2025-01-14T14:55:00Z"/>
          <w:rFonts w:ascii="Aptos" w:hAnsi="Aptos"/>
          <w:lang w:val="en-US"/>
          <w:rPrChange w:id="1515" w:author="51964" w:date="2025-01-14T09:55:00Z" w16du:dateUtc="2025-01-14T14:55:00Z">
            <w:rPr>
              <w:ins w:id="1516" w:author="51964" w:date="2025-01-14T09:55:00Z" w16du:dateUtc="2025-01-14T14:55:00Z"/>
            </w:rPr>
          </w:rPrChange>
        </w:rPr>
        <w:pPrChange w:id="1517" w:author="51964" w:date="2025-01-14T09:55:00Z" w16du:dateUtc="2025-01-14T14:55:00Z">
          <w:pPr>
            <w:widowControl w:val="0"/>
            <w:autoSpaceDE w:val="0"/>
            <w:autoSpaceDN w:val="0"/>
            <w:adjustRightInd w:val="0"/>
            <w:spacing w:after="0" w:line="240" w:lineRule="auto"/>
          </w:pPr>
        </w:pPrChange>
      </w:pPr>
      <w:proofErr w:type="spellStart"/>
      <w:ins w:id="1518" w:author="51964" w:date="2025-01-14T09:55:00Z" w16du:dateUtc="2025-01-14T14:55:00Z">
        <w:r w:rsidRPr="003F07AE">
          <w:rPr>
            <w:rFonts w:ascii="Aptos" w:hAnsi="Aptos"/>
            <w:rPrChange w:id="1519" w:author="51964" w:date="2025-01-14T09:55:00Z" w16du:dateUtc="2025-01-14T14:55:00Z">
              <w:rPr/>
            </w:rPrChange>
          </w:rPr>
          <w:t>Dusa</w:t>
        </w:r>
        <w:proofErr w:type="spellEnd"/>
        <w:r w:rsidRPr="003F07AE">
          <w:rPr>
            <w:rFonts w:ascii="Aptos" w:hAnsi="Aptos"/>
            <w:rPrChange w:id="1520" w:author="51964" w:date="2025-01-14T09:55:00Z" w16du:dateUtc="2025-01-14T14:55:00Z">
              <w:rPr/>
            </w:rPrChange>
          </w:rPr>
          <w:t xml:space="preserve">, </w:t>
        </w:r>
        <w:proofErr w:type="spellStart"/>
        <w:r w:rsidRPr="003F07AE">
          <w:rPr>
            <w:rFonts w:ascii="Aptos" w:hAnsi="Aptos"/>
            <w:rPrChange w:id="1521" w:author="51964" w:date="2025-01-14T09:55:00Z" w16du:dateUtc="2025-01-14T14:55:00Z">
              <w:rPr/>
            </w:rPrChange>
          </w:rPr>
          <w:t>Adrian</w:t>
        </w:r>
        <w:proofErr w:type="spellEnd"/>
        <w:r w:rsidRPr="003F07AE">
          <w:rPr>
            <w:rFonts w:ascii="Aptos" w:hAnsi="Aptos"/>
            <w:rPrChange w:id="1522" w:author="51964" w:date="2025-01-14T09:55:00Z" w16du:dateUtc="2025-01-14T14:55:00Z">
              <w:rPr/>
            </w:rPrChange>
          </w:rPr>
          <w:t xml:space="preserve">. 2018. </w:t>
        </w:r>
        <w:r w:rsidRPr="003F07AE">
          <w:rPr>
            <w:rFonts w:ascii="Aptos" w:hAnsi="Aptos"/>
            <w:i/>
            <w:iCs/>
            <w:rPrChange w:id="1523" w:author="51964" w:date="2025-01-14T09:55:00Z" w16du:dateUtc="2025-01-14T14:55:00Z">
              <w:rPr>
                <w:i/>
                <w:iCs/>
              </w:rPr>
            </w:rPrChange>
          </w:rPr>
          <w:t xml:space="preserve">QCA </w:t>
        </w:r>
        <w:proofErr w:type="spellStart"/>
        <w:r w:rsidRPr="003F07AE">
          <w:rPr>
            <w:rFonts w:ascii="Aptos" w:hAnsi="Aptos"/>
            <w:i/>
            <w:iCs/>
            <w:rPrChange w:id="1524" w:author="51964" w:date="2025-01-14T09:55:00Z" w16du:dateUtc="2025-01-14T14:55:00Z">
              <w:rPr>
                <w:i/>
                <w:iCs/>
              </w:rPr>
            </w:rPrChange>
          </w:rPr>
          <w:t>with</w:t>
        </w:r>
        <w:proofErr w:type="spellEnd"/>
        <w:r w:rsidRPr="003F07AE">
          <w:rPr>
            <w:rFonts w:ascii="Aptos" w:hAnsi="Aptos"/>
            <w:i/>
            <w:iCs/>
            <w:rPrChange w:id="1525" w:author="51964" w:date="2025-01-14T09:55:00Z" w16du:dateUtc="2025-01-14T14:55:00Z">
              <w:rPr>
                <w:i/>
                <w:iCs/>
              </w:rPr>
            </w:rPrChange>
          </w:rPr>
          <w:t xml:space="preserve"> R: A Comprehensive </w:t>
        </w:r>
        <w:proofErr w:type="spellStart"/>
        <w:r w:rsidRPr="003F07AE">
          <w:rPr>
            <w:rFonts w:ascii="Aptos" w:hAnsi="Aptos"/>
            <w:i/>
            <w:iCs/>
            <w:rPrChange w:id="1526" w:author="51964" w:date="2025-01-14T09:55:00Z" w16du:dateUtc="2025-01-14T14:55:00Z">
              <w:rPr>
                <w:i/>
                <w:iCs/>
              </w:rPr>
            </w:rPrChange>
          </w:rPr>
          <w:t>Description</w:t>
        </w:r>
        <w:proofErr w:type="spellEnd"/>
        <w:r w:rsidRPr="003F07AE">
          <w:rPr>
            <w:rFonts w:ascii="Aptos" w:hAnsi="Aptos"/>
            <w:rPrChange w:id="1527" w:author="51964" w:date="2025-01-14T09:55:00Z" w16du:dateUtc="2025-01-14T14:55:00Z">
              <w:rPr/>
            </w:rPrChange>
          </w:rPr>
          <w:t xml:space="preserve">. </w:t>
        </w:r>
        <w:r w:rsidRPr="003F07AE">
          <w:rPr>
            <w:rFonts w:ascii="Aptos" w:hAnsi="Aptos"/>
            <w:lang w:val="en-US"/>
            <w:rPrChange w:id="1528" w:author="51964" w:date="2025-01-14T09:55:00Z" w16du:dateUtc="2025-01-14T14:55:00Z">
              <w:rPr/>
            </w:rPrChange>
          </w:rPr>
          <w:t>1st edition 2018. Cham: Springer International Publishing.</w:t>
        </w:r>
      </w:ins>
    </w:p>
    <w:p w14:paraId="7FA58CFB" w14:textId="77777777" w:rsidR="003F07AE" w:rsidRPr="003F07AE" w:rsidRDefault="003F07AE" w:rsidP="003F07AE">
      <w:pPr>
        <w:pStyle w:val="Bibliography"/>
        <w:rPr>
          <w:ins w:id="1529" w:author="51964" w:date="2025-01-14T09:55:00Z" w16du:dateUtc="2025-01-14T14:55:00Z"/>
          <w:rFonts w:ascii="Aptos" w:hAnsi="Aptos"/>
          <w:rPrChange w:id="1530" w:author="51964" w:date="2025-01-14T09:55:00Z" w16du:dateUtc="2025-01-14T14:55:00Z">
            <w:rPr>
              <w:ins w:id="1531" w:author="51964" w:date="2025-01-14T09:55:00Z" w16du:dateUtc="2025-01-14T14:55:00Z"/>
            </w:rPr>
          </w:rPrChange>
        </w:rPr>
        <w:pPrChange w:id="1532" w:author="51964" w:date="2025-01-14T09:55:00Z" w16du:dateUtc="2025-01-14T14:55:00Z">
          <w:pPr>
            <w:widowControl w:val="0"/>
            <w:autoSpaceDE w:val="0"/>
            <w:autoSpaceDN w:val="0"/>
            <w:adjustRightInd w:val="0"/>
            <w:spacing w:after="0" w:line="240" w:lineRule="auto"/>
          </w:pPr>
        </w:pPrChange>
      </w:pPr>
      <w:ins w:id="1533" w:author="51964" w:date="2025-01-14T09:55:00Z" w16du:dateUtc="2025-01-14T14:55:00Z">
        <w:r w:rsidRPr="003F07AE">
          <w:rPr>
            <w:rFonts w:ascii="Aptos" w:hAnsi="Aptos"/>
            <w:rPrChange w:id="1534" w:author="51964" w:date="2025-01-14T09:55:00Z" w16du:dateUtc="2025-01-14T14:55:00Z">
              <w:rPr/>
            </w:rPrChange>
          </w:rPr>
          <w:t xml:space="preserve">Evans, Peter B. 2006. «Desarrollo y cambio institucional: los escollos del monocultivo y las potencialidades de la deliberación». </w:t>
        </w:r>
        <w:r w:rsidRPr="003F07AE">
          <w:rPr>
            <w:rFonts w:ascii="Aptos" w:hAnsi="Aptos"/>
            <w:i/>
            <w:iCs/>
            <w:rPrChange w:id="1535" w:author="51964" w:date="2025-01-14T09:55:00Z" w16du:dateUtc="2025-01-14T14:55:00Z">
              <w:rPr>
                <w:i/>
                <w:iCs/>
              </w:rPr>
            </w:rPrChange>
          </w:rPr>
          <w:t>Revista SAAP</w:t>
        </w:r>
        <w:r w:rsidRPr="003F07AE">
          <w:rPr>
            <w:rFonts w:ascii="Aptos" w:hAnsi="Aptos"/>
            <w:rPrChange w:id="1536" w:author="51964" w:date="2025-01-14T09:55:00Z" w16du:dateUtc="2025-01-14T14:55:00Z">
              <w:rPr/>
            </w:rPrChange>
          </w:rPr>
          <w:t xml:space="preserve"> 2 (3): 455-88. http://biblat.unam.mx/es/revista/revista-saap/articulo/desarrollo-y-cambio-institucional-los-escollos-del-monocultivo-y-las-potencialidades-de-la-deliberacion.</w:t>
        </w:r>
      </w:ins>
    </w:p>
    <w:p w14:paraId="0D1E745E" w14:textId="77777777" w:rsidR="003F07AE" w:rsidRPr="003F07AE" w:rsidRDefault="003F07AE" w:rsidP="003F07AE">
      <w:pPr>
        <w:pStyle w:val="Bibliography"/>
        <w:rPr>
          <w:ins w:id="1537" w:author="51964" w:date="2025-01-14T09:55:00Z" w16du:dateUtc="2025-01-14T14:55:00Z"/>
          <w:rFonts w:ascii="Aptos" w:hAnsi="Aptos"/>
          <w:lang w:val="en-US"/>
          <w:rPrChange w:id="1538" w:author="51964" w:date="2025-01-14T09:55:00Z" w16du:dateUtc="2025-01-14T14:55:00Z">
            <w:rPr>
              <w:ins w:id="1539" w:author="51964" w:date="2025-01-14T09:55:00Z" w16du:dateUtc="2025-01-14T14:55:00Z"/>
            </w:rPr>
          </w:rPrChange>
        </w:rPr>
        <w:pPrChange w:id="1540" w:author="51964" w:date="2025-01-14T09:55:00Z" w16du:dateUtc="2025-01-14T14:55:00Z">
          <w:pPr>
            <w:widowControl w:val="0"/>
            <w:autoSpaceDE w:val="0"/>
            <w:autoSpaceDN w:val="0"/>
            <w:adjustRightInd w:val="0"/>
            <w:spacing w:after="0" w:line="240" w:lineRule="auto"/>
          </w:pPr>
        </w:pPrChange>
      </w:pPr>
      <w:ins w:id="1541" w:author="51964" w:date="2025-01-14T09:55:00Z" w16du:dateUtc="2025-01-14T14:55:00Z">
        <w:r w:rsidRPr="003F07AE">
          <w:rPr>
            <w:rFonts w:ascii="Aptos" w:hAnsi="Aptos"/>
            <w:lang w:val="en-US"/>
            <w:rPrChange w:id="1542" w:author="51964" w:date="2025-01-14T09:55:00Z" w16du:dateUtc="2025-01-14T14:55:00Z">
              <w:rPr/>
            </w:rPrChange>
          </w:rPr>
          <w:t xml:space="preserve">Hongbo, Zhu. 2014. «Building the new silk road across the pacific. Economic and trade relations between china and latin america after the financial crisis in 2008». </w:t>
        </w:r>
        <w:r w:rsidRPr="003F07AE">
          <w:rPr>
            <w:rFonts w:ascii="Aptos" w:hAnsi="Aptos"/>
            <w:i/>
            <w:iCs/>
            <w:lang w:val="en-US"/>
            <w:rPrChange w:id="1543" w:author="51964" w:date="2025-01-14T09:55:00Z" w16du:dateUtc="2025-01-14T14:55:00Z">
              <w:rPr>
                <w:i/>
                <w:iCs/>
              </w:rPr>
            </w:rPrChange>
          </w:rPr>
          <w:t>Journal of Globalization, Competitiveness, and Governability</w:t>
        </w:r>
        <w:r w:rsidRPr="003F07AE">
          <w:rPr>
            <w:rFonts w:ascii="Aptos" w:hAnsi="Aptos"/>
            <w:lang w:val="en-US"/>
            <w:rPrChange w:id="1544" w:author="51964" w:date="2025-01-14T09:55:00Z" w16du:dateUtc="2025-01-14T14:55:00Z">
              <w:rPr/>
            </w:rPrChange>
          </w:rPr>
          <w:t xml:space="preserve"> 6 (1): 115-35. https://doi.org/10.3232/gcg.2012.v6.n1.07.</w:t>
        </w:r>
      </w:ins>
    </w:p>
    <w:p w14:paraId="6463054D" w14:textId="77777777" w:rsidR="003F07AE" w:rsidRPr="003F07AE" w:rsidRDefault="003F07AE" w:rsidP="003F07AE">
      <w:pPr>
        <w:pStyle w:val="Bibliography"/>
        <w:rPr>
          <w:ins w:id="1545" w:author="51964" w:date="2025-01-14T09:55:00Z" w16du:dateUtc="2025-01-14T14:55:00Z"/>
          <w:rFonts w:ascii="Aptos" w:hAnsi="Aptos"/>
          <w:rPrChange w:id="1546" w:author="51964" w:date="2025-01-14T09:55:00Z" w16du:dateUtc="2025-01-14T14:55:00Z">
            <w:rPr>
              <w:ins w:id="1547" w:author="51964" w:date="2025-01-14T09:55:00Z" w16du:dateUtc="2025-01-14T14:55:00Z"/>
            </w:rPr>
          </w:rPrChange>
        </w:rPr>
        <w:pPrChange w:id="1548" w:author="51964" w:date="2025-01-14T09:55:00Z" w16du:dateUtc="2025-01-14T14:55:00Z">
          <w:pPr>
            <w:widowControl w:val="0"/>
            <w:autoSpaceDE w:val="0"/>
            <w:autoSpaceDN w:val="0"/>
            <w:adjustRightInd w:val="0"/>
            <w:spacing w:after="0" w:line="240" w:lineRule="auto"/>
          </w:pPr>
        </w:pPrChange>
      </w:pPr>
      <w:ins w:id="1549" w:author="51964" w:date="2025-01-14T09:55:00Z" w16du:dateUtc="2025-01-14T14:55:00Z">
        <w:r w:rsidRPr="003F07AE">
          <w:rPr>
            <w:rFonts w:ascii="Aptos" w:hAnsi="Aptos"/>
            <w:lang w:val="en-US"/>
            <w:rPrChange w:id="1550" w:author="51964" w:date="2025-01-14T09:55:00Z" w16du:dateUtc="2025-01-14T14:55:00Z">
              <w:rPr/>
            </w:rPrChange>
          </w:rPr>
          <w:t xml:space="preserve">Huntington, Samuel. 1998. </w:t>
        </w:r>
        <w:r w:rsidRPr="003F07AE">
          <w:rPr>
            <w:rFonts w:ascii="Aptos" w:hAnsi="Aptos"/>
            <w:i/>
            <w:iCs/>
            <w:lang w:val="en-US"/>
            <w:rPrChange w:id="1551" w:author="51964" w:date="2025-01-14T09:55:00Z" w16du:dateUtc="2025-01-14T14:55:00Z">
              <w:rPr>
                <w:i/>
                <w:iCs/>
              </w:rPr>
            </w:rPrChange>
          </w:rPr>
          <w:t>The Clash of Civilizations and the Remaking of World Order</w:t>
        </w:r>
        <w:r w:rsidRPr="003F07AE">
          <w:rPr>
            <w:rFonts w:ascii="Aptos" w:hAnsi="Aptos"/>
            <w:lang w:val="en-US"/>
            <w:rPrChange w:id="1552" w:author="51964" w:date="2025-01-14T09:55:00Z" w16du:dateUtc="2025-01-14T14:55:00Z">
              <w:rPr/>
            </w:rPrChange>
          </w:rPr>
          <w:t xml:space="preserve">. </w:t>
        </w:r>
        <w:r w:rsidRPr="003F07AE">
          <w:rPr>
            <w:rFonts w:ascii="Aptos" w:hAnsi="Aptos"/>
            <w:rPrChange w:id="1553" w:author="51964" w:date="2025-01-14T09:55:00Z" w16du:dateUtc="2025-01-14T14:55:00Z">
              <w:rPr/>
            </w:rPrChange>
          </w:rPr>
          <w:t xml:space="preserve">New York: </w:t>
        </w:r>
        <w:proofErr w:type="spellStart"/>
        <w:r w:rsidRPr="003F07AE">
          <w:rPr>
            <w:rFonts w:ascii="Aptos" w:hAnsi="Aptos"/>
            <w:rPrChange w:id="1554" w:author="51964" w:date="2025-01-14T09:55:00Z" w16du:dateUtc="2025-01-14T14:55:00Z">
              <w:rPr/>
            </w:rPrChange>
          </w:rPr>
          <w:t>Touchstone</w:t>
        </w:r>
        <w:proofErr w:type="spellEnd"/>
        <w:r w:rsidRPr="003F07AE">
          <w:rPr>
            <w:rFonts w:ascii="Aptos" w:hAnsi="Aptos"/>
            <w:rPrChange w:id="1555" w:author="51964" w:date="2025-01-14T09:55:00Z" w16du:dateUtc="2025-01-14T14:55:00Z">
              <w:rPr/>
            </w:rPrChange>
          </w:rPr>
          <w:t>.</w:t>
        </w:r>
      </w:ins>
    </w:p>
    <w:p w14:paraId="45CF3BEE" w14:textId="77777777" w:rsidR="003F07AE" w:rsidRPr="003F07AE" w:rsidRDefault="003F07AE" w:rsidP="003F07AE">
      <w:pPr>
        <w:pStyle w:val="Bibliography"/>
        <w:rPr>
          <w:ins w:id="1556" w:author="51964" w:date="2025-01-14T09:55:00Z" w16du:dateUtc="2025-01-14T14:55:00Z"/>
          <w:rFonts w:ascii="Aptos" w:hAnsi="Aptos"/>
          <w:rPrChange w:id="1557" w:author="51964" w:date="2025-01-14T09:55:00Z" w16du:dateUtc="2025-01-14T14:55:00Z">
            <w:rPr>
              <w:ins w:id="1558" w:author="51964" w:date="2025-01-14T09:55:00Z" w16du:dateUtc="2025-01-14T14:55:00Z"/>
            </w:rPr>
          </w:rPrChange>
        </w:rPr>
        <w:pPrChange w:id="1559" w:author="51964" w:date="2025-01-14T09:55:00Z" w16du:dateUtc="2025-01-14T14:55:00Z">
          <w:pPr>
            <w:widowControl w:val="0"/>
            <w:autoSpaceDE w:val="0"/>
            <w:autoSpaceDN w:val="0"/>
            <w:adjustRightInd w:val="0"/>
            <w:spacing w:after="0" w:line="240" w:lineRule="auto"/>
          </w:pPr>
        </w:pPrChange>
      </w:pPr>
      <w:ins w:id="1560" w:author="51964" w:date="2025-01-14T09:55:00Z" w16du:dateUtc="2025-01-14T14:55:00Z">
        <w:r w:rsidRPr="003F07AE">
          <w:rPr>
            <w:rFonts w:ascii="Aptos" w:hAnsi="Aptos"/>
            <w:rPrChange w:id="1561" w:author="51964" w:date="2025-01-14T09:55:00Z" w16du:dateUtc="2025-01-14T14:55:00Z">
              <w:rPr/>
            </w:rPrChange>
          </w:rPr>
          <w:t xml:space="preserve">———. 2014. </w:t>
        </w:r>
        <w:r w:rsidRPr="003F07AE">
          <w:rPr>
            <w:rFonts w:ascii="Aptos" w:hAnsi="Aptos"/>
            <w:i/>
            <w:iCs/>
            <w:rPrChange w:id="1562" w:author="51964" w:date="2025-01-14T09:55:00Z" w16du:dateUtc="2025-01-14T14:55:00Z">
              <w:rPr>
                <w:i/>
                <w:iCs/>
              </w:rPr>
            </w:rPrChange>
          </w:rPr>
          <w:t>El orden político en las sociedades en cambio</w:t>
        </w:r>
        <w:r w:rsidRPr="003F07AE">
          <w:rPr>
            <w:rFonts w:ascii="Aptos" w:hAnsi="Aptos"/>
            <w:rPrChange w:id="1563" w:author="51964" w:date="2025-01-14T09:55:00Z" w16du:dateUtc="2025-01-14T14:55:00Z">
              <w:rPr/>
            </w:rPrChange>
          </w:rPr>
          <w:t>. Segunda edición en español. Barcelona: Paidós.</w:t>
        </w:r>
      </w:ins>
    </w:p>
    <w:p w14:paraId="3A3AF4F3" w14:textId="77777777" w:rsidR="003F07AE" w:rsidRPr="003F07AE" w:rsidRDefault="003F07AE" w:rsidP="003F07AE">
      <w:pPr>
        <w:pStyle w:val="Bibliography"/>
        <w:rPr>
          <w:ins w:id="1564" w:author="51964" w:date="2025-01-14T09:55:00Z" w16du:dateUtc="2025-01-14T14:55:00Z"/>
          <w:rFonts w:ascii="Aptos" w:hAnsi="Aptos"/>
          <w:lang w:val="en-US"/>
          <w:rPrChange w:id="1565" w:author="51964" w:date="2025-01-14T09:55:00Z" w16du:dateUtc="2025-01-14T14:55:00Z">
            <w:rPr>
              <w:ins w:id="1566" w:author="51964" w:date="2025-01-14T09:55:00Z" w16du:dateUtc="2025-01-14T14:55:00Z"/>
            </w:rPr>
          </w:rPrChange>
        </w:rPr>
        <w:pPrChange w:id="1567" w:author="51964" w:date="2025-01-14T09:55:00Z" w16du:dateUtc="2025-01-14T14:55:00Z">
          <w:pPr>
            <w:widowControl w:val="0"/>
            <w:autoSpaceDE w:val="0"/>
            <w:autoSpaceDN w:val="0"/>
            <w:adjustRightInd w:val="0"/>
            <w:spacing w:after="0" w:line="240" w:lineRule="auto"/>
          </w:pPr>
        </w:pPrChange>
      </w:pPr>
      <w:ins w:id="1568" w:author="51964" w:date="2025-01-14T09:55:00Z" w16du:dateUtc="2025-01-14T14:55:00Z">
        <w:r w:rsidRPr="003F07AE">
          <w:rPr>
            <w:rFonts w:ascii="Aptos" w:hAnsi="Aptos"/>
            <w:rPrChange w:id="1569" w:author="51964" w:date="2025-01-14T09:55:00Z" w16du:dateUtc="2025-01-14T14:55:00Z">
              <w:rPr/>
            </w:rPrChange>
          </w:rPr>
          <w:t xml:space="preserve">James Petras y Henry Veltmeyer. </w:t>
        </w:r>
        <w:r w:rsidRPr="003F07AE">
          <w:rPr>
            <w:rFonts w:ascii="Aptos" w:hAnsi="Aptos"/>
            <w:lang w:val="en-US"/>
            <w:rPrChange w:id="1570" w:author="51964" w:date="2025-01-14T09:55:00Z" w16du:dateUtc="2025-01-14T14:55:00Z">
              <w:rPr/>
            </w:rPrChange>
          </w:rPr>
          <w:t xml:space="preserve">2014. </w:t>
        </w:r>
        <w:r w:rsidRPr="003F07AE">
          <w:rPr>
            <w:rFonts w:ascii="Aptos" w:hAnsi="Aptos"/>
            <w:i/>
            <w:iCs/>
            <w:lang w:val="en-US"/>
            <w:rPrChange w:id="1571" w:author="51964" w:date="2025-01-14T09:55:00Z" w16du:dateUtc="2025-01-14T14:55:00Z">
              <w:rPr>
                <w:i/>
                <w:iCs/>
              </w:rPr>
            </w:rPrChange>
          </w:rPr>
          <w:t>Extractive Imperialism in the Americas: Capitalism’s New Frontier</w:t>
        </w:r>
        <w:r w:rsidRPr="003F07AE">
          <w:rPr>
            <w:rFonts w:ascii="Aptos" w:hAnsi="Aptos"/>
            <w:lang w:val="en-US"/>
            <w:rPrChange w:id="1572" w:author="51964" w:date="2025-01-14T09:55:00Z" w16du:dateUtc="2025-01-14T14:55:00Z">
              <w:rPr/>
            </w:rPrChange>
          </w:rPr>
          <w:t>. Studies in Critical Social Sciences. Leiden: Brill. https://search.ebscohost.com/login.aspx?direct=true&amp;db=e000xna&amp;AN=846975&amp;site=ehost-live&amp;scope=site&amp;authtype=ip,shib&amp;custid=dartcol.</w:t>
        </w:r>
      </w:ins>
    </w:p>
    <w:p w14:paraId="02D3DFCE" w14:textId="77777777" w:rsidR="003F07AE" w:rsidRPr="003F07AE" w:rsidRDefault="003F07AE" w:rsidP="003F07AE">
      <w:pPr>
        <w:pStyle w:val="Bibliography"/>
        <w:rPr>
          <w:ins w:id="1573" w:author="51964" w:date="2025-01-14T09:55:00Z" w16du:dateUtc="2025-01-14T14:55:00Z"/>
          <w:rFonts w:ascii="Aptos" w:hAnsi="Aptos"/>
          <w:lang w:val="en-US"/>
          <w:rPrChange w:id="1574" w:author="51964" w:date="2025-01-14T09:55:00Z" w16du:dateUtc="2025-01-14T14:55:00Z">
            <w:rPr>
              <w:ins w:id="1575" w:author="51964" w:date="2025-01-14T09:55:00Z" w16du:dateUtc="2025-01-14T14:55:00Z"/>
            </w:rPr>
          </w:rPrChange>
        </w:rPr>
        <w:pPrChange w:id="1576" w:author="51964" w:date="2025-01-14T09:55:00Z" w16du:dateUtc="2025-01-14T14:55:00Z">
          <w:pPr>
            <w:widowControl w:val="0"/>
            <w:autoSpaceDE w:val="0"/>
            <w:autoSpaceDN w:val="0"/>
            <w:adjustRightInd w:val="0"/>
            <w:spacing w:after="0" w:line="240" w:lineRule="auto"/>
          </w:pPr>
        </w:pPrChange>
      </w:pPr>
      <w:ins w:id="1577" w:author="51964" w:date="2025-01-14T09:55:00Z" w16du:dateUtc="2025-01-14T14:55:00Z">
        <w:r w:rsidRPr="003F07AE">
          <w:rPr>
            <w:rFonts w:ascii="Aptos" w:hAnsi="Aptos"/>
            <w:lang w:val="en-US"/>
            <w:rPrChange w:id="1578" w:author="51964" w:date="2025-01-14T09:55:00Z" w16du:dateUtc="2025-01-14T14:55:00Z">
              <w:rPr/>
            </w:rPrChange>
          </w:rPr>
          <w:t xml:space="preserve">Kuczynski, Pedro-Pablo, y John Williamson, eds. 2003. </w:t>
        </w:r>
        <w:r w:rsidRPr="003F07AE">
          <w:rPr>
            <w:rFonts w:ascii="Aptos" w:hAnsi="Aptos"/>
            <w:i/>
            <w:iCs/>
            <w:lang w:val="en-US"/>
            <w:rPrChange w:id="1579" w:author="51964" w:date="2025-01-14T09:55:00Z" w16du:dateUtc="2025-01-14T14:55:00Z">
              <w:rPr>
                <w:i/>
                <w:iCs/>
              </w:rPr>
            </w:rPrChange>
          </w:rPr>
          <w:t>After the Washington Consensus: Restarting Growth and Reform in Latin America</w:t>
        </w:r>
        <w:r w:rsidRPr="003F07AE">
          <w:rPr>
            <w:rFonts w:ascii="Aptos" w:hAnsi="Aptos"/>
            <w:lang w:val="en-US"/>
            <w:rPrChange w:id="1580" w:author="51964" w:date="2025-01-14T09:55:00Z" w16du:dateUtc="2025-01-14T14:55:00Z">
              <w:rPr/>
            </w:rPrChange>
          </w:rPr>
          <w:t>. Washington D.C.: Institute for International Economics.</w:t>
        </w:r>
      </w:ins>
    </w:p>
    <w:p w14:paraId="153D86EE" w14:textId="77777777" w:rsidR="003F07AE" w:rsidRPr="003F07AE" w:rsidRDefault="003F07AE" w:rsidP="003F07AE">
      <w:pPr>
        <w:pStyle w:val="Bibliography"/>
        <w:rPr>
          <w:ins w:id="1581" w:author="51964" w:date="2025-01-14T09:55:00Z" w16du:dateUtc="2025-01-14T14:55:00Z"/>
          <w:rFonts w:ascii="Aptos" w:hAnsi="Aptos"/>
          <w:rPrChange w:id="1582" w:author="51964" w:date="2025-01-14T09:55:00Z" w16du:dateUtc="2025-01-14T14:55:00Z">
            <w:rPr>
              <w:ins w:id="1583" w:author="51964" w:date="2025-01-14T09:55:00Z" w16du:dateUtc="2025-01-14T14:55:00Z"/>
            </w:rPr>
          </w:rPrChange>
        </w:rPr>
        <w:pPrChange w:id="1584" w:author="51964" w:date="2025-01-14T09:55:00Z" w16du:dateUtc="2025-01-14T14:55:00Z">
          <w:pPr>
            <w:widowControl w:val="0"/>
            <w:autoSpaceDE w:val="0"/>
            <w:autoSpaceDN w:val="0"/>
            <w:adjustRightInd w:val="0"/>
            <w:spacing w:after="0" w:line="240" w:lineRule="auto"/>
          </w:pPr>
        </w:pPrChange>
      </w:pPr>
      <w:ins w:id="1585" w:author="51964" w:date="2025-01-14T09:55:00Z" w16du:dateUtc="2025-01-14T14:55:00Z">
        <w:r w:rsidRPr="003F07AE">
          <w:rPr>
            <w:rFonts w:ascii="Aptos" w:hAnsi="Aptos"/>
            <w:lang w:val="en-US"/>
            <w:rPrChange w:id="1586" w:author="51964" w:date="2025-01-14T09:55:00Z" w16du:dateUtc="2025-01-14T14:55:00Z">
              <w:rPr/>
            </w:rPrChange>
          </w:rPr>
          <w:t xml:space="preserve">Luxemburg, Rosa. 2015. </w:t>
        </w:r>
        <w:r w:rsidRPr="003F07AE">
          <w:rPr>
            <w:rFonts w:ascii="Aptos" w:hAnsi="Aptos"/>
            <w:i/>
            <w:iCs/>
            <w:lang w:val="en-US"/>
            <w:rPrChange w:id="1587" w:author="51964" w:date="2025-01-14T09:55:00Z" w16du:dateUtc="2025-01-14T14:55:00Z">
              <w:rPr>
                <w:i/>
                <w:iCs/>
              </w:rPr>
            </w:rPrChange>
          </w:rPr>
          <w:t xml:space="preserve">The Complete Works of Rosa Luxemburg. </w:t>
        </w:r>
        <w:proofErr w:type="spellStart"/>
        <w:r w:rsidRPr="003F07AE">
          <w:rPr>
            <w:rFonts w:ascii="Aptos" w:hAnsi="Aptos"/>
            <w:i/>
            <w:iCs/>
            <w:rPrChange w:id="1588" w:author="51964" w:date="2025-01-14T09:55:00Z" w16du:dateUtc="2025-01-14T14:55:00Z">
              <w:rPr>
                <w:i/>
                <w:iCs/>
              </w:rPr>
            </w:rPrChange>
          </w:rPr>
          <w:t>Volume</w:t>
        </w:r>
        <w:proofErr w:type="spellEnd"/>
        <w:r w:rsidRPr="003F07AE">
          <w:rPr>
            <w:rFonts w:ascii="Aptos" w:hAnsi="Aptos"/>
            <w:i/>
            <w:iCs/>
            <w:rPrChange w:id="1589" w:author="51964" w:date="2025-01-14T09:55:00Z" w16du:dateUtc="2025-01-14T14:55:00Z">
              <w:rPr>
                <w:i/>
                <w:iCs/>
              </w:rPr>
            </w:rPrChange>
          </w:rPr>
          <w:t xml:space="preserve"> II, </w:t>
        </w:r>
        <w:proofErr w:type="spellStart"/>
        <w:r w:rsidRPr="003F07AE">
          <w:rPr>
            <w:rFonts w:ascii="Aptos" w:hAnsi="Aptos"/>
            <w:i/>
            <w:iCs/>
            <w:rPrChange w:id="1590" w:author="51964" w:date="2025-01-14T09:55:00Z" w16du:dateUtc="2025-01-14T14:55:00Z">
              <w:rPr>
                <w:i/>
                <w:iCs/>
              </w:rPr>
            </w:rPrChange>
          </w:rPr>
          <w:t>Economic</w:t>
        </w:r>
        <w:proofErr w:type="spellEnd"/>
        <w:r w:rsidRPr="003F07AE">
          <w:rPr>
            <w:rFonts w:ascii="Aptos" w:hAnsi="Aptos"/>
            <w:i/>
            <w:iCs/>
            <w:rPrChange w:id="1591" w:author="51964" w:date="2025-01-14T09:55:00Z" w16du:dateUtc="2025-01-14T14:55:00Z">
              <w:rPr>
                <w:i/>
                <w:iCs/>
              </w:rPr>
            </w:rPrChange>
          </w:rPr>
          <w:t xml:space="preserve"> </w:t>
        </w:r>
        <w:proofErr w:type="spellStart"/>
        <w:r w:rsidRPr="003F07AE">
          <w:rPr>
            <w:rFonts w:ascii="Aptos" w:hAnsi="Aptos"/>
            <w:i/>
            <w:iCs/>
            <w:rPrChange w:id="1592" w:author="51964" w:date="2025-01-14T09:55:00Z" w16du:dateUtc="2025-01-14T14:55:00Z">
              <w:rPr>
                <w:i/>
                <w:iCs/>
              </w:rPr>
            </w:rPrChange>
          </w:rPr>
          <w:t>Writings</w:t>
        </w:r>
        <w:proofErr w:type="spellEnd"/>
        <w:r w:rsidRPr="003F07AE">
          <w:rPr>
            <w:rFonts w:ascii="Aptos" w:hAnsi="Aptos"/>
            <w:i/>
            <w:iCs/>
            <w:rPrChange w:id="1593" w:author="51964" w:date="2025-01-14T09:55:00Z" w16du:dateUtc="2025-01-14T14:55:00Z">
              <w:rPr>
                <w:i/>
                <w:iCs/>
              </w:rPr>
            </w:rPrChange>
          </w:rPr>
          <w:t xml:space="preserve"> 2</w:t>
        </w:r>
        <w:r w:rsidRPr="003F07AE">
          <w:rPr>
            <w:rFonts w:ascii="Aptos" w:hAnsi="Aptos"/>
            <w:rPrChange w:id="1594" w:author="51964" w:date="2025-01-14T09:55:00Z" w16du:dateUtc="2025-01-14T14:55:00Z">
              <w:rPr/>
            </w:rPrChange>
          </w:rPr>
          <w:t xml:space="preserve">. Editado por Peter </w:t>
        </w:r>
        <w:proofErr w:type="spellStart"/>
        <w:r w:rsidRPr="003F07AE">
          <w:rPr>
            <w:rFonts w:ascii="Aptos" w:hAnsi="Aptos"/>
            <w:rPrChange w:id="1595" w:author="51964" w:date="2025-01-14T09:55:00Z" w16du:dateUtc="2025-01-14T14:55:00Z">
              <w:rPr/>
            </w:rPrChange>
          </w:rPr>
          <w:t>Hudis</w:t>
        </w:r>
        <w:proofErr w:type="spellEnd"/>
        <w:r w:rsidRPr="003F07AE">
          <w:rPr>
            <w:rFonts w:ascii="Aptos" w:hAnsi="Aptos"/>
            <w:rPrChange w:id="1596" w:author="51964" w:date="2025-01-14T09:55:00Z" w16du:dateUtc="2025-01-14T14:55:00Z">
              <w:rPr/>
            </w:rPrChange>
          </w:rPr>
          <w:t xml:space="preserve"> y Paul le Blanc. Traducido por Nicholas Gray y George Shriver. London: Verso.</w:t>
        </w:r>
      </w:ins>
    </w:p>
    <w:p w14:paraId="746E0890" w14:textId="77777777" w:rsidR="003F07AE" w:rsidRPr="003F07AE" w:rsidRDefault="003F07AE" w:rsidP="003F07AE">
      <w:pPr>
        <w:pStyle w:val="Bibliography"/>
        <w:rPr>
          <w:ins w:id="1597" w:author="51964" w:date="2025-01-14T09:55:00Z" w16du:dateUtc="2025-01-14T14:55:00Z"/>
          <w:rFonts w:ascii="Aptos" w:hAnsi="Aptos"/>
          <w:rPrChange w:id="1598" w:author="51964" w:date="2025-01-14T09:55:00Z" w16du:dateUtc="2025-01-14T14:55:00Z">
            <w:rPr>
              <w:ins w:id="1599" w:author="51964" w:date="2025-01-14T09:55:00Z" w16du:dateUtc="2025-01-14T14:55:00Z"/>
            </w:rPr>
          </w:rPrChange>
        </w:rPr>
        <w:pPrChange w:id="1600" w:author="51964" w:date="2025-01-14T09:55:00Z" w16du:dateUtc="2025-01-14T14:55:00Z">
          <w:pPr>
            <w:widowControl w:val="0"/>
            <w:autoSpaceDE w:val="0"/>
            <w:autoSpaceDN w:val="0"/>
            <w:adjustRightInd w:val="0"/>
            <w:spacing w:after="0" w:line="240" w:lineRule="auto"/>
          </w:pPr>
        </w:pPrChange>
      </w:pPr>
      <w:ins w:id="1601" w:author="51964" w:date="2025-01-14T09:55:00Z" w16du:dateUtc="2025-01-14T14:55:00Z">
        <w:r w:rsidRPr="003F07AE">
          <w:rPr>
            <w:rFonts w:ascii="Aptos" w:hAnsi="Aptos"/>
            <w:rPrChange w:id="1602" w:author="51964" w:date="2025-01-14T09:55:00Z" w16du:dateUtc="2025-01-14T14:55:00Z">
              <w:rPr/>
            </w:rPrChange>
          </w:rPr>
          <w:t xml:space="preserve">Manrique, Nelson. 1986. «Campesinado, guerra y conciencia nacional». </w:t>
        </w:r>
        <w:r w:rsidRPr="003F07AE">
          <w:rPr>
            <w:rFonts w:ascii="Aptos" w:hAnsi="Aptos"/>
            <w:i/>
            <w:iCs/>
            <w:rPrChange w:id="1603" w:author="51964" w:date="2025-01-14T09:55:00Z" w16du:dateUtc="2025-01-14T14:55:00Z">
              <w:rPr>
                <w:i/>
                <w:iCs/>
              </w:rPr>
            </w:rPrChange>
          </w:rPr>
          <w:t>Revista Andina</w:t>
        </w:r>
        <w:r w:rsidRPr="003F07AE">
          <w:rPr>
            <w:rFonts w:ascii="Aptos" w:hAnsi="Aptos"/>
            <w:rPrChange w:id="1604" w:author="51964" w:date="2025-01-14T09:55:00Z" w16du:dateUtc="2025-01-14T14:55:00Z">
              <w:rPr/>
            </w:rPrChange>
          </w:rPr>
          <w:t xml:space="preserve"> 7 (1): 161-72. http://www.revistaandinacbc.com/wp-content/uploads/2016/ra07/ra-07-1986-05.pdf.</w:t>
        </w:r>
      </w:ins>
    </w:p>
    <w:p w14:paraId="3C4B84AF" w14:textId="77777777" w:rsidR="003F07AE" w:rsidRPr="003F07AE" w:rsidRDefault="003F07AE" w:rsidP="003F07AE">
      <w:pPr>
        <w:pStyle w:val="Bibliography"/>
        <w:rPr>
          <w:ins w:id="1605" w:author="51964" w:date="2025-01-14T09:55:00Z" w16du:dateUtc="2025-01-14T14:55:00Z"/>
          <w:rFonts w:ascii="Aptos" w:hAnsi="Aptos"/>
          <w:rPrChange w:id="1606" w:author="51964" w:date="2025-01-14T09:55:00Z" w16du:dateUtc="2025-01-14T14:55:00Z">
            <w:rPr>
              <w:ins w:id="1607" w:author="51964" w:date="2025-01-14T09:55:00Z" w16du:dateUtc="2025-01-14T14:55:00Z"/>
            </w:rPr>
          </w:rPrChange>
        </w:rPr>
        <w:pPrChange w:id="1608" w:author="51964" w:date="2025-01-14T09:55:00Z" w16du:dateUtc="2025-01-14T14:55:00Z">
          <w:pPr>
            <w:widowControl w:val="0"/>
            <w:autoSpaceDE w:val="0"/>
            <w:autoSpaceDN w:val="0"/>
            <w:adjustRightInd w:val="0"/>
            <w:spacing w:after="0" w:line="240" w:lineRule="auto"/>
          </w:pPr>
        </w:pPrChange>
      </w:pPr>
      <w:ins w:id="1609" w:author="51964" w:date="2025-01-14T09:55:00Z" w16du:dateUtc="2025-01-14T14:55:00Z">
        <w:r w:rsidRPr="003F07AE">
          <w:rPr>
            <w:rFonts w:ascii="Aptos" w:hAnsi="Aptos"/>
            <w:rPrChange w:id="1610" w:author="51964" w:date="2025-01-14T09:55:00Z" w16du:dateUtc="2025-01-14T14:55:00Z">
              <w:rPr/>
            </w:rPrChange>
          </w:rPr>
          <w:t xml:space="preserve">Mariátegui, José Carlos. 1928. </w:t>
        </w:r>
        <w:r w:rsidRPr="003F07AE">
          <w:rPr>
            <w:rFonts w:ascii="Aptos" w:hAnsi="Aptos"/>
            <w:i/>
            <w:iCs/>
            <w:rPrChange w:id="1611" w:author="51964" w:date="2025-01-14T09:55:00Z" w16du:dateUtc="2025-01-14T14:55:00Z">
              <w:rPr>
                <w:i/>
                <w:iCs/>
              </w:rPr>
            </w:rPrChange>
          </w:rPr>
          <w:t>Siete Ensayos de Interpretación de la Realidad Peruana</w:t>
        </w:r>
        <w:r w:rsidRPr="003F07AE">
          <w:rPr>
            <w:rFonts w:ascii="Aptos" w:hAnsi="Aptos"/>
            <w:rPrChange w:id="1612" w:author="51964" w:date="2025-01-14T09:55:00Z" w16du:dateUtc="2025-01-14T14:55:00Z">
              <w:rPr/>
            </w:rPrChange>
          </w:rPr>
          <w:t>. Lima: Amauta.</w:t>
        </w:r>
      </w:ins>
    </w:p>
    <w:p w14:paraId="382DF787" w14:textId="77777777" w:rsidR="003F07AE" w:rsidRPr="003F07AE" w:rsidRDefault="003F07AE" w:rsidP="003F07AE">
      <w:pPr>
        <w:pStyle w:val="Bibliography"/>
        <w:rPr>
          <w:ins w:id="1613" w:author="51964" w:date="2025-01-14T09:55:00Z" w16du:dateUtc="2025-01-14T14:55:00Z"/>
          <w:rFonts w:ascii="Aptos" w:hAnsi="Aptos"/>
          <w:lang w:val="en-US"/>
          <w:rPrChange w:id="1614" w:author="51964" w:date="2025-01-14T09:55:00Z" w16du:dateUtc="2025-01-14T14:55:00Z">
            <w:rPr>
              <w:ins w:id="1615" w:author="51964" w:date="2025-01-14T09:55:00Z" w16du:dateUtc="2025-01-14T14:55:00Z"/>
            </w:rPr>
          </w:rPrChange>
        </w:rPr>
        <w:pPrChange w:id="1616" w:author="51964" w:date="2025-01-14T09:55:00Z" w16du:dateUtc="2025-01-14T14:55:00Z">
          <w:pPr>
            <w:widowControl w:val="0"/>
            <w:autoSpaceDE w:val="0"/>
            <w:autoSpaceDN w:val="0"/>
            <w:adjustRightInd w:val="0"/>
            <w:spacing w:after="0" w:line="240" w:lineRule="auto"/>
          </w:pPr>
        </w:pPrChange>
      </w:pPr>
      <w:proofErr w:type="spellStart"/>
      <w:ins w:id="1617" w:author="51964" w:date="2025-01-14T09:55:00Z" w16du:dateUtc="2025-01-14T14:55:00Z">
        <w:r w:rsidRPr="003F07AE">
          <w:rPr>
            <w:rFonts w:ascii="Aptos" w:hAnsi="Aptos"/>
            <w:rPrChange w:id="1618" w:author="51964" w:date="2025-01-14T09:55:00Z" w16du:dateUtc="2025-01-14T14:55:00Z">
              <w:rPr/>
            </w:rPrChange>
          </w:rPr>
          <w:t>McAdam</w:t>
        </w:r>
        <w:proofErr w:type="spellEnd"/>
        <w:r w:rsidRPr="003F07AE">
          <w:rPr>
            <w:rFonts w:ascii="Aptos" w:hAnsi="Aptos"/>
            <w:rPrChange w:id="1619" w:author="51964" w:date="2025-01-14T09:55:00Z" w16du:dateUtc="2025-01-14T14:55:00Z">
              <w:rPr/>
            </w:rPrChange>
          </w:rPr>
          <w:t xml:space="preserve">, Doug, </w:t>
        </w:r>
        <w:proofErr w:type="spellStart"/>
        <w:r w:rsidRPr="003F07AE">
          <w:rPr>
            <w:rFonts w:ascii="Aptos" w:hAnsi="Aptos"/>
            <w:rPrChange w:id="1620" w:author="51964" w:date="2025-01-14T09:55:00Z" w16du:dateUtc="2025-01-14T14:55:00Z">
              <w:rPr/>
            </w:rPrChange>
          </w:rPr>
          <w:t>Sidney</w:t>
        </w:r>
        <w:proofErr w:type="spellEnd"/>
        <w:r w:rsidRPr="003F07AE">
          <w:rPr>
            <w:rFonts w:ascii="Aptos" w:hAnsi="Aptos"/>
            <w:rPrChange w:id="1621" w:author="51964" w:date="2025-01-14T09:55:00Z" w16du:dateUtc="2025-01-14T14:55:00Z">
              <w:rPr/>
            </w:rPrChange>
          </w:rPr>
          <w:t xml:space="preserve"> Tarrow, y Charles Tilly. 2005. </w:t>
        </w:r>
        <w:r w:rsidRPr="003F07AE">
          <w:rPr>
            <w:rFonts w:ascii="Aptos" w:hAnsi="Aptos"/>
            <w:i/>
            <w:iCs/>
            <w:rPrChange w:id="1622" w:author="51964" w:date="2025-01-14T09:55:00Z" w16du:dateUtc="2025-01-14T14:55:00Z">
              <w:rPr>
                <w:i/>
                <w:iCs/>
              </w:rPr>
            </w:rPrChange>
          </w:rPr>
          <w:t>Dinámica de la contienda política</w:t>
        </w:r>
        <w:r w:rsidRPr="003F07AE">
          <w:rPr>
            <w:rFonts w:ascii="Aptos" w:hAnsi="Aptos"/>
            <w:rPrChange w:id="1623" w:author="51964" w:date="2025-01-14T09:55:00Z" w16du:dateUtc="2025-01-14T14:55:00Z">
              <w:rPr/>
            </w:rPrChange>
          </w:rPr>
          <w:t xml:space="preserve">. </w:t>
        </w:r>
        <w:r w:rsidRPr="003F07AE">
          <w:rPr>
            <w:rFonts w:ascii="Aptos" w:hAnsi="Aptos"/>
            <w:lang w:val="en-US"/>
            <w:rPrChange w:id="1624" w:author="51964" w:date="2025-01-14T09:55:00Z" w16du:dateUtc="2025-01-14T14:55:00Z">
              <w:rPr/>
            </w:rPrChange>
          </w:rPr>
          <w:t>Barcelona: Editorial Hacer.</w:t>
        </w:r>
      </w:ins>
    </w:p>
    <w:p w14:paraId="567DDA98" w14:textId="77777777" w:rsidR="003F07AE" w:rsidRPr="003F07AE" w:rsidRDefault="003F07AE" w:rsidP="003F07AE">
      <w:pPr>
        <w:pStyle w:val="Bibliography"/>
        <w:rPr>
          <w:ins w:id="1625" w:author="51964" w:date="2025-01-14T09:55:00Z" w16du:dateUtc="2025-01-14T14:55:00Z"/>
          <w:rFonts w:ascii="Aptos" w:hAnsi="Aptos"/>
          <w:lang w:val="en-US"/>
          <w:rPrChange w:id="1626" w:author="51964" w:date="2025-01-14T09:55:00Z" w16du:dateUtc="2025-01-14T14:55:00Z">
            <w:rPr>
              <w:ins w:id="1627" w:author="51964" w:date="2025-01-14T09:55:00Z" w16du:dateUtc="2025-01-14T14:55:00Z"/>
            </w:rPr>
          </w:rPrChange>
        </w:rPr>
        <w:pPrChange w:id="1628" w:author="51964" w:date="2025-01-14T09:55:00Z" w16du:dateUtc="2025-01-14T14:55:00Z">
          <w:pPr>
            <w:widowControl w:val="0"/>
            <w:autoSpaceDE w:val="0"/>
            <w:autoSpaceDN w:val="0"/>
            <w:adjustRightInd w:val="0"/>
            <w:spacing w:after="0" w:line="240" w:lineRule="auto"/>
          </w:pPr>
        </w:pPrChange>
      </w:pPr>
      <w:ins w:id="1629" w:author="51964" w:date="2025-01-14T09:55:00Z" w16du:dateUtc="2025-01-14T14:55:00Z">
        <w:r w:rsidRPr="003F07AE">
          <w:rPr>
            <w:rFonts w:ascii="Aptos" w:hAnsi="Aptos"/>
            <w:lang w:val="en-US"/>
            <w:rPrChange w:id="1630" w:author="51964" w:date="2025-01-14T09:55:00Z" w16du:dateUtc="2025-01-14T14:55:00Z">
              <w:rPr/>
            </w:rPrChange>
          </w:rPr>
          <w:t xml:space="preserve">———. 2008. «Methods for Measuring Mechanisms of Contention». </w:t>
        </w:r>
        <w:r w:rsidRPr="003F07AE">
          <w:rPr>
            <w:rFonts w:ascii="Aptos" w:hAnsi="Aptos"/>
            <w:i/>
            <w:iCs/>
            <w:lang w:val="en-US"/>
            <w:rPrChange w:id="1631" w:author="51964" w:date="2025-01-14T09:55:00Z" w16du:dateUtc="2025-01-14T14:55:00Z">
              <w:rPr>
                <w:i/>
                <w:iCs/>
              </w:rPr>
            </w:rPrChange>
          </w:rPr>
          <w:t>Qualitative Sociology</w:t>
        </w:r>
        <w:r w:rsidRPr="003F07AE">
          <w:rPr>
            <w:rFonts w:ascii="Aptos" w:hAnsi="Aptos"/>
            <w:lang w:val="en-US"/>
            <w:rPrChange w:id="1632" w:author="51964" w:date="2025-01-14T09:55:00Z" w16du:dateUtc="2025-01-14T14:55:00Z">
              <w:rPr/>
            </w:rPrChange>
          </w:rPr>
          <w:t xml:space="preserve"> 31 (4): 307-31. https://doi.org/10.1007/s11133-008-9100-6.</w:t>
        </w:r>
      </w:ins>
    </w:p>
    <w:p w14:paraId="3537F048" w14:textId="77777777" w:rsidR="003F07AE" w:rsidRPr="003F07AE" w:rsidRDefault="003F07AE" w:rsidP="003F07AE">
      <w:pPr>
        <w:pStyle w:val="Bibliography"/>
        <w:rPr>
          <w:ins w:id="1633" w:author="51964" w:date="2025-01-14T09:55:00Z" w16du:dateUtc="2025-01-14T14:55:00Z"/>
          <w:rFonts w:ascii="Aptos" w:hAnsi="Aptos"/>
          <w:rPrChange w:id="1634" w:author="51964" w:date="2025-01-14T09:55:00Z" w16du:dateUtc="2025-01-14T14:55:00Z">
            <w:rPr>
              <w:ins w:id="1635" w:author="51964" w:date="2025-01-14T09:55:00Z" w16du:dateUtc="2025-01-14T14:55:00Z"/>
            </w:rPr>
          </w:rPrChange>
        </w:rPr>
        <w:pPrChange w:id="1636" w:author="51964" w:date="2025-01-14T09:55:00Z" w16du:dateUtc="2025-01-14T14:55:00Z">
          <w:pPr>
            <w:widowControl w:val="0"/>
            <w:autoSpaceDE w:val="0"/>
            <w:autoSpaceDN w:val="0"/>
            <w:adjustRightInd w:val="0"/>
            <w:spacing w:after="0" w:line="240" w:lineRule="auto"/>
          </w:pPr>
        </w:pPrChange>
      </w:pPr>
      <w:ins w:id="1637" w:author="51964" w:date="2025-01-14T09:55:00Z" w16du:dateUtc="2025-01-14T14:55:00Z">
        <w:r w:rsidRPr="003F07AE">
          <w:rPr>
            <w:rFonts w:ascii="Aptos" w:hAnsi="Aptos"/>
            <w:rPrChange w:id="1638" w:author="51964" w:date="2025-01-14T09:55:00Z" w16du:dateUtc="2025-01-14T14:55:00Z">
              <w:rPr/>
            </w:rPrChange>
          </w:rPr>
          <w:t xml:space="preserve">Mejía, José Manuel. 2021. «Cambio de escala en la contienda </w:t>
        </w:r>
        <w:proofErr w:type="spellStart"/>
        <w:r w:rsidRPr="003F07AE">
          <w:rPr>
            <w:rFonts w:ascii="Aptos" w:hAnsi="Aptos"/>
            <w:rPrChange w:id="1639" w:author="51964" w:date="2025-01-14T09:55:00Z" w16du:dateUtc="2025-01-14T14:55:00Z">
              <w:rPr/>
            </w:rPrChange>
          </w:rPr>
          <w:t>anti-minera</w:t>
        </w:r>
        <w:proofErr w:type="spellEnd"/>
        <w:r w:rsidRPr="003F07AE">
          <w:rPr>
            <w:rFonts w:ascii="Aptos" w:hAnsi="Aptos"/>
            <w:rPrChange w:id="1640" w:author="51964" w:date="2025-01-14T09:55:00Z" w16du:dateUtc="2025-01-14T14:55:00Z">
              <w:rPr/>
            </w:rPrChange>
          </w:rPr>
          <w:t xml:space="preserve"> peruana. Construcción de teoría a partir del conflicto por la exploración del cerro </w:t>
        </w:r>
        <w:proofErr w:type="spellStart"/>
        <w:r w:rsidRPr="003F07AE">
          <w:rPr>
            <w:rFonts w:ascii="Aptos" w:hAnsi="Aptos"/>
            <w:rPrChange w:id="1641" w:author="51964" w:date="2025-01-14T09:55:00Z" w16du:dateUtc="2025-01-14T14:55:00Z">
              <w:rPr/>
            </w:rPrChange>
          </w:rPr>
          <w:t>Quilish</w:t>
        </w:r>
        <w:proofErr w:type="spellEnd"/>
        <w:r w:rsidRPr="003F07AE">
          <w:rPr>
            <w:rFonts w:ascii="Aptos" w:hAnsi="Aptos"/>
            <w:rPrChange w:id="1642" w:author="51964" w:date="2025-01-14T09:55:00Z" w16du:dateUtc="2025-01-14T14:55:00Z">
              <w:rPr/>
            </w:rPrChange>
          </w:rPr>
          <w:t xml:space="preserve"> en Cajamarca». Tesis para obtener el título de maestría en Sociología Política, Quito: Facultad Latinoamericana de Ciencias Sociales - Sede Ecuador. http://hdl.handle.net/10469/17341.</w:t>
        </w:r>
      </w:ins>
    </w:p>
    <w:p w14:paraId="3E09C5AF" w14:textId="77777777" w:rsidR="003F07AE" w:rsidRPr="003F07AE" w:rsidRDefault="003F07AE" w:rsidP="003F07AE">
      <w:pPr>
        <w:pStyle w:val="Bibliography"/>
        <w:rPr>
          <w:ins w:id="1643" w:author="51964" w:date="2025-01-14T09:55:00Z" w16du:dateUtc="2025-01-14T14:55:00Z"/>
          <w:rFonts w:ascii="Aptos" w:hAnsi="Aptos"/>
          <w:rPrChange w:id="1644" w:author="51964" w:date="2025-01-14T09:55:00Z" w16du:dateUtc="2025-01-14T14:55:00Z">
            <w:rPr>
              <w:ins w:id="1645" w:author="51964" w:date="2025-01-14T09:55:00Z" w16du:dateUtc="2025-01-14T14:55:00Z"/>
            </w:rPr>
          </w:rPrChange>
        </w:rPr>
        <w:pPrChange w:id="1646" w:author="51964" w:date="2025-01-14T09:55:00Z" w16du:dateUtc="2025-01-14T14:55:00Z">
          <w:pPr>
            <w:widowControl w:val="0"/>
            <w:autoSpaceDE w:val="0"/>
            <w:autoSpaceDN w:val="0"/>
            <w:adjustRightInd w:val="0"/>
            <w:spacing w:after="0" w:line="240" w:lineRule="auto"/>
          </w:pPr>
        </w:pPrChange>
      </w:pPr>
      <w:ins w:id="1647" w:author="51964" w:date="2025-01-14T09:55:00Z" w16du:dateUtc="2025-01-14T14:55:00Z">
        <w:r w:rsidRPr="003F07AE">
          <w:rPr>
            <w:rFonts w:ascii="Aptos" w:hAnsi="Aptos"/>
            <w:rPrChange w:id="1648" w:author="51964" w:date="2025-01-14T09:55:00Z" w16du:dateUtc="2025-01-14T14:55:00Z">
              <w:rPr/>
            </w:rPrChange>
          </w:rPr>
          <w:t xml:space="preserve">O’Connor, James. 1991. «Las condiciones de producción. Por un marxismo ecológico, una introducción teórica». </w:t>
        </w:r>
        <w:r w:rsidRPr="003F07AE">
          <w:rPr>
            <w:rFonts w:ascii="Aptos" w:hAnsi="Aptos"/>
            <w:i/>
            <w:iCs/>
            <w:rPrChange w:id="1649" w:author="51964" w:date="2025-01-14T09:55:00Z" w16du:dateUtc="2025-01-14T14:55:00Z">
              <w:rPr>
                <w:i/>
                <w:iCs/>
              </w:rPr>
            </w:rPrChange>
          </w:rPr>
          <w:t>Ecología política</w:t>
        </w:r>
        <w:r w:rsidRPr="003F07AE">
          <w:rPr>
            <w:rFonts w:ascii="Aptos" w:hAnsi="Aptos"/>
            <w:rPrChange w:id="1650" w:author="51964" w:date="2025-01-14T09:55:00Z" w16du:dateUtc="2025-01-14T14:55:00Z">
              <w:rPr/>
            </w:rPrChange>
          </w:rPr>
          <w:t xml:space="preserve">, </w:t>
        </w:r>
        <w:proofErr w:type="spellStart"/>
        <w:r w:rsidRPr="003F07AE">
          <w:rPr>
            <w:rFonts w:ascii="Aptos" w:hAnsi="Aptos"/>
            <w:rPrChange w:id="1651" w:author="51964" w:date="2025-01-14T09:55:00Z" w16du:dateUtc="2025-01-14T14:55:00Z">
              <w:rPr/>
            </w:rPrChange>
          </w:rPr>
          <w:t>n.</w:t>
        </w:r>
        <w:r w:rsidRPr="003F07AE">
          <w:rPr>
            <w:rFonts w:ascii="Aptos" w:hAnsi="Aptos"/>
            <w:vertAlign w:val="superscript"/>
            <w:rPrChange w:id="1652" w:author="51964" w:date="2025-01-14T09:55:00Z" w16du:dateUtc="2025-01-14T14:55:00Z">
              <w:rPr>
                <w:vertAlign w:val="superscript"/>
              </w:rPr>
            </w:rPrChange>
          </w:rPr>
          <w:t>o</w:t>
        </w:r>
        <w:proofErr w:type="spellEnd"/>
        <w:r w:rsidRPr="003F07AE">
          <w:rPr>
            <w:rFonts w:ascii="Aptos" w:hAnsi="Aptos"/>
            <w:rPrChange w:id="1653" w:author="51964" w:date="2025-01-14T09:55:00Z" w16du:dateUtc="2025-01-14T14:55:00Z">
              <w:rPr/>
            </w:rPrChange>
          </w:rPr>
          <w:t xml:space="preserve"> 1, 113-30. https://dialnet.unirioja.es/servlet/articulo?codigo=6812683.</w:t>
        </w:r>
      </w:ins>
    </w:p>
    <w:p w14:paraId="17F1A803" w14:textId="77777777" w:rsidR="003F07AE" w:rsidRPr="003F07AE" w:rsidRDefault="003F07AE" w:rsidP="003F07AE">
      <w:pPr>
        <w:pStyle w:val="Bibliography"/>
        <w:rPr>
          <w:ins w:id="1654" w:author="51964" w:date="2025-01-14T09:55:00Z" w16du:dateUtc="2025-01-14T14:55:00Z"/>
          <w:rFonts w:ascii="Aptos" w:hAnsi="Aptos"/>
          <w:lang w:val="en-US"/>
          <w:rPrChange w:id="1655" w:author="51964" w:date="2025-01-14T09:55:00Z" w16du:dateUtc="2025-01-14T14:55:00Z">
            <w:rPr>
              <w:ins w:id="1656" w:author="51964" w:date="2025-01-14T09:55:00Z" w16du:dateUtc="2025-01-14T14:55:00Z"/>
            </w:rPr>
          </w:rPrChange>
        </w:rPr>
        <w:pPrChange w:id="1657" w:author="51964" w:date="2025-01-14T09:55:00Z" w16du:dateUtc="2025-01-14T14:55:00Z">
          <w:pPr>
            <w:widowControl w:val="0"/>
            <w:autoSpaceDE w:val="0"/>
            <w:autoSpaceDN w:val="0"/>
            <w:adjustRightInd w:val="0"/>
            <w:spacing w:after="0" w:line="240" w:lineRule="auto"/>
          </w:pPr>
        </w:pPrChange>
      </w:pPr>
      <w:ins w:id="1658" w:author="51964" w:date="2025-01-14T09:55:00Z" w16du:dateUtc="2025-01-14T14:55:00Z">
        <w:r w:rsidRPr="003F07AE">
          <w:rPr>
            <w:rFonts w:ascii="Aptos" w:hAnsi="Aptos"/>
            <w:rPrChange w:id="1659" w:author="51964" w:date="2025-01-14T09:55:00Z" w16du:dateUtc="2025-01-14T14:55:00Z">
              <w:rPr/>
            </w:rPrChange>
          </w:rPr>
          <w:t xml:space="preserve">O’Donnell, Guillermo. 1972. </w:t>
        </w:r>
        <w:r w:rsidRPr="003F07AE">
          <w:rPr>
            <w:rFonts w:ascii="Aptos" w:hAnsi="Aptos"/>
            <w:i/>
            <w:iCs/>
            <w:rPrChange w:id="1660" w:author="51964" w:date="2025-01-14T09:55:00Z" w16du:dateUtc="2025-01-14T14:55:00Z">
              <w:rPr>
                <w:i/>
                <w:iCs/>
              </w:rPr>
            </w:rPrChange>
          </w:rPr>
          <w:t>Modernización y Autoritarismo</w:t>
        </w:r>
        <w:r w:rsidRPr="003F07AE">
          <w:rPr>
            <w:rFonts w:ascii="Aptos" w:hAnsi="Aptos"/>
            <w:rPrChange w:id="1661" w:author="51964" w:date="2025-01-14T09:55:00Z" w16du:dateUtc="2025-01-14T14:55:00Z">
              <w:rPr/>
            </w:rPrChange>
          </w:rPr>
          <w:t xml:space="preserve">. </w:t>
        </w:r>
        <w:r w:rsidRPr="003F07AE">
          <w:rPr>
            <w:rFonts w:ascii="Aptos" w:hAnsi="Aptos"/>
            <w:lang w:val="en-US"/>
            <w:rPrChange w:id="1662" w:author="51964" w:date="2025-01-14T09:55:00Z" w16du:dateUtc="2025-01-14T14:55:00Z">
              <w:rPr/>
            </w:rPrChange>
          </w:rPr>
          <w:t>Buenos Aires: Editorial Paidós.</w:t>
        </w:r>
      </w:ins>
    </w:p>
    <w:p w14:paraId="2CC741F9" w14:textId="77777777" w:rsidR="003F07AE" w:rsidRPr="003F07AE" w:rsidRDefault="003F07AE" w:rsidP="003F07AE">
      <w:pPr>
        <w:pStyle w:val="Bibliography"/>
        <w:rPr>
          <w:ins w:id="1663" w:author="51964" w:date="2025-01-14T09:55:00Z" w16du:dateUtc="2025-01-14T14:55:00Z"/>
          <w:rFonts w:ascii="Aptos" w:hAnsi="Aptos"/>
          <w:rPrChange w:id="1664" w:author="51964" w:date="2025-01-14T09:55:00Z" w16du:dateUtc="2025-01-14T14:55:00Z">
            <w:rPr>
              <w:ins w:id="1665" w:author="51964" w:date="2025-01-14T09:55:00Z" w16du:dateUtc="2025-01-14T14:55:00Z"/>
            </w:rPr>
          </w:rPrChange>
        </w:rPr>
        <w:pPrChange w:id="1666" w:author="51964" w:date="2025-01-14T09:55:00Z" w16du:dateUtc="2025-01-14T14:55:00Z">
          <w:pPr>
            <w:widowControl w:val="0"/>
            <w:autoSpaceDE w:val="0"/>
            <w:autoSpaceDN w:val="0"/>
            <w:adjustRightInd w:val="0"/>
            <w:spacing w:after="0" w:line="240" w:lineRule="auto"/>
          </w:pPr>
        </w:pPrChange>
      </w:pPr>
      <w:ins w:id="1667" w:author="51964" w:date="2025-01-14T09:55:00Z" w16du:dateUtc="2025-01-14T14:55:00Z">
        <w:r w:rsidRPr="003F07AE">
          <w:rPr>
            <w:rFonts w:ascii="Aptos" w:hAnsi="Aptos"/>
            <w:lang w:val="en-US"/>
            <w:rPrChange w:id="1668" w:author="51964" w:date="2025-01-14T09:55:00Z" w16du:dateUtc="2025-01-14T14:55:00Z">
              <w:rPr/>
            </w:rPrChange>
          </w:rPr>
          <w:t xml:space="preserve">Przeworski, Adam, y Henry Teune. 1982. </w:t>
        </w:r>
        <w:r w:rsidRPr="003F07AE">
          <w:rPr>
            <w:rFonts w:ascii="Aptos" w:hAnsi="Aptos"/>
            <w:i/>
            <w:iCs/>
            <w:lang w:val="en-US"/>
            <w:rPrChange w:id="1669" w:author="51964" w:date="2025-01-14T09:55:00Z" w16du:dateUtc="2025-01-14T14:55:00Z">
              <w:rPr>
                <w:i/>
                <w:iCs/>
              </w:rPr>
            </w:rPrChange>
          </w:rPr>
          <w:t>The Logic of Comparative Social Inquiry</w:t>
        </w:r>
        <w:r w:rsidRPr="003F07AE">
          <w:rPr>
            <w:rFonts w:ascii="Aptos" w:hAnsi="Aptos"/>
            <w:lang w:val="en-US"/>
            <w:rPrChange w:id="1670" w:author="51964" w:date="2025-01-14T09:55:00Z" w16du:dateUtc="2025-01-14T14:55:00Z">
              <w:rPr/>
            </w:rPrChange>
          </w:rPr>
          <w:t xml:space="preserve">. </w:t>
        </w:r>
        <w:r w:rsidRPr="003F07AE">
          <w:rPr>
            <w:rFonts w:ascii="Aptos" w:hAnsi="Aptos"/>
            <w:rPrChange w:id="1671" w:author="51964" w:date="2025-01-14T09:55:00Z" w16du:dateUtc="2025-01-14T14:55:00Z">
              <w:rPr/>
            </w:rPrChange>
          </w:rPr>
          <w:t>Florida: Krieger Publishing Company.</w:t>
        </w:r>
      </w:ins>
    </w:p>
    <w:p w14:paraId="733AC0D9" w14:textId="77777777" w:rsidR="003F07AE" w:rsidRPr="003F07AE" w:rsidRDefault="003F07AE" w:rsidP="003F07AE">
      <w:pPr>
        <w:pStyle w:val="Bibliography"/>
        <w:rPr>
          <w:ins w:id="1672" w:author="51964" w:date="2025-01-14T09:55:00Z" w16du:dateUtc="2025-01-14T14:55:00Z"/>
          <w:rFonts w:ascii="Aptos" w:hAnsi="Aptos"/>
          <w:rPrChange w:id="1673" w:author="51964" w:date="2025-01-14T09:55:00Z" w16du:dateUtc="2025-01-14T14:55:00Z">
            <w:rPr>
              <w:ins w:id="1674" w:author="51964" w:date="2025-01-14T09:55:00Z" w16du:dateUtc="2025-01-14T14:55:00Z"/>
            </w:rPr>
          </w:rPrChange>
        </w:rPr>
        <w:pPrChange w:id="1675" w:author="51964" w:date="2025-01-14T09:55:00Z" w16du:dateUtc="2025-01-14T14:55:00Z">
          <w:pPr>
            <w:widowControl w:val="0"/>
            <w:autoSpaceDE w:val="0"/>
            <w:autoSpaceDN w:val="0"/>
            <w:adjustRightInd w:val="0"/>
            <w:spacing w:after="0" w:line="240" w:lineRule="auto"/>
          </w:pPr>
        </w:pPrChange>
      </w:pPr>
      <w:ins w:id="1676" w:author="51964" w:date="2025-01-14T09:55:00Z" w16du:dateUtc="2025-01-14T14:55:00Z">
        <w:r w:rsidRPr="003F07AE">
          <w:rPr>
            <w:rFonts w:ascii="Aptos" w:hAnsi="Aptos"/>
            <w:rPrChange w:id="1677" w:author="51964" w:date="2025-01-14T09:55:00Z" w16du:dateUtc="2025-01-14T14:55:00Z">
              <w:rPr/>
            </w:rPrChange>
          </w:rPr>
          <w:lastRenderedPageBreak/>
          <w:t xml:space="preserve">Quijano, Aníbal. 1988. «Imperialismo, clases sociales y estado en el Perú: 1985-1930». En </w:t>
        </w:r>
        <w:r w:rsidRPr="003F07AE">
          <w:rPr>
            <w:rFonts w:ascii="Aptos" w:hAnsi="Aptos"/>
            <w:i/>
            <w:iCs/>
            <w:rPrChange w:id="1678" w:author="51964" w:date="2025-01-14T09:55:00Z" w16du:dateUtc="2025-01-14T14:55:00Z">
              <w:rPr>
                <w:i/>
                <w:iCs/>
              </w:rPr>
            </w:rPrChange>
          </w:rPr>
          <w:t>Clases sociales y crisis política en América Latina: Seminario de Oaxaca</w:t>
        </w:r>
        <w:r w:rsidRPr="003F07AE">
          <w:rPr>
            <w:rFonts w:ascii="Aptos" w:hAnsi="Aptos"/>
            <w:rPrChange w:id="1679" w:author="51964" w:date="2025-01-14T09:55:00Z" w16du:dateUtc="2025-01-14T14:55:00Z">
              <w:rPr/>
            </w:rPrChange>
          </w:rPr>
          <w:t>, editado por Raúl Benítez Zenteno, Quinta, 113-50. México, MX: Siglo Veintiuno.</w:t>
        </w:r>
      </w:ins>
    </w:p>
    <w:p w14:paraId="30054B68" w14:textId="77777777" w:rsidR="003F07AE" w:rsidRPr="003F07AE" w:rsidRDefault="003F07AE" w:rsidP="003F07AE">
      <w:pPr>
        <w:pStyle w:val="Bibliography"/>
        <w:rPr>
          <w:ins w:id="1680" w:author="51964" w:date="2025-01-14T09:55:00Z" w16du:dateUtc="2025-01-14T14:55:00Z"/>
          <w:rFonts w:ascii="Aptos" w:hAnsi="Aptos"/>
          <w:rPrChange w:id="1681" w:author="51964" w:date="2025-01-14T09:55:00Z" w16du:dateUtc="2025-01-14T14:55:00Z">
            <w:rPr>
              <w:ins w:id="1682" w:author="51964" w:date="2025-01-14T09:55:00Z" w16du:dateUtc="2025-01-14T14:55:00Z"/>
            </w:rPr>
          </w:rPrChange>
        </w:rPr>
        <w:pPrChange w:id="1683" w:author="51964" w:date="2025-01-14T09:55:00Z" w16du:dateUtc="2025-01-14T14:55:00Z">
          <w:pPr>
            <w:widowControl w:val="0"/>
            <w:autoSpaceDE w:val="0"/>
            <w:autoSpaceDN w:val="0"/>
            <w:adjustRightInd w:val="0"/>
            <w:spacing w:after="0" w:line="240" w:lineRule="auto"/>
          </w:pPr>
        </w:pPrChange>
      </w:pPr>
      <w:proofErr w:type="spellStart"/>
      <w:ins w:id="1684" w:author="51964" w:date="2025-01-14T09:55:00Z" w16du:dateUtc="2025-01-14T14:55:00Z">
        <w:r w:rsidRPr="003F07AE">
          <w:rPr>
            <w:rFonts w:ascii="Aptos" w:hAnsi="Aptos"/>
            <w:rPrChange w:id="1685" w:author="51964" w:date="2025-01-14T09:55:00Z" w16du:dateUtc="2025-01-14T14:55:00Z">
              <w:rPr/>
            </w:rPrChange>
          </w:rPr>
          <w:t>Ragin</w:t>
        </w:r>
        <w:proofErr w:type="spellEnd"/>
        <w:r w:rsidRPr="003F07AE">
          <w:rPr>
            <w:rFonts w:ascii="Aptos" w:hAnsi="Aptos"/>
            <w:rPrChange w:id="1686" w:author="51964" w:date="2025-01-14T09:55:00Z" w16du:dateUtc="2025-01-14T14:55:00Z">
              <w:rPr/>
            </w:rPrChange>
          </w:rPr>
          <w:t xml:space="preserve">, Charles. 2007. </w:t>
        </w:r>
        <w:r w:rsidRPr="003F07AE">
          <w:rPr>
            <w:rFonts w:ascii="Aptos" w:hAnsi="Aptos"/>
            <w:i/>
            <w:iCs/>
            <w:rPrChange w:id="1687" w:author="51964" w:date="2025-01-14T09:55:00Z" w16du:dateUtc="2025-01-14T14:55:00Z">
              <w:rPr>
                <w:i/>
                <w:iCs/>
              </w:rPr>
            </w:rPrChange>
          </w:rPr>
          <w:t>La construcción de la investigación social. Introducción a los métodos y su diversidad</w:t>
        </w:r>
        <w:r w:rsidRPr="003F07AE">
          <w:rPr>
            <w:rFonts w:ascii="Aptos" w:hAnsi="Aptos"/>
            <w:rPrChange w:id="1688" w:author="51964" w:date="2025-01-14T09:55:00Z" w16du:dateUtc="2025-01-14T14:55:00Z">
              <w:rPr/>
            </w:rPrChange>
          </w:rPr>
          <w:t>. Bogotá: Siglo del Hombre Editores.</w:t>
        </w:r>
      </w:ins>
    </w:p>
    <w:p w14:paraId="562A90F3" w14:textId="77777777" w:rsidR="003F07AE" w:rsidRPr="003F07AE" w:rsidRDefault="003F07AE" w:rsidP="003F07AE">
      <w:pPr>
        <w:pStyle w:val="Bibliography"/>
        <w:rPr>
          <w:ins w:id="1689" w:author="51964" w:date="2025-01-14T09:55:00Z" w16du:dateUtc="2025-01-14T14:55:00Z"/>
          <w:rFonts w:ascii="Aptos" w:hAnsi="Aptos"/>
          <w:lang w:val="en-US"/>
          <w:rPrChange w:id="1690" w:author="51964" w:date="2025-01-14T09:55:00Z" w16du:dateUtc="2025-01-14T14:55:00Z">
            <w:rPr>
              <w:ins w:id="1691" w:author="51964" w:date="2025-01-14T09:55:00Z" w16du:dateUtc="2025-01-14T14:55:00Z"/>
            </w:rPr>
          </w:rPrChange>
        </w:rPr>
        <w:pPrChange w:id="1692" w:author="51964" w:date="2025-01-14T09:55:00Z" w16du:dateUtc="2025-01-14T14:55:00Z">
          <w:pPr>
            <w:widowControl w:val="0"/>
            <w:autoSpaceDE w:val="0"/>
            <w:autoSpaceDN w:val="0"/>
            <w:adjustRightInd w:val="0"/>
            <w:spacing w:after="0" w:line="240" w:lineRule="auto"/>
          </w:pPr>
        </w:pPrChange>
      </w:pPr>
      <w:ins w:id="1693" w:author="51964" w:date="2025-01-14T09:55:00Z" w16du:dateUtc="2025-01-14T14:55:00Z">
        <w:r w:rsidRPr="003F07AE">
          <w:rPr>
            <w:rFonts w:ascii="Aptos" w:hAnsi="Aptos"/>
            <w:lang w:val="en-US"/>
            <w:rPrChange w:id="1694" w:author="51964" w:date="2025-01-14T09:55:00Z" w16du:dateUtc="2025-01-14T14:55:00Z">
              <w:rPr/>
            </w:rPrChange>
          </w:rPr>
          <w:t xml:space="preserve">Ross, Michael L. 1999. «The Political Economy of the Resource Curse». </w:t>
        </w:r>
        <w:r w:rsidRPr="003F07AE">
          <w:rPr>
            <w:rFonts w:ascii="Aptos" w:hAnsi="Aptos"/>
            <w:i/>
            <w:iCs/>
            <w:lang w:val="en-US"/>
            <w:rPrChange w:id="1695" w:author="51964" w:date="2025-01-14T09:55:00Z" w16du:dateUtc="2025-01-14T14:55:00Z">
              <w:rPr>
                <w:i/>
                <w:iCs/>
              </w:rPr>
            </w:rPrChange>
          </w:rPr>
          <w:t>World Politics</w:t>
        </w:r>
        <w:r w:rsidRPr="003F07AE">
          <w:rPr>
            <w:rFonts w:ascii="Aptos" w:hAnsi="Aptos"/>
            <w:lang w:val="en-US"/>
            <w:rPrChange w:id="1696" w:author="51964" w:date="2025-01-14T09:55:00Z" w16du:dateUtc="2025-01-14T14:55:00Z">
              <w:rPr/>
            </w:rPrChange>
          </w:rPr>
          <w:t xml:space="preserve"> 51 (02): 297-322. https://doi.org/10.1017/S0043887100008200.</w:t>
        </w:r>
      </w:ins>
    </w:p>
    <w:p w14:paraId="3A078EA6" w14:textId="77777777" w:rsidR="003F07AE" w:rsidRPr="003F07AE" w:rsidRDefault="003F07AE" w:rsidP="003F07AE">
      <w:pPr>
        <w:pStyle w:val="Bibliography"/>
        <w:rPr>
          <w:ins w:id="1697" w:author="51964" w:date="2025-01-14T09:55:00Z" w16du:dateUtc="2025-01-14T14:55:00Z"/>
          <w:rFonts w:ascii="Aptos" w:hAnsi="Aptos"/>
          <w:lang w:val="en-US"/>
          <w:rPrChange w:id="1698" w:author="51964" w:date="2025-01-14T09:55:00Z" w16du:dateUtc="2025-01-14T14:55:00Z">
            <w:rPr>
              <w:ins w:id="1699" w:author="51964" w:date="2025-01-14T09:55:00Z" w16du:dateUtc="2025-01-14T14:55:00Z"/>
            </w:rPr>
          </w:rPrChange>
        </w:rPr>
        <w:pPrChange w:id="1700" w:author="51964" w:date="2025-01-14T09:55:00Z" w16du:dateUtc="2025-01-14T14:55:00Z">
          <w:pPr>
            <w:widowControl w:val="0"/>
            <w:autoSpaceDE w:val="0"/>
            <w:autoSpaceDN w:val="0"/>
            <w:adjustRightInd w:val="0"/>
            <w:spacing w:after="0" w:line="240" w:lineRule="auto"/>
          </w:pPr>
        </w:pPrChange>
      </w:pPr>
      <w:ins w:id="1701" w:author="51964" w:date="2025-01-14T09:55:00Z" w16du:dateUtc="2025-01-14T14:55:00Z">
        <w:r w:rsidRPr="003F07AE">
          <w:rPr>
            <w:rFonts w:ascii="Aptos" w:hAnsi="Aptos"/>
            <w:lang w:val="en-US"/>
            <w:rPrChange w:id="1702" w:author="51964" w:date="2025-01-14T09:55:00Z" w16du:dateUtc="2025-01-14T14:55:00Z">
              <w:rPr/>
            </w:rPrChange>
          </w:rPr>
          <w:t xml:space="preserve">———. 2015. «What Have We Learned about the Resource Curse?» </w:t>
        </w:r>
        <w:r w:rsidRPr="003F07AE">
          <w:rPr>
            <w:rFonts w:ascii="Aptos" w:hAnsi="Aptos"/>
            <w:i/>
            <w:iCs/>
            <w:lang w:val="en-US"/>
            <w:rPrChange w:id="1703" w:author="51964" w:date="2025-01-14T09:55:00Z" w16du:dateUtc="2025-01-14T14:55:00Z">
              <w:rPr>
                <w:i/>
                <w:iCs/>
              </w:rPr>
            </w:rPrChange>
          </w:rPr>
          <w:t>Annual Review of Political Science</w:t>
        </w:r>
        <w:r w:rsidRPr="003F07AE">
          <w:rPr>
            <w:rFonts w:ascii="Aptos" w:hAnsi="Aptos"/>
            <w:lang w:val="en-US"/>
            <w:rPrChange w:id="1704" w:author="51964" w:date="2025-01-14T09:55:00Z" w16du:dateUtc="2025-01-14T14:55:00Z">
              <w:rPr/>
            </w:rPrChange>
          </w:rPr>
          <w:t xml:space="preserve"> 18 (1): 239-59. https://doi.org/10.1146/annurev-polisci-052213-040359.</w:t>
        </w:r>
      </w:ins>
    </w:p>
    <w:p w14:paraId="4EF83E03" w14:textId="77777777" w:rsidR="003F07AE" w:rsidRPr="003F07AE" w:rsidRDefault="003F07AE" w:rsidP="003F07AE">
      <w:pPr>
        <w:pStyle w:val="Bibliography"/>
        <w:rPr>
          <w:ins w:id="1705" w:author="51964" w:date="2025-01-14T09:55:00Z" w16du:dateUtc="2025-01-14T14:55:00Z"/>
          <w:rFonts w:ascii="Aptos" w:hAnsi="Aptos"/>
          <w:rPrChange w:id="1706" w:author="51964" w:date="2025-01-14T09:55:00Z" w16du:dateUtc="2025-01-14T14:55:00Z">
            <w:rPr>
              <w:ins w:id="1707" w:author="51964" w:date="2025-01-14T09:55:00Z" w16du:dateUtc="2025-01-14T14:55:00Z"/>
            </w:rPr>
          </w:rPrChange>
        </w:rPr>
        <w:pPrChange w:id="1708" w:author="51964" w:date="2025-01-14T09:55:00Z" w16du:dateUtc="2025-01-14T14:55:00Z">
          <w:pPr>
            <w:widowControl w:val="0"/>
            <w:autoSpaceDE w:val="0"/>
            <w:autoSpaceDN w:val="0"/>
            <w:adjustRightInd w:val="0"/>
            <w:spacing w:after="0" w:line="240" w:lineRule="auto"/>
          </w:pPr>
        </w:pPrChange>
      </w:pPr>
      <w:ins w:id="1709" w:author="51964" w:date="2025-01-14T09:55:00Z" w16du:dateUtc="2025-01-14T14:55:00Z">
        <w:r w:rsidRPr="003F07AE">
          <w:rPr>
            <w:rFonts w:ascii="Aptos" w:hAnsi="Aptos"/>
            <w:rPrChange w:id="1710" w:author="51964" w:date="2025-01-14T09:55:00Z" w16du:dateUtc="2025-01-14T14:55:00Z">
              <w:rPr/>
            </w:rPrChange>
          </w:rPr>
          <w:t xml:space="preserve">Tanaka, Martín. 1998. </w:t>
        </w:r>
        <w:r w:rsidRPr="003F07AE">
          <w:rPr>
            <w:rFonts w:ascii="Aptos" w:hAnsi="Aptos"/>
            <w:i/>
            <w:iCs/>
            <w:rPrChange w:id="1711" w:author="51964" w:date="2025-01-14T09:55:00Z" w16du:dateUtc="2025-01-14T14:55:00Z">
              <w:rPr>
                <w:i/>
                <w:iCs/>
              </w:rPr>
            </w:rPrChange>
          </w:rPr>
          <w:t>Los espejismos de la democracia: el colapso del sistema de partidos en el Perú, 1980-1995, en perspectiva comparada</w:t>
        </w:r>
        <w:r w:rsidRPr="003F07AE">
          <w:rPr>
            <w:rFonts w:ascii="Aptos" w:hAnsi="Aptos"/>
            <w:rPrChange w:id="1712" w:author="51964" w:date="2025-01-14T09:55:00Z" w16du:dateUtc="2025-01-14T14:55:00Z">
              <w:rPr/>
            </w:rPrChange>
          </w:rPr>
          <w:t>. Ideología y política 9. Lima: Instituto de estudios peruanos.</w:t>
        </w:r>
      </w:ins>
    </w:p>
    <w:p w14:paraId="246FCC6A" w14:textId="77777777" w:rsidR="003F07AE" w:rsidRPr="003F07AE" w:rsidRDefault="003F07AE" w:rsidP="003F07AE">
      <w:pPr>
        <w:pStyle w:val="Bibliography"/>
        <w:rPr>
          <w:ins w:id="1713" w:author="51964" w:date="2025-01-14T09:55:00Z" w16du:dateUtc="2025-01-14T14:55:00Z"/>
          <w:rFonts w:ascii="Aptos" w:hAnsi="Aptos"/>
          <w:lang w:val="en-US"/>
          <w:rPrChange w:id="1714" w:author="51964" w:date="2025-01-14T09:55:00Z" w16du:dateUtc="2025-01-14T14:55:00Z">
            <w:rPr>
              <w:ins w:id="1715" w:author="51964" w:date="2025-01-14T09:55:00Z" w16du:dateUtc="2025-01-14T14:55:00Z"/>
            </w:rPr>
          </w:rPrChange>
        </w:rPr>
        <w:pPrChange w:id="1716" w:author="51964" w:date="2025-01-14T09:55:00Z" w16du:dateUtc="2025-01-14T14:55:00Z">
          <w:pPr>
            <w:widowControl w:val="0"/>
            <w:autoSpaceDE w:val="0"/>
            <w:autoSpaceDN w:val="0"/>
            <w:adjustRightInd w:val="0"/>
            <w:spacing w:after="0" w:line="240" w:lineRule="auto"/>
          </w:pPr>
        </w:pPrChange>
      </w:pPr>
      <w:ins w:id="1717" w:author="51964" w:date="2025-01-14T09:55:00Z" w16du:dateUtc="2025-01-14T14:55:00Z">
        <w:r w:rsidRPr="003F07AE">
          <w:rPr>
            <w:rFonts w:ascii="Aptos" w:hAnsi="Aptos"/>
            <w:rPrChange w:id="1718" w:author="51964" w:date="2025-01-14T09:55:00Z" w16du:dateUtc="2025-01-14T14:55:00Z">
              <w:rPr/>
            </w:rPrChange>
          </w:rPr>
          <w:t xml:space="preserve">Tilly, Charles. </w:t>
        </w:r>
        <w:r w:rsidRPr="003F07AE">
          <w:rPr>
            <w:rFonts w:ascii="Aptos" w:hAnsi="Aptos"/>
            <w:lang w:val="en-US"/>
            <w:rPrChange w:id="1719" w:author="51964" w:date="2025-01-14T09:55:00Z" w16du:dateUtc="2025-01-14T14:55:00Z">
              <w:rPr/>
            </w:rPrChange>
          </w:rPr>
          <w:t xml:space="preserve">2008a. «Means and ends of comparison in macrosociology». En </w:t>
        </w:r>
        <w:r w:rsidRPr="003F07AE">
          <w:rPr>
            <w:rFonts w:ascii="Aptos" w:hAnsi="Aptos"/>
            <w:i/>
            <w:iCs/>
            <w:lang w:val="en-US"/>
            <w:rPrChange w:id="1720" w:author="51964" w:date="2025-01-14T09:55:00Z" w16du:dateUtc="2025-01-14T14:55:00Z">
              <w:rPr>
                <w:i/>
                <w:iCs/>
              </w:rPr>
            </w:rPrChange>
          </w:rPr>
          <w:t>Explaining social processes</w:t>
        </w:r>
        <w:r w:rsidRPr="003F07AE">
          <w:rPr>
            <w:rFonts w:ascii="Aptos" w:hAnsi="Aptos"/>
            <w:lang w:val="en-US"/>
            <w:rPrChange w:id="1721" w:author="51964" w:date="2025-01-14T09:55:00Z" w16du:dateUtc="2025-01-14T14:55:00Z">
              <w:rPr/>
            </w:rPrChange>
          </w:rPr>
          <w:t>, 83-92. Boulder: Paradigm Publishers.</w:t>
        </w:r>
      </w:ins>
    </w:p>
    <w:p w14:paraId="7001B162" w14:textId="77777777" w:rsidR="003F07AE" w:rsidRPr="003F07AE" w:rsidRDefault="003F07AE" w:rsidP="003F07AE">
      <w:pPr>
        <w:pStyle w:val="Bibliography"/>
        <w:rPr>
          <w:ins w:id="1722" w:author="51964" w:date="2025-01-14T09:55:00Z" w16du:dateUtc="2025-01-14T14:55:00Z"/>
          <w:rFonts w:ascii="Aptos" w:hAnsi="Aptos"/>
          <w:lang w:val="en-US"/>
          <w:rPrChange w:id="1723" w:author="51964" w:date="2025-01-14T09:55:00Z" w16du:dateUtc="2025-01-14T14:55:00Z">
            <w:rPr>
              <w:ins w:id="1724" w:author="51964" w:date="2025-01-14T09:55:00Z" w16du:dateUtc="2025-01-14T14:55:00Z"/>
            </w:rPr>
          </w:rPrChange>
        </w:rPr>
        <w:pPrChange w:id="1725" w:author="51964" w:date="2025-01-14T09:55:00Z" w16du:dateUtc="2025-01-14T14:55:00Z">
          <w:pPr>
            <w:widowControl w:val="0"/>
            <w:autoSpaceDE w:val="0"/>
            <w:autoSpaceDN w:val="0"/>
            <w:adjustRightInd w:val="0"/>
            <w:spacing w:after="0" w:line="240" w:lineRule="auto"/>
          </w:pPr>
        </w:pPrChange>
      </w:pPr>
      <w:ins w:id="1726" w:author="51964" w:date="2025-01-14T09:55:00Z" w16du:dateUtc="2025-01-14T14:55:00Z">
        <w:r w:rsidRPr="003F07AE">
          <w:rPr>
            <w:rFonts w:ascii="Aptos" w:hAnsi="Aptos"/>
            <w:lang w:val="en-US"/>
            <w:rPrChange w:id="1727" w:author="51964" w:date="2025-01-14T09:55:00Z" w16du:dateUtc="2025-01-14T14:55:00Z">
              <w:rPr/>
            </w:rPrChange>
          </w:rPr>
          <w:t xml:space="preserve">———. 2008b. «Method and Explanation.» En </w:t>
        </w:r>
        <w:r w:rsidRPr="003F07AE">
          <w:rPr>
            <w:rFonts w:ascii="Aptos" w:hAnsi="Aptos"/>
            <w:i/>
            <w:iCs/>
            <w:lang w:val="en-US"/>
            <w:rPrChange w:id="1728" w:author="51964" w:date="2025-01-14T09:55:00Z" w16du:dateUtc="2025-01-14T14:55:00Z">
              <w:rPr>
                <w:i/>
                <w:iCs/>
              </w:rPr>
            </w:rPrChange>
          </w:rPr>
          <w:t>Explaining Social Processes</w:t>
        </w:r>
        <w:r w:rsidRPr="003F07AE">
          <w:rPr>
            <w:rFonts w:ascii="Aptos" w:hAnsi="Aptos"/>
            <w:lang w:val="en-US"/>
            <w:rPrChange w:id="1729" w:author="51964" w:date="2025-01-14T09:55:00Z" w16du:dateUtc="2025-01-14T14:55:00Z">
              <w:rPr/>
            </w:rPrChange>
          </w:rPr>
          <w:t>, 2-23. London: Paradigm Publishers.</w:t>
        </w:r>
      </w:ins>
    </w:p>
    <w:p w14:paraId="0BFEE342" w14:textId="77777777" w:rsidR="003F07AE" w:rsidRPr="003F07AE" w:rsidRDefault="003F07AE" w:rsidP="003F07AE">
      <w:pPr>
        <w:pStyle w:val="Bibliography"/>
        <w:rPr>
          <w:ins w:id="1730" w:author="51964" w:date="2025-01-14T09:55:00Z" w16du:dateUtc="2025-01-14T14:55:00Z"/>
          <w:rFonts w:ascii="Aptos" w:hAnsi="Aptos"/>
          <w:lang w:val="en-US"/>
          <w:rPrChange w:id="1731" w:author="51964" w:date="2025-01-14T09:55:00Z" w16du:dateUtc="2025-01-14T14:55:00Z">
            <w:rPr>
              <w:ins w:id="1732" w:author="51964" w:date="2025-01-14T09:55:00Z" w16du:dateUtc="2025-01-14T14:55:00Z"/>
            </w:rPr>
          </w:rPrChange>
        </w:rPr>
        <w:pPrChange w:id="1733" w:author="51964" w:date="2025-01-14T09:55:00Z" w16du:dateUtc="2025-01-14T14:55:00Z">
          <w:pPr>
            <w:widowControl w:val="0"/>
            <w:autoSpaceDE w:val="0"/>
            <w:autoSpaceDN w:val="0"/>
            <w:adjustRightInd w:val="0"/>
            <w:spacing w:after="0" w:line="240" w:lineRule="auto"/>
          </w:pPr>
        </w:pPrChange>
      </w:pPr>
      <w:proofErr w:type="spellStart"/>
      <w:ins w:id="1734" w:author="51964" w:date="2025-01-14T09:55:00Z" w16du:dateUtc="2025-01-14T14:55:00Z">
        <w:r w:rsidRPr="003F07AE">
          <w:rPr>
            <w:rFonts w:ascii="Aptos" w:hAnsi="Aptos"/>
            <w:rPrChange w:id="1735" w:author="51964" w:date="2025-01-14T09:55:00Z" w16du:dateUtc="2025-01-14T14:55:00Z">
              <w:rPr/>
            </w:rPrChange>
          </w:rPr>
          <w:t>Valderrey</w:t>
        </w:r>
        <w:proofErr w:type="spellEnd"/>
        <w:r w:rsidRPr="003F07AE">
          <w:rPr>
            <w:rFonts w:ascii="Aptos" w:hAnsi="Aptos"/>
            <w:rPrChange w:id="1736" w:author="51964" w:date="2025-01-14T09:55:00Z" w16du:dateUtc="2025-01-14T14:55:00Z">
              <w:rPr/>
            </w:rPrChange>
          </w:rPr>
          <w:t xml:space="preserve">, Francisco Javier, Miguel A. Montoya, y Adriana Sánchez. </w:t>
        </w:r>
        <w:r w:rsidRPr="003F07AE">
          <w:rPr>
            <w:rFonts w:ascii="Aptos" w:hAnsi="Aptos"/>
            <w:lang w:val="en-US"/>
            <w:rPrChange w:id="1737" w:author="51964" w:date="2025-01-14T09:55:00Z" w16du:dateUtc="2025-01-14T14:55:00Z">
              <w:rPr/>
            </w:rPrChange>
          </w:rPr>
          <w:t xml:space="preserve">2019. «Latin america: The east wing of the new silk road». </w:t>
        </w:r>
        <w:r w:rsidRPr="003F07AE">
          <w:rPr>
            <w:rFonts w:ascii="Aptos" w:hAnsi="Aptos"/>
            <w:i/>
            <w:iCs/>
            <w:lang w:val="en-US"/>
            <w:rPrChange w:id="1738" w:author="51964" w:date="2025-01-14T09:55:00Z" w16du:dateUtc="2025-01-14T14:55:00Z">
              <w:rPr>
                <w:i/>
                <w:iCs/>
              </w:rPr>
            </w:rPrChange>
          </w:rPr>
          <w:t>Competition and Regulation in Network Industries</w:t>
        </w:r>
        <w:r w:rsidRPr="003F07AE">
          <w:rPr>
            <w:rFonts w:ascii="Aptos" w:hAnsi="Aptos"/>
            <w:lang w:val="en-US"/>
            <w:rPrChange w:id="1739" w:author="51964" w:date="2025-01-14T09:55:00Z" w16du:dateUtc="2025-01-14T14:55:00Z">
              <w:rPr/>
            </w:rPrChange>
          </w:rPr>
          <w:t xml:space="preserve"> 21 (1): 34-62. https://doi.org/10.1177/1783591719853537.</w:t>
        </w:r>
      </w:ins>
    </w:p>
    <w:p w14:paraId="4C6108C2" w14:textId="77777777" w:rsidR="003F07AE" w:rsidRPr="003F07AE" w:rsidRDefault="003F07AE" w:rsidP="003F07AE">
      <w:pPr>
        <w:pStyle w:val="Bibliography"/>
        <w:rPr>
          <w:ins w:id="1740" w:author="51964" w:date="2025-01-14T09:55:00Z" w16du:dateUtc="2025-01-14T14:55:00Z"/>
          <w:rFonts w:ascii="Aptos" w:hAnsi="Aptos"/>
          <w:lang w:val="en-US"/>
          <w:rPrChange w:id="1741" w:author="51964" w:date="2025-01-14T09:55:00Z" w16du:dateUtc="2025-01-14T14:55:00Z">
            <w:rPr>
              <w:ins w:id="1742" w:author="51964" w:date="2025-01-14T09:55:00Z" w16du:dateUtc="2025-01-14T14:55:00Z"/>
            </w:rPr>
          </w:rPrChange>
        </w:rPr>
        <w:pPrChange w:id="1743" w:author="51964" w:date="2025-01-14T09:55:00Z" w16du:dateUtc="2025-01-14T14:55:00Z">
          <w:pPr>
            <w:widowControl w:val="0"/>
            <w:autoSpaceDE w:val="0"/>
            <w:autoSpaceDN w:val="0"/>
            <w:adjustRightInd w:val="0"/>
            <w:spacing w:after="0" w:line="240" w:lineRule="auto"/>
          </w:pPr>
        </w:pPrChange>
      </w:pPr>
      <w:ins w:id="1744" w:author="51964" w:date="2025-01-14T09:55:00Z" w16du:dateUtc="2025-01-14T14:55:00Z">
        <w:r w:rsidRPr="003F07AE">
          <w:rPr>
            <w:rFonts w:ascii="Aptos" w:hAnsi="Aptos"/>
            <w:lang w:val="en-US"/>
            <w:rPrChange w:id="1745" w:author="51964" w:date="2025-01-14T09:55:00Z" w16du:dateUtc="2025-01-14T14:55:00Z">
              <w:rPr/>
            </w:rPrChange>
          </w:rPr>
          <w:t xml:space="preserve">Williamson, John. 1990. «What Washington Means by Policy Reform». En </w:t>
        </w:r>
        <w:r w:rsidRPr="003F07AE">
          <w:rPr>
            <w:rFonts w:ascii="Aptos" w:hAnsi="Aptos"/>
            <w:i/>
            <w:iCs/>
            <w:lang w:val="en-US"/>
            <w:rPrChange w:id="1746" w:author="51964" w:date="2025-01-14T09:55:00Z" w16du:dateUtc="2025-01-14T14:55:00Z">
              <w:rPr>
                <w:i/>
                <w:iCs/>
              </w:rPr>
            </w:rPrChange>
          </w:rPr>
          <w:t>Latin American Adjustment: How Much Has Happened?</w:t>
        </w:r>
        <w:r w:rsidRPr="003F07AE">
          <w:rPr>
            <w:rFonts w:ascii="Aptos" w:hAnsi="Aptos"/>
            <w:lang w:val="en-US"/>
            <w:rPrChange w:id="1747" w:author="51964" w:date="2025-01-14T09:55:00Z" w16du:dateUtc="2025-01-14T14:55:00Z">
              <w:rPr/>
            </w:rPrChange>
          </w:rPr>
          <w:t>, editado por John Williamson. Washington, D.C.: Institute for International Economics. http://www.iie.com/publications/papers/paper.cfm?researchid=486.</w:t>
        </w:r>
      </w:ins>
    </w:p>
    <w:p w14:paraId="4820D2FF" w14:textId="06515476" w:rsidR="003F07AE" w:rsidRPr="003F07AE" w:rsidRDefault="003F07AE" w:rsidP="003F07AE">
      <w:pPr>
        <w:rPr>
          <w:lang w:val="en-US"/>
          <w:rPrChange w:id="1748" w:author="51964" w:date="2025-01-14T09:55:00Z" w16du:dateUtc="2025-01-14T14:55:00Z">
            <w:rPr>
              <w:b/>
              <w:bCs/>
            </w:rPr>
          </w:rPrChange>
        </w:rPr>
        <w:pPrChange w:id="1749" w:author="51964" w:date="2025-01-14T09:55:00Z" w16du:dateUtc="2025-01-14T14:55:00Z">
          <w:pPr>
            <w:spacing w:after="0" w:line="360" w:lineRule="auto"/>
          </w:pPr>
        </w:pPrChange>
      </w:pPr>
      <w:ins w:id="1750" w:author="51964" w:date="2025-01-14T09:55:00Z" w16du:dateUtc="2025-01-14T14:55:00Z">
        <w:r>
          <w:rPr>
            <w:lang w:val="es-MX"/>
          </w:rPr>
          <w:fldChar w:fldCharType="end"/>
        </w:r>
      </w:ins>
    </w:p>
    <w:p w14:paraId="757527A4" w14:textId="77777777" w:rsidR="00E52AE4" w:rsidRPr="003F07AE" w:rsidRDefault="00E52AE4" w:rsidP="00E52AE4">
      <w:pPr>
        <w:spacing w:after="0" w:line="360" w:lineRule="auto"/>
        <w:ind w:left="709" w:hanging="709"/>
        <w:rPr>
          <w:rFonts w:ascii="Calibri Light" w:hAnsi="Calibri Light" w:cs="Calibri Light"/>
          <w:color w:val="212529"/>
          <w:sz w:val="24"/>
          <w:szCs w:val="24"/>
          <w:shd w:val="clear" w:color="auto" w:fill="FFFFFF"/>
          <w:lang w:val="en-US"/>
          <w:rPrChange w:id="1751" w:author="51964" w:date="2025-01-14T09:55:00Z" w16du:dateUtc="2025-01-14T14:55:00Z">
            <w:rPr>
              <w:rFonts w:ascii="Calibri Light" w:hAnsi="Calibri Light" w:cs="Calibri Light"/>
              <w:color w:val="212529"/>
              <w:sz w:val="24"/>
              <w:szCs w:val="24"/>
              <w:shd w:val="clear" w:color="auto" w:fill="FFFFFF"/>
            </w:rPr>
          </w:rPrChange>
        </w:rPr>
      </w:pPr>
    </w:p>
    <w:p w14:paraId="10A740F4" w14:textId="53761E4C" w:rsidR="00C029B2" w:rsidRPr="00772FCC" w:rsidRDefault="008600C0" w:rsidP="00DF4EF0">
      <w:pPr>
        <w:spacing w:after="0" w:line="360" w:lineRule="auto"/>
        <w:ind w:left="709" w:hanging="709"/>
        <w:jc w:val="both"/>
        <w:rPr>
          <w:rFonts w:ascii="Calibri Light" w:hAnsi="Calibri Light" w:cs="Calibri Light"/>
          <w:b/>
          <w:bCs/>
          <w:sz w:val="24"/>
          <w:szCs w:val="24"/>
          <w:lang w:val="es-MX"/>
        </w:rPr>
      </w:pPr>
      <w:r w:rsidRPr="00772FCC">
        <w:rPr>
          <w:rFonts w:ascii="Calibri Light" w:hAnsi="Calibri Light" w:cs="Calibri Light"/>
          <w:sz w:val="24"/>
          <w:szCs w:val="24"/>
          <w:shd w:val="clear" w:color="auto" w:fill="FFFFFF"/>
        </w:rPr>
        <w:t>Becerra,</w:t>
      </w:r>
      <w:r w:rsidR="0034023F" w:rsidRPr="00772FCC">
        <w:rPr>
          <w:rFonts w:ascii="Calibri Light" w:hAnsi="Calibri Light" w:cs="Calibri Light"/>
          <w:sz w:val="24"/>
          <w:szCs w:val="24"/>
          <w:shd w:val="clear" w:color="auto" w:fill="FFFFFF"/>
        </w:rPr>
        <w:t xml:space="preserve"> J.</w:t>
      </w:r>
      <w:r w:rsidRPr="00772FCC">
        <w:rPr>
          <w:rFonts w:ascii="Calibri Light" w:hAnsi="Calibri Light" w:cs="Calibri Light"/>
          <w:sz w:val="24"/>
          <w:szCs w:val="24"/>
          <w:shd w:val="clear" w:color="auto" w:fill="FFFFFF"/>
        </w:rPr>
        <w:t xml:space="preserve"> «Las soluciones de la ciencia para evitar que el desierto se trague España (y un 41% del planeta),» Working Progress, 2 Octubre 2022. [En línea]. https://www.elmundo.es/tecnologia/innovacion/working-progress/2022/10/02/63381b42fdddffba978b45c9.html</w:t>
      </w:r>
    </w:p>
    <w:p w14:paraId="61B6B42B" w14:textId="1B40F88B" w:rsidR="00772FCC" w:rsidRPr="00772FCC" w:rsidRDefault="00772FCC" w:rsidP="00DF4EF0">
      <w:pPr>
        <w:spacing w:after="0" w:line="360" w:lineRule="auto"/>
        <w:ind w:left="709" w:hanging="709"/>
        <w:jc w:val="both"/>
        <w:rPr>
          <w:rFonts w:ascii="Calibri Light" w:hAnsi="Calibri Light" w:cs="Calibri Light"/>
          <w:sz w:val="24"/>
          <w:szCs w:val="24"/>
          <w:shd w:val="clear" w:color="auto" w:fill="FFFFFF"/>
        </w:rPr>
      </w:pPr>
      <w:r w:rsidRPr="00772FCC">
        <w:rPr>
          <w:rFonts w:ascii="Calibri Light" w:hAnsi="Calibri Light" w:cs="Calibri Light"/>
          <w:sz w:val="24"/>
          <w:szCs w:val="24"/>
          <w:shd w:val="clear" w:color="auto" w:fill="FFFFFF"/>
        </w:rPr>
        <w:t>Bebbington, A. (2009)</w:t>
      </w:r>
      <w:r>
        <w:rPr>
          <w:rFonts w:ascii="Calibri Light" w:hAnsi="Calibri Light" w:cs="Calibri Light"/>
          <w:sz w:val="24"/>
          <w:szCs w:val="24"/>
          <w:shd w:val="clear" w:color="auto" w:fill="FFFFFF"/>
        </w:rPr>
        <w:t xml:space="preserve"> </w:t>
      </w:r>
      <w:r w:rsidRPr="00772FCC">
        <w:rPr>
          <w:rFonts w:ascii="Calibri Light" w:hAnsi="Calibri Light" w:cs="Calibri Light"/>
          <w:sz w:val="24"/>
          <w:szCs w:val="24"/>
          <w:shd w:val="clear" w:color="auto" w:fill="FFFFFF"/>
        </w:rPr>
        <w:t>La glocalización d</w:t>
      </w:r>
      <w:r>
        <w:rPr>
          <w:rFonts w:ascii="Calibri Light" w:hAnsi="Calibri Light" w:cs="Calibri Light"/>
          <w:sz w:val="24"/>
          <w:szCs w:val="24"/>
          <w:shd w:val="clear" w:color="auto" w:fill="FFFFFF"/>
        </w:rPr>
        <w:t>e la gobernanza ambiental: relaciones de escala de los movimientos socio ambientales y sus implicaciones para la gobernanza ambiental en las zonas de influencia minera en el Perú y Ecuador</w:t>
      </w:r>
      <w:r w:rsidR="00107C1E">
        <w:rPr>
          <w:rFonts w:ascii="Calibri Light" w:hAnsi="Calibri Light" w:cs="Calibri Light"/>
          <w:sz w:val="24"/>
          <w:szCs w:val="24"/>
          <w:shd w:val="clear" w:color="auto" w:fill="FFFFFF"/>
        </w:rPr>
        <w:t xml:space="preserve">. Escuela de Medio Ambiente y Desarrollo, Universidad de Manchester. </w:t>
      </w:r>
      <w:r>
        <w:rPr>
          <w:rFonts w:ascii="Calibri Light" w:hAnsi="Calibri Light" w:cs="Calibri Light"/>
          <w:sz w:val="24"/>
          <w:szCs w:val="24"/>
          <w:shd w:val="clear" w:color="auto" w:fill="FFFFFF"/>
        </w:rPr>
        <w:t xml:space="preserve"> </w:t>
      </w:r>
    </w:p>
    <w:p w14:paraId="20FFD795" w14:textId="19B8CDAA" w:rsidR="00483633" w:rsidRPr="00AE4FD0" w:rsidRDefault="00483633" w:rsidP="00DF4EF0">
      <w:pPr>
        <w:spacing w:after="0" w:line="360" w:lineRule="auto"/>
        <w:ind w:left="709" w:hanging="709"/>
        <w:jc w:val="both"/>
        <w:rPr>
          <w:rFonts w:ascii="Calibri Light" w:hAnsi="Calibri Light" w:cs="Calibri Light"/>
          <w:sz w:val="24"/>
          <w:szCs w:val="24"/>
          <w:shd w:val="clear" w:color="auto" w:fill="FFFFFF"/>
        </w:rPr>
      </w:pPr>
      <w:r w:rsidRPr="00AE4FD0">
        <w:rPr>
          <w:rFonts w:ascii="Calibri Light" w:hAnsi="Calibri Light" w:cs="Calibri Light"/>
          <w:sz w:val="24"/>
          <w:szCs w:val="24"/>
          <w:shd w:val="clear" w:color="auto" w:fill="FFFFFF"/>
        </w:rPr>
        <w:t xml:space="preserve">Burchardt, Hans-Jürgen y Dietz, Kristina (2014). </w:t>
      </w:r>
      <w:r w:rsidRPr="00483633">
        <w:rPr>
          <w:rFonts w:ascii="Calibri Light" w:hAnsi="Calibri Light" w:cs="Calibri Light"/>
          <w:sz w:val="24"/>
          <w:szCs w:val="24"/>
          <w:shd w:val="clear" w:color="auto" w:fill="FFFFFF"/>
          <w:lang w:val="en-US"/>
        </w:rPr>
        <w:t>“(Neo-)Extractivism – a New Challenge for Development Theory from Latin America”. </w:t>
      </w:r>
      <w:r w:rsidRPr="00AE4FD0">
        <w:rPr>
          <w:rStyle w:val="italica"/>
          <w:rFonts w:ascii="Calibri Light" w:hAnsi="Calibri Light" w:cs="Calibri Light"/>
          <w:i/>
          <w:iCs/>
          <w:sz w:val="24"/>
          <w:szCs w:val="24"/>
          <w:shd w:val="clear" w:color="auto" w:fill="FFFFFF"/>
        </w:rPr>
        <w:t>Third World Quarterly</w:t>
      </w:r>
      <w:r w:rsidRPr="00AE4FD0">
        <w:rPr>
          <w:rFonts w:ascii="Calibri Light" w:hAnsi="Calibri Light" w:cs="Calibri Light"/>
          <w:sz w:val="24"/>
          <w:szCs w:val="24"/>
          <w:shd w:val="clear" w:color="auto" w:fill="FFFFFF"/>
        </w:rPr>
        <w:t>, </w:t>
      </w:r>
      <w:r w:rsidRPr="00AE4FD0">
        <w:rPr>
          <w:rStyle w:val="italica"/>
          <w:rFonts w:ascii="Calibri Light" w:hAnsi="Calibri Light" w:cs="Calibri Light"/>
          <w:i/>
          <w:iCs/>
          <w:sz w:val="24"/>
          <w:szCs w:val="24"/>
          <w:shd w:val="clear" w:color="auto" w:fill="FFFFFF"/>
        </w:rPr>
        <w:t>35</w:t>
      </w:r>
      <w:r w:rsidRPr="00AE4FD0">
        <w:rPr>
          <w:rFonts w:ascii="Calibri Light" w:hAnsi="Calibri Light" w:cs="Calibri Light"/>
          <w:sz w:val="24"/>
          <w:szCs w:val="24"/>
          <w:shd w:val="clear" w:color="auto" w:fill="FFFFFF"/>
        </w:rPr>
        <w:t>(3)</w:t>
      </w:r>
    </w:p>
    <w:p w14:paraId="49C2BAA2" w14:textId="1E728E60" w:rsidR="00107C1E" w:rsidRPr="00107C1E" w:rsidRDefault="00107C1E" w:rsidP="00DF4EF0">
      <w:pPr>
        <w:spacing w:after="0" w:line="360" w:lineRule="auto"/>
        <w:ind w:left="709" w:hanging="709"/>
        <w:jc w:val="both"/>
        <w:rPr>
          <w:rFonts w:ascii="Calibri Light" w:hAnsi="Calibri Light" w:cs="Calibri Light"/>
          <w:color w:val="212529"/>
          <w:sz w:val="24"/>
          <w:szCs w:val="24"/>
          <w:shd w:val="clear" w:color="auto" w:fill="FFFFFF"/>
        </w:rPr>
      </w:pPr>
      <w:r w:rsidRPr="00107C1E">
        <w:rPr>
          <w:rFonts w:ascii="Calibri Light" w:hAnsi="Calibri Light" w:cs="Calibri Light"/>
          <w:color w:val="212529"/>
          <w:sz w:val="24"/>
          <w:szCs w:val="24"/>
          <w:shd w:val="clear" w:color="auto" w:fill="FFFFFF"/>
        </w:rPr>
        <w:t>Castro, F., Hogenboom, B. y Baud, M. (2015) Gob</w:t>
      </w:r>
      <w:r>
        <w:rPr>
          <w:rFonts w:ascii="Calibri Light" w:hAnsi="Calibri Light" w:cs="Calibri Light"/>
          <w:color w:val="212529"/>
          <w:sz w:val="24"/>
          <w:szCs w:val="24"/>
          <w:shd w:val="clear" w:color="auto" w:fill="FFFFFF"/>
        </w:rPr>
        <w:t xml:space="preserve">ernanza ambiental en América Latina. CLACSO, Buenos Aires. </w:t>
      </w:r>
    </w:p>
    <w:p w14:paraId="0C1FF63E" w14:textId="135CC55F" w:rsidR="00527C50" w:rsidRDefault="00527C50" w:rsidP="00527C50">
      <w:pPr>
        <w:spacing w:after="0" w:line="360" w:lineRule="auto"/>
        <w:ind w:left="709" w:hanging="709"/>
        <w:jc w:val="both"/>
        <w:rPr>
          <w:rFonts w:ascii="Calibri Light" w:hAnsi="Calibri Light" w:cs="Calibri Light"/>
          <w:color w:val="212529"/>
          <w:sz w:val="24"/>
          <w:szCs w:val="24"/>
          <w:shd w:val="clear" w:color="auto" w:fill="FFFFFF"/>
        </w:rPr>
      </w:pPr>
      <w:r w:rsidRPr="0034023F">
        <w:rPr>
          <w:rFonts w:ascii="Calibri Light" w:hAnsi="Calibri Light" w:cs="Calibri Light"/>
          <w:color w:val="212529"/>
          <w:sz w:val="24"/>
          <w:szCs w:val="24"/>
          <w:shd w:val="clear" w:color="auto" w:fill="FFFFFF"/>
        </w:rPr>
        <w:t>Centro Nacional de Planeamiento E</w:t>
      </w:r>
      <w:r>
        <w:rPr>
          <w:rFonts w:ascii="Calibri Light" w:hAnsi="Calibri Light" w:cs="Calibri Light"/>
          <w:color w:val="212529"/>
          <w:sz w:val="24"/>
          <w:szCs w:val="24"/>
          <w:shd w:val="clear" w:color="auto" w:fill="FFFFFF"/>
        </w:rPr>
        <w:t xml:space="preserve">stratégico (2024) Aplicativo CEPLAN. Disponible en: </w:t>
      </w:r>
      <w:hyperlink r:id="rId8" w:history="1">
        <w:r w:rsidRPr="00C67793">
          <w:rPr>
            <w:rStyle w:val="Hyperlink"/>
            <w:rFonts w:ascii="Calibri Light" w:hAnsi="Calibri Light" w:cs="Calibri Light"/>
            <w:sz w:val="24"/>
            <w:szCs w:val="24"/>
            <w:shd w:val="clear" w:color="auto" w:fill="FFFFFF"/>
          </w:rPr>
          <w:t>https://www.ceplan.gob.pe/informacion-sobre-zonas-y-departamentos-del-peru/</w:t>
        </w:r>
      </w:hyperlink>
      <w:r>
        <w:rPr>
          <w:rFonts w:ascii="Calibri Light" w:hAnsi="Calibri Light" w:cs="Calibri Light"/>
          <w:color w:val="212529"/>
          <w:sz w:val="24"/>
          <w:szCs w:val="24"/>
          <w:shd w:val="clear" w:color="auto" w:fill="FFFFFF"/>
        </w:rPr>
        <w:t xml:space="preserve">  </w:t>
      </w:r>
    </w:p>
    <w:p w14:paraId="49A263B1" w14:textId="7837B4CC" w:rsidR="0034023F" w:rsidRDefault="0034023F" w:rsidP="00DF4EF0">
      <w:pPr>
        <w:spacing w:after="0" w:line="360" w:lineRule="auto"/>
        <w:ind w:left="709" w:hanging="709"/>
        <w:jc w:val="both"/>
        <w:rPr>
          <w:rFonts w:ascii="Calibri Light" w:hAnsi="Calibri Light" w:cs="Calibri Light"/>
          <w:color w:val="212529"/>
          <w:sz w:val="24"/>
          <w:szCs w:val="24"/>
          <w:shd w:val="clear" w:color="auto" w:fill="FFFFFF"/>
        </w:rPr>
      </w:pPr>
      <w:r w:rsidRPr="0034023F">
        <w:rPr>
          <w:rFonts w:ascii="Calibri Light" w:hAnsi="Calibri Light" w:cs="Calibri Light"/>
          <w:color w:val="212529"/>
          <w:sz w:val="24"/>
          <w:szCs w:val="24"/>
          <w:shd w:val="clear" w:color="auto" w:fill="FFFFFF"/>
        </w:rPr>
        <w:lastRenderedPageBreak/>
        <w:t>Centro Nacional de Planeamiento E</w:t>
      </w:r>
      <w:r>
        <w:rPr>
          <w:rFonts w:ascii="Calibri Light" w:hAnsi="Calibri Light" w:cs="Calibri Light"/>
          <w:color w:val="212529"/>
          <w:sz w:val="24"/>
          <w:szCs w:val="24"/>
          <w:shd w:val="clear" w:color="auto" w:fill="FFFFFF"/>
        </w:rPr>
        <w:t xml:space="preserve">stratégico (2023) Megatendencias al 2050. CEPLAN. </w:t>
      </w:r>
    </w:p>
    <w:p w14:paraId="7A65762E" w14:textId="77777777" w:rsidR="00DE6BBA" w:rsidRDefault="004A6D0D"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Grupo Propuesta Ciudadana (2015) Al final de una década de boom ¿Qué le dejó la minería al Perú? Balance 2004-2014. Grupo Propuesta Ciudadana, Lima.</w:t>
      </w:r>
    </w:p>
    <w:p w14:paraId="069FF9F3" w14:textId="3358603A" w:rsidR="001E158F" w:rsidRDefault="001E158F"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Gudynas, E. (2013) Extracciones, extractivismos y extrahecciones. </w:t>
      </w:r>
      <w:r w:rsidR="00287DA4">
        <w:rPr>
          <w:rFonts w:ascii="Calibri Light" w:hAnsi="Calibri Light" w:cs="Calibri Light"/>
          <w:color w:val="212529"/>
          <w:sz w:val="24"/>
          <w:szCs w:val="24"/>
          <w:shd w:val="clear" w:color="auto" w:fill="FFFFFF"/>
        </w:rPr>
        <w:t xml:space="preserve">Un marco conceptual sobre la apropiación de recursos naturales. Observatorio del Desarrollo, Centro Latinoamericano de Ecología Social. </w:t>
      </w:r>
      <w:r>
        <w:rPr>
          <w:rFonts w:ascii="Calibri Light" w:hAnsi="Calibri Light" w:cs="Calibri Light"/>
          <w:color w:val="212529"/>
          <w:sz w:val="24"/>
          <w:szCs w:val="24"/>
          <w:shd w:val="clear" w:color="auto" w:fill="FFFFFF"/>
        </w:rPr>
        <w:t xml:space="preserve">  </w:t>
      </w:r>
    </w:p>
    <w:p w14:paraId="0569F672" w14:textId="02A103BA" w:rsidR="0055358C" w:rsidRDefault="0055358C"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Gusfield, J. (2014) La cultura de los problemas públicos. El mito del conductor alcoholizado versus la sociedad inocente. Siglo XXI, Buenos Aires. </w:t>
      </w:r>
    </w:p>
    <w:p w14:paraId="54B5F66C" w14:textId="300D32FE" w:rsidR="004A6D0D" w:rsidRPr="000801D6" w:rsidRDefault="004A6D0D" w:rsidP="00DF4EF0">
      <w:pPr>
        <w:spacing w:after="0" w:line="360" w:lineRule="auto"/>
        <w:ind w:left="709" w:hanging="709"/>
        <w:jc w:val="both"/>
        <w:rPr>
          <w:rFonts w:ascii="Calibri Light" w:hAnsi="Calibri Light" w:cs="Calibri Light"/>
          <w:color w:val="212529"/>
          <w:sz w:val="24"/>
          <w:szCs w:val="24"/>
          <w:shd w:val="clear" w:color="auto" w:fill="FFFFFF"/>
          <w:lang w:val="en-US"/>
        </w:rPr>
      </w:pPr>
      <w:r>
        <w:rPr>
          <w:rFonts w:ascii="Calibri Light" w:hAnsi="Calibri Light" w:cs="Calibri Light"/>
          <w:color w:val="212529"/>
          <w:sz w:val="24"/>
          <w:szCs w:val="24"/>
          <w:shd w:val="clear" w:color="auto" w:fill="FFFFFF"/>
        </w:rPr>
        <w:t xml:space="preserve">Huntington, S. (1994) La tercera ola. La democratización a finales del siglo XX. </w:t>
      </w:r>
      <w:proofErr w:type="spellStart"/>
      <w:r w:rsidRPr="000801D6">
        <w:rPr>
          <w:rFonts w:ascii="Calibri Light" w:hAnsi="Calibri Light" w:cs="Calibri Light"/>
          <w:color w:val="212529"/>
          <w:sz w:val="24"/>
          <w:szCs w:val="24"/>
          <w:shd w:val="clear" w:color="auto" w:fill="FFFFFF"/>
          <w:lang w:val="en-US"/>
        </w:rPr>
        <w:t>Paidós</w:t>
      </w:r>
      <w:proofErr w:type="spellEnd"/>
      <w:r w:rsidRPr="000801D6">
        <w:rPr>
          <w:rFonts w:ascii="Calibri Light" w:hAnsi="Calibri Light" w:cs="Calibri Light"/>
          <w:color w:val="212529"/>
          <w:sz w:val="24"/>
          <w:szCs w:val="24"/>
          <w:shd w:val="clear" w:color="auto" w:fill="FFFFFF"/>
          <w:lang w:val="en-US"/>
        </w:rPr>
        <w:t>, España.</w:t>
      </w:r>
    </w:p>
    <w:p w14:paraId="6FEE3CEA" w14:textId="2D0B5409" w:rsidR="00B942D5" w:rsidRPr="00AE4FD0" w:rsidRDefault="00B942D5" w:rsidP="00DF4EF0">
      <w:pPr>
        <w:spacing w:after="0" w:line="360" w:lineRule="auto"/>
        <w:ind w:left="709" w:hanging="709"/>
        <w:jc w:val="both"/>
        <w:rPr>
          <w:rFonts w:ascii="Calibri Light" w:hAnsi="Calibri Light" w:cs="Calibri Light"/>
          <w:color w:val="212529"/>
          <w:sz w:val="24"/>
          <w:szCs w:val="24"/>
          <w:shd w:val="clear" w:color="auto" w:fill="FFFFFF"/>
        </w:rPr>
      </w:pPr>
      <w:r w:rsidRPr="00B942D5">
        <w:rPr>
          <w:rFonts w:ascii="Calibri Light" w:hAnsi="Calibri Light" w:cs="Calibri Light"/>
          <w:color w:val="212529"/>
          <w:sz w:val="24"/>
          <w:szCs w:val="24"/>
          <w:shd w:val="clear" w:color="auto" w:fill="FFFFFF"/>
          <w:lang w:val="en-US"/>
        </w:rPr>
        <w:t>Intergovernmental Panel o</w:t>
      </w:r>
      <w:r>
        <w:rPr>
          <w:rFonts w:ascii="Calibri Light" w:hAnsi="Calibri Light" w:cs="Calibri Light"/>
          <w:color w:val="212529"/>
          <w:sz w:val="24"/>
          <w:szCs w:val="24"/>
          <w:shd w:val="clear" w:color="auto" w:fill="FFFFFF"/>
          <w:lang w:val="en-US"/>
        </w:rPr>
        <w:t>n</w:t>
      </w:r>
      <w:r w:rsidRPr="00B942D5">
        <w:rPr>
          <w:rFonts w:ascii="Calibri Light" w:hAnsi="Calibri Light" w:cs="Calibri Light"/>
          <w:color w:val="212529"/>
          <w:sz w:val="24"/>
          <w:szCs w:val="24"/>
          <w:shd w:val="clear" w:color="auto" w:fill="FFFFFF"/>
          <w:lang w:val="en-US"/>
        </w:rPr>
        <w:t xml:space="preserve"> Climate C</w:t>
      </w:r>
      <w:r>
        <w:rPr>
          <w:rFonts w:ascii="Calibri Light" w:hAnsi="Calibri Light" w:cs="Calibri Light"/>
          <w:color w:val="212529"/>
          <w:sz w:val="24"/>
          <w:szCs w:val="24"/>
          <w:shd w:val="clear" w:color="auto" w:fill="FFFFFF"/>
          <w:lang w:val="en-US"/>
        </w:rPr>
        <w:t xml:space="preserve">hange (2023) Climate Change 2023. </w:t>
      </w:r>
      <w:r w:rsidRPr="000801D6">
        <w:rPr>
          <w:rFonts w:ascii="Calibri Light" w:hAnsi="Calibri Light" w:cs="Calibri Light"/>
          <w:color w:val="212529"/>
          <w:sz w:val="24"/>
          <w:szCs w:val="24"/>
          <w:shd w:val="clear" w:color="auto" w:fill="FFFFFF"/>
          <w:lang w:val="en-US"/>
        </w:rPr>
        <w:t xml:space="preserve">Synthesis Report. </w:t>
      </w:r>
      <w:r w:rsidRPr="00AE4FD0">
        <w:rPr>
          <w:rFonts w:ascii="Calibri Light" w:hAnsi="Calibri Light" w:cs="Calibri Light"/>
          <w:color w:val="212529"/>
          <w:sz w:val="24"/>
          <w:szCs w:val="24"/>
          <w:shd w:val="clear" w:color="auto" w:fill="FFFFFF"/>
        </w:rPr>
        <w:t xml:space="preserve">IPCC, Switzerland.  </w:t>
      </w:r>
    </w:p>
    <w:p w14:paraId="05B5B7C0" w14:textId="03CBFA92" w:rsidR="007925E5" w:rsidRDefault="007925E5" w:rsidP="007925E5">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Instituto Nacional de Estadística e Informática (2018) Apurímac. Resultados definitivos. Lima, INEI.</w:t>
      </w:r>
    </w:p>
    <w:p w14:paraId="386F1DB6" w14:textId="4CFC4A28" w:rsidR="004A6D0D" w:rsidRDefault="004A6D0D" w:rsidP="004A6D0D">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Kauffer, E. (2018) Pensar el extractivismo en relación con el agua en América Latina: hacia la definición de un fenómeno sociopolítico contemporáneo multiforme. </w:t>
      </w:r>
    </w:p>
    <w:p w14:paraId="48EDDEAA" w14:textId="1E4A4A5E" w:rsidR="00300ACD" w:rsidRPr="000801D6" w:rsidRDefault="00300ACD" w:rsidP="00DF4EF0">
      <w:pPr>
        <w:spacing w:after="0" w:line="360" w:lineRule="auto"/>
        <w:ind w:left="709" w:hanging="709"/>
        <w:jc w:val="both"/>
        <w:rPr>
          <w:rFonts w:ascii="Calibri Light" w:hAnsi="Calibri Light" w:cs="Calibri Light"/>
          <w:color w:val="212529"/>
          <w:sz w:val="24"/>
          <w:szCs w:val="24"/>
          <w:shd w:val="clear" w:color="auto" w:fill="FFFFFF"/>
          <w:lang w:val="es-ES"/>
        </w:rPr>
      </w:pPr>
      <w:r w:rsidRPr="00F531CA">
        <w:rPr>
          <w:rFonts w:ascii="Calibri Light" w:hAnsi="Calibri Light" w:cs="Calibri Light"/>
          <w:color w:val="212529"/>
          <w:sz w:val="24"/>
          <w:szCs w:val="24"/>
          <w:shd w:val="clear" w:color="auto" w:fill="FFFFFF"/>
          <w:lang w:val="en-US"/>
        </w:rPr>
        <w:t xml:space="preserve">Luna, M. y Velasco, J. (2017) Complex Associative Systems: </w:t>
      </w:r>
      <w:r w:rsidR="00F531CA" w:rsidRPr="00F531CA">
        <w:rPr>
          <w:rFonts w:ascii="Calibri Light" w:hAnsi="Calibri Light" w:cs="Calibri Light"/>
          <w:color w:val="212529"/>
          <w:sz w:val="24"/>
          <w:szCs w:val="24"/>
          <w:shd w:val="clear" w:color="auto" w:fill="FFFFFF"/>
          <w:lang w:val="en-US"/>
        </w:rPr>
        <w:t>Co</w:t>
      </w:r>
      <w:r w:rsidR="00F531CA">
        <w:rPr>
          <w:rFonts w:ascii="Calibri Light" w:hAnsi="Calibri Light" w:cs="Calibri Light"/>
          <w:color w:val="212529"/>
          <w:sz w:val="24"/>
          <w:szCs w:val="24"/>
          <w:shd w:val="clear" w:color="auto" w:fill="FFFFFF"/>
          <w:lang w:val="en-US"/>
        </w:rPr>
        <w:t xml:space="preserve">operation amid Diversity. </w:t>
      </w:r>
      <w:r w:rsidR="00F531CA" w:rsidRPr="000801D6">
        <w:rPr>
          <w:rFonts w:ascii="Calibri Light" w:hAnsi="Calibri Light" w:cs="Calibri Light"/>
          <w:color w:val="212529"/>
          <w:sz w:val="24"/>
          <w:szCs w:val="24"/>
          <w:shd w:val="clear" w:color="auto" w:fill="FFFFFF"/>
          <w:lang w:val="es-ES"/>
        </w:rPr>
        <w:t xml:space="preserve">UNAM, </w:t>
      </w:r>
      <w:proofErr w:type="spellStart"/>
      <w:r w:rsidR="00F531CA" w:rsidRPr="000801D6">
        <w:rPr>
          <w:rFonts w:ascii="Calibri Light" w:hAnsi="Calibri Light" w:cs="Calibri Light"/>
          <w:color w:val="212529"/>
          <w:sz w:val="24"/>
          <w:szCs w:val="24"/>
          <w:shd w:val="clear" w:color="auto" w:fill="FFFFFF"/>
          <w:lang w:val="es-ES"/>
        </w:rPr>
        <w:t>Mexico</w:t>
      </w:r>
      <w:proofErr w:type="spellEnd"/>
      <w:r w:rsidR="00F531CA" w:rsidRPr="000801D6">
        <w:rPr>
          <w:rFonts w:ascii="Calibri Light" w:hAnsi="Calibri Light" w:cs="Calibri Light"/>
          <w:color w:val="212529"/>
          <w:sz w:val="24"/>
          <w:szCs w:val="24"/>
          <w:shd w:val="clear" w:color="auto" w:fill="FFFFFF"/>
          <w:lang w:val="es-ES"/>
        </w:rPr>
        <w:t>.</w:t>
      </w:r>
    </w:p>
    <w:p w14:paraId="5B85B61A" w14:textId="7F1B097D" w:rsidR="00F02777" w:rsidRDefault="00F02777"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Mejía, J. (2000) </w:t>
      </w:r>
      <w:r w:rsidR="00DF4EF0">
        <w:rPr>
          <w:rFonts w:ascii="Calibri Light" w:hAnsi="Calibri Light" w:cs="Calibri Light"/>
          <w:color w:val="212529"/>
          <w:sz w:val="24"/>
          <w:szCs w:val="24"/>
          <w:shd w:val="clear" w:color="auto" w:fill="FFFFFF"/>
        </w:rPr>
        <w:t>El muestreo en la investigación cualitativa. Revista Investigaciones Sociales Año IV, N° 05.</w:t>
      </w:r>
    </w:p>
    <w:p w14:paraId="18DBE3BD" w14:textId="306E33E6" w:rsidR="0092176C" w:rsidRDefault="0092176C"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Ministerio de Cultura del Perú (2024) </w:t>
      </w:r>
      <w:r w:rsidR="00527C50">
        <w:rPr>
          <w:rFonts w:ascii="Calibri Light" w:hAnsi="Calibri Light" w:cs="Calibri Light"/>
          <w:color w:val="212529"/>
          <w:sz w:val="24"/>
          <w:szCs w:val="24"/>
          <w:shd w:val="clear" w:color="auto" w:fill="FFFFFF"/>
        </w:rPr>
        <w:t xml:space="preserve">Base de Datos de Pueblos Indígenas. Disponible en: </w:t>
      </w:r>
      <w:hyperlink r:id="rId9" w:history="1">
        <w:r w:rsidR="00527C50" w:rsidRPr="00C67793">
          <w:rPr>
            <w:rStyle w:val="Hyperlink"/>
            <w:rFonts w:ascii="Calibri Light" w:hAnsi="Calibri Light" w:cs="Calibri Light"/>
            <w:sz w:val="24"/>
            <w:szCs w:val="24"/>
            <w:shd w:val="clear" w:color="auto" w:fill="FFFFFF"/>
          </w:rPr>
          <w:t>https://bdpi.cultura.gob.pe/</w:t>
        </w:r>
      </w:hyperlink>
      <w:r w:rsidR="00527C50">
        <w:rPr>
          <w:rFonts w:ascii="Calibri Light" w:hAnsi="Calibri Light" w:cs="Calibri Light"/>
          <w:color w:val="212529"/>
          <w:sz w:val="24"/>
          <w:szCs w:val="24"/>
          <w:shd w:val="clear" w:color="auto" w:fill="FFFFFF"/>
        </w:rPr>
        <w:t xml:space="preserve"> </w:t>
      </w:r>
    </w:p>
    <w:p w14:paraId="6B099799" w14:textId="4960925D" w:rsidR="007A0D86" w:rsidRDefault="007A0D86"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Nohlen, D. (2013) Ciencia política comparada. El enfoque histórico-empírico, Granada, Universidad de Granada. </w:t>
      </w:r>
    </w:p>
    <w:p w14:paraId="54E8E5DD" w14:textId="55DBC461" w:rsidR="00C1102D" w:rsidRDefault="00C1102D"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López, H. (2021) Minería y cercamientos hídricos en el páramo andino. Discursos del Sur N° 08. </w:t>
      </w:r>
    </w:p>
    <w:p w14:paraId="2BD2778B" w14:textId="4032EFC1" w:rsidR="00AC31FE" w:rsidRDefault="00AC31FE"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Silva, R. (2017) Mujeres y conflictos ecoterritoriales. Impactos, estrategias, resistencias. Entrepueblos, AIETI, DEMUS, CMP Flora Tristán y Coordinadora Nacional de Derechos Humanos, Lima.  </w:t>
      </w:r>
    </w:p>
    <w:p w14:paraId="51CF709F" w14:textId="74F1001C" w:rsidR="00EC01D6" w:rsidRDefault="00EC01D6"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Strauss, A. y Corbin, J. (2002) Bases de la investigación cualitativa. Técnicas y procedimientos para desarrollar la teoría fundamentada. Medellín, Universidad de Antioquia. </w:t>
      </w:r>
    </w:p>
    <w:p w14:paraId="7EE1A7C2" w14:textId="3AF1301C" w:rsidR="00AC31FE" w:rsidRDefault="00AC31FE" w:rsidP="00DF4EF0">
      <w:pPr>
        <w:spacing w:after="0" w:line="360" w:lineRule="auto"/>
        <w:ind w:left="709" w:hanging="709"/>
        <w:jc w:val="both"/>
        <w:rPr>
          <w:rFonts w:ascii="Calibri Light" w:hAnsi="Calibri Light" w:cs="Calibri Light"/>
          <w:sz w:val="24"/>
          <w:szCs w:val="24"/>
        </w:rPr>
      </w:pPr>
      <w:r>
        <w:rPr>
          <w:rFonts w:ascii="Calibri Light" w:hAnsi="Calibri Light" w:cs="Calibri Light"/>
          <w:color w:val="212529"/>
          <w:sz w:val="24"/>
          <w:szCs w:val="24"/>
          <w:shd w:val="clear" w:color="auto" w:fill="FFFFFF"/>
        </w:rPr>
        <w:lastRenderedPageBreak/>
        <w:t>Svampa, M. (2017)</w:t>
      </w:r>
      <w:r>
        <w:t xml:space="preserve"> </w:t>
      </w:r>
      <w:r w:rsidRPr="00AC31FE">
        <w:rPr>
          <w:rFonts w:ascii="Calibri Light" w:hAnsi="Calibri Light" w:cs="Calibri Light"/>
          <w:sz w:val="24"/>
          <w:szCs w:val="24"/>
        </w:rPr>
        <w:t>Del cambio de época al fin de ciclo. Gobiernos progresistas, extractivismo y movimientos sociales, Buenos Aires, Edhasa</w:t>
      </w:r>
      <w:r>
        <w:rPr>
          <w:rFonts w:ascii="Calibri Light" w:hAnsi="Calibri Light" w:cs="Calibri Light"/>
          <w:sz w:val="24"/>
          <w:szCs w:val="24"/>
        </w:rPr>
        <w:t>.</w:t>
      </w:r>
    </w:p>
    <w:p w14:paraId="739B2537" w14:textId="36703DC7" w:rsidR="00287DA4" w:rsidRPr="00AC31FE" w:rsidRDefault="00287DA4"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sz w:val="24"/>
          <w:szCs w:val="24"/>
        </w:rPr>
        <w:t xml:space="preserve">_________. (2013) Consenso de Commodities y lenguajes de valoración en América Latina. Nueva Sociedad N° 244. </w:t>
      </w:r>
    </w:p>
    <w:p w14:paraId="5DEBDF17" w14:textId="7D249128" w:rsidR="00AC31FE" w:rsidRDefault="00AC31FE" w:rsidP="00DF4EF0">
      <w:pPr>
        <w:spacing w:after="0" w:line="360" w:lineRule="auto"/>
        <w:ind w:left="709" w:hanging="709"/>
        <w:jc w:val="both"/>
        <w:rPr>
          <w:rFonts w:ascii="Calibri Light" w:hAnsi="Calibri Light" w:cs="Calibri Light"/>
          <w:color w:val="212529"/>
          <w:sz w:val="24"/>
          <w:szCs w:val="24"/>
          <w:shd w:val="clear" w:color="auto" w:fill="FFFFFF"/>
        </w:rPr>
      </w:pPr>
      <w:r>
        <w:rPr>
          <w:rFonts w:ascii="Calibri Light" w:hAnsi="Calibri Light" w:cs="Calibri Light"/>
          <w:color w:val="212529"/>
          <w:sz w:val="24"/>
          <w:szCs w:val="24"/>
          <w:shd w:val="clear" w:color="auto" w:fill="FFFFFF"/>
        </w:rPr>
        <w:t xml:space="preserve">Observatorio del Conflictos Mineros en América Latina (2014). Conflictos Mineros en América Latina. Disponible en: </w:t>
      </w:r>
      <w:hyperlink r:id="rId10" w:history="1">
        <w:r w:rsidRPr="0084372B">
          <w:rPr>
            <w:rStyle w:val="Hyperlink"/>
            <w:rFonts w:ascii="Calibri Light" w:hAnsi="Calibri Light" w:cs="Calibri Light"/>
            <w:sz w:val="24"/>
            <w:szCs w:val="24"/>
            <w:shd w:val="clear" w:color="auto" w:fill="FFFFFF"/>
          </w:rPr>
          <w:t>https://mapa.conflictosmineros.net/ocmal_db-v2/</w:t>
        </w:r>
      </w:hyperlink>
      <w:r>
        <w:rPr>
          <w:rFonts w:ascii="Calibri Light" w:hAnsi="Calibri Light" w:cs="Calibri Light"/>
          <w:color w:val="212529"/>
          <w:sz w:val="24"/>
          <w:szCs w:val="24"/>
          <w:shd w:val="clear" w:color="auto" w:fill="FFFFFF"/>
        </w:rPr>
        <w:t xml:space="preserve"> </w:t>
      </w:r>
    </w:p>
    <w:p w14:paraId="03A4DF8C" w14:textId="03BBAB46" w:rsidR="008600C0" w:rsidRDefault="008600C0" w:rsidP="00DF4EF0">
      <w:pPr>
        <w:spacing w:after="0" w:line="360" w:lineRule="auto"/>
        <w:ind w:left="709" w:hanging="709"/>
        <w:jc w:val="both"/>
        <w:rPr>
          <w:rFonts w:ascii="Calibri Light" w:hAnsi="Calibri Light" w:cs="Calibri Light"/>
          <w:color w:val="212529"/>
          <w:sz w:val="24"/>
          <w:szCs w:val="24"/>
          <w:shd w:val="clear" w:color="auto" w:fill="FFFFFF"/>
        </w:rPr>
      </w:pPr>
      <w:r w:rsidRPr="008600C0">
        <w:rPr>
          <w:rFonts w:ascii="Calibri Light" w:hAnsi="Calibri Light" w:cs="Calibri Light"/>
          <w:color w:val="212529"/>
          <w:sz w:val="24"/>
          <w:szCs w:val="24"/>
          <w:shd w:val="clear" w:color="auto" w:fill="FFFFFF"/>
        </w:rPr>
        <w:t>Unesco, «Alianzas y Cooperación por el Agua,» ONU Agua, 2023.</w:t>
      </w:r>
    </w:p>
    <w:p w14:paraId="59600352" w14:textId="3559A12B" w:rsidR="000E2D8A" w:rsidRPr="000E2D8A" w:rsidRDefault="000E2D8A" w:rsidP="00DF4EF0">
      <w:pPr>
        <w:spacing w:after="0" w:line="360" w:lineRule="auto"/>
        <w:ind w:left="709" w:hanging="709"/>
        <w:jc w:val="both"/>
        <w:rPr>
          <w:rFonts w:ascii="Calibri Light" w:hAnsi="Calibri Light" w:cs="Calibri Light"/>
          <w:color w:val="212529"/>
          <w:sz w:val="24"/>
          <w:szCs w:val="24"/>
          <w:shd w:val="clear" w:color="auto" w:fill="FFFFFF"/>
        </w:rPr>
      </w:pPr>
      <w:r w:rsidRPr="000E2D8A">
        <w:rPr>
          <w:rFonts w:ascii="Calibri Light" w:eastAsia="MinionPro-Regular" w:hAnsi="Calibri Light" w:cs="Calibri Light"/>
          <w:kern w:val="0"/>
          <w:sz w:val="24"/>
          <w:szCs w:val="24"/>
        </w:rPr>
        <w:t>Yacoub, C.</w:t>
      </w:r>
      <w:r w:rsidRPr="000E2D8A">
        <w:rPr>
          <w:rFonts w:ascii="Calibri Light" w:hAnsi="Calibri Light" w:cs="Calibri Light"/>
          <w:color w:val="212529"/>
          <w:sz w:val="24"/>
          <w:szCs w:val="24"/>
          <w:shd w:val="clear" w:color="auto" w:fill="FFFFFF"/>
        </w:rPr>
        <w:t xml:space="preserve"> </w:t>
      </w:r>
      <w:r>
        <w:rPr>
          <w:rFonts w:ascii="Calibri Light" w:eastAsia="MinionPro-Regular" w:hAnsi="Calibri Light" w:cs="Calibri Light"/>
          <w:kern w:val="0"/>
          <w:sz w:val="24"/>
          <w:szCs w:val="24"/>
        </w:rPr>
        <w:t xml:space="preserve">(2015) </w:t>
      </w:r>
      <w:r w:rsidRPr="000E2D8A">
        <w:rPr>
          <w:rFonts w:ascii="Calibri Light" w:eastAsia="MinionPro-Regular" w:hAnsi="Calibri Light" w:cs="Calibri Light"/>
          <w:kern w:val="0"/>
          <w:sz w:val="24"/>
          <w:szCs w:val="24"/>
        </w:rPr>
        <w:t>Los guardianes del agua frente a las l</w:t>
      </w:r>
      <w:r>
        <w:rPr>
          <w:rFonts w:ascii="Calibri Light" w:eastAsia="MinionPro-Regular" w:hAnsi="Calibri Light" w:cs="Calibri Light"/>
          <w:kern w:val="0"/>
          <w:sz w:val="24"/>
          <w:szCs w:val="24"/>
        </w:rPr>
        <w:t>ó</w:t>
      </w:r>
      <w:r w:rsidRPr="000E2D8A">
        <w:rPr>
          <w:rFonts w:ascii="Calibri Light" w:eastAsia="MinionPro-Regular" w:hAnsi="Calibri Light" w:cs="Calibri Light"/>
          <w:kern w:val="0"/>
          <w:sz w:val="24"/>
          <w:szCs w:val="24"/>
        </w:rPr>
        <w:t>gicas mineras en el Per</w:t>
      </w:r>
      <w:r>
        <w:rPr>
          <w:rFonts w:ascii="Calibri Light" w:eastAsia="MinionPro-Regular" w:hAnsi="Calibri Light" w:cs="Calibri Light"/>
          <w:kern w:val="0"/>
          <w:sz w:val="24"/>
          <w:szCs w:val="24"/>
        </w:rPr>
        <w:t>ú</w:t>
      </w:r>
      <w:r w:rsidRPr="000E2D8A">
        <w:rPr>
          <w:rFonts w:ascii="Calibri Light" w:eastAsia="MinionPro-Regular" w:hAnsi="Calibri Light" w:cs="Calibri Light"/>
          <w:kern w:val="0"/>
          <w:sz w:val="24"/>
          <w:szCs w:val="24"/>
        </w:rPr>
        <w:t>:</w:t>
      </w:r>
    </w:p>
    <w:p w14:paraId="536C3921" w14:textId="71283317" w:rsidR="000E2D8A" w:rsidRPr="000E2D8A" w:rsidRDefault="000E2D8A" w:rsidP="00DF4EF0">
      <w:pPr>
        <w:autoSpaceDE w:val="0"/>
        <w:autoSpaceDN w:val="0"/>
        <w:adjustRightInd w:val="0"/>
        <w:spacing w:after="0" w:line="360" w:lineRule="auto"/>
        <w:ind w:left="708"/>
        <w:jc w:val="both"/>
        <w:rPr>
          <w:rFonts w:ascii="Calibri Light" w:eastAsia="MinionPro-Regular" w:hAnsi="Calibri Light" w:cs="Calibri Light"/>
          <w:kern w:val="0"/>
          <w:sz w:val="24"/>
          <w:szCs w:val="24"/>
        </w:rPr>
      </w:pPr>
      <w:r w:rsidRPr="000E2D8A">
        <w:rPr>
          <w:rFonts w:ascii="Calibri Light" w:eastAsia="MinionPro-Regular" w:hAnsi="Calibri Light" w:cs="Calibri Light"/>
          <w:kern w:val="0"/>
          <w:sz w:val="24"/>
          <w:szCs w:val="24"/>
        </w:rPr>
        <w:t>El caso Conga</w:t>
      </w:r>
      <w:r>
        <w:rPr>
          <w:rFonts w:ascii="Calibri Light" w:eastAsia="MinionPro-Regular" w:hAnsi="Calibri Light" w:cs="Calibri Light"/>
          <w:kern w:val="0"/>
          <w:sz w:val="24"/>
          <w:szCs w:val="24"/>
        </w:rPr>
        <w:t xml:space="preserve">. En Yacoub, C., Duarte, B. y Boelens, R. (Ed.) Despojo del agua y ecología política. Hidroeléctricas, industrias extractivas y agroexportación en América Latina.  Ediciones Abya Yala, Ecuador. </w:t>
      </w:r>
    </w:p>
    <w:p w14:paraId="25D15692" w14:textId="77777777" w:rsidR="008600C0" w:rsidRPr="00D94E7B" w:rsidRDefault="008600C0" w:rsidP="000558C8">
      <w:pPr>
        <w:spacing w:after="0" w:line="360" w:lineRule="auto"/>
        <w:rPr>
          <w:rFonts w:ascii="Calibri Light" w:hAnsi="Calibri Light" w:cs="Calibri Light"/>
          <w:b/>
          <w:bCs/>
          <w:sz w:val="24"/>
          <w:szCs w:val="24"/>
          <w:lang w:val="es-MX"/>
        </w:rPr>
      </w:pPr>
    </w:p>
    <w:p w14:paraId="6B2C63F1" w14:textId="05D8B78B" w:rsidR="00C029B2" w:rsidRPr="00D94E7B" w:rsidRDefault="00C029B2" w:rsidP="000558C8">
      <w:pPr>
        <w:spacing w:after="0" w:line="360" w:lineRule="auto"/>
        <w:rPr>
          <w:rFonts w:ascii="Calibri Light" w:hAnsi="Calibri Light" w:cs="Calibri Light"/>
          <w:b/>
          <w:bCs/>
          <w:sz w:val="24"/>
          <w:szCs w:val="24"/>
          <w:lang w:val="es-MX"/>
        </w:rPr>
      </w:pPr>
      <w:r w:rsidRPr="00D94E7B">
        <w:rPr>
          <w:rFonts w:ascii="Calibri Light" w:hAnsi="Calibri Light" w:cs="Calibri Light"/>
          <w:b/>
          <w:bCs/>
          <w:sz w:val="24"/>
          <w:szCs w:val="24"/>
          <w:lang w:val="es-MX"/>
        </w:rPr>
        <w:t>Visto bueno:</w:t>
      </w:r>
      <w:r w:rsidRPr="00D94E7B">
        <w:rPr>
          <w:rFonts w:ascii="Calibri Light" w:hAnsi="Calibri Light" w:cs="Calibri Light"/>
          <w:b/>
          <w:bCs/>
          <w:sz w:val="24"/>
          <w:szCs w:val="24"/>
          <w:lang w:val="es-MX"/>
        </w:rPr>
        <w:tab/>
      </w:r>
      <w:r w:rsidRPr="00D94E7B">
        <w:rPr>
          <w:rFonts w:ascii="Calibri Light" w:hAnsi="Calibri Light" w:cs="Calibri Light"/>
          <w:b/>
          <w:bCs/>
          <w:sz w:val="24"/>
          <w:szCs w:val="24"/>
          <w:lang w:val="es-MX"/>
        </w:rPr>
        <w:tab/>
      </w:r>
      <w:r w:rsidRPr="00D94E7B">
        <w:rPr>
          <w:rFonts w:ascii="Calibri Light" w:hAnsi="Calibri Light" w:cs="Calibri Light"/>
          <w:b/>
          <w:bCs/>
          <w:sz w:val="24"/>
          <w:szCs w:val="24"/>
          <w:lang w:val="es-MX"/>
        </w:rPr>
        <w:tab/>
      </w:r>
      <w:r w:rsidRPr="00D94E7B">
        <w:rPr>
          <w:rFonts w:ascii="Calibri Light" w:hAnsi="Calibri Light" w:cs="Calibri Light"/>
          <w:b/>
          <w:bCs/>
          <w:sz w:val="24"/>
          <w:szCs w:val="24"/>
          <w:lang w:val="es-MX"/>
        </w:rPr>
        <w:tab/>
      </w:r>
      <w:r w:rsidRPr="00D94E7B">
        <w:rPr>
          <w:rFonts w:ascii="Calibri Light" w:hAnsi="Calibri Light" w:cs="Calibri Light"/>
          <w:b/>
          <w:bCs/>
          <w:sz w:val="24"/>
          <w:szCs w:val="24"/>
          <w:lang w:val="es-MX"/>
        </w:rPr>
        <w:tab/>
      </w:r>
      <w:r w:rsidRPr="00D94E7B">
        <w:rPr>
          <w:rFonts w:ascii="Calibri Light" w:hAnsi="Calibri Light" w:cs="Calibri Light"/>
          <w:b/>
          <w:bCs/>
          <w:sz w:val="24"/>
          <w:szCs w:val="24"/>
          <w:lang w:val="es-MX"/>
        </w:rPr>
        <w:tab/>
        <w:t>Postulante:</w:t>
      </w:r>
      <w:r w:rsidR="006146BE">
        <w:rPr>
          <w:noProof/>
          <w:lang w:eastAsia="es-MX"/>
        </w:rPr>
        <w:drawing>
          <wp:anchor distT="0" distB="0" distL="114300" distR="114300" simplePos="0" relativeHeight="251659264" behindDoc="0" locked="0" layoutInCell="1" allowOverlap="1" wp14:anchorId="7B57C904" wp14:editId="1007BF52">
            <wp:simplePos x="0" y="0"/>
            <wp:positionH relativeFrom="column">
              <wp:posOffset>-3810</wp:posOffset>
            </wp:positionH>
            <wp:positionV relativeFrom="paragraph">
              <wp:posOffset>280035</wp:posOffset>
            </wp:positionV>
            <wp:extent cx="1065530" cy="1226820"/>
            <wp:effectExtent l="0" t="0" r="1270" b="0"/>
            <wp:wrapSquare wrapText="bothSides"/>
            <wp:docPr id="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5530" cy="122682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0A6BCE0A" w14:textId="77777777" w:rsidR="00C029B2" w:rsidRDefault="00C029B2" w:rsidP="000558C8">
      <w:pPr>
        <w:spacing w:after="0" w:line="360" w:lineRule="auto"/>
        <w:rPr>
          <w:rFonts w:ascii="Calibri Light" w:hAnsi="Calibri Light" w:cs="Calibri Light"/>
          <w:b/>
          <w:bCs/>
          <w:sz w:val="24"/>
          <w:szCs w:val="24"/>
          <w:lang w:val="es-MX"/>
        </w:rPr>
      </w:pPr>
    </w:p>
    <w:p w14:paraId="02B231C9" w14:textId="2C389740" w:rsidR="00895ABC" w:rsidRPr="00D94E7B" w:rsidRDefault="006146BE" w:rsidP="000558C8">
      <w:pPr>
        <w:spacing w:after="0" w:line="360" w:lineRule="auto"/>
        <w:rPr>
          <w:rFonts w:ascii="Calibri Light" w:hAnsi="Calibri Light" w:cs="Calibri Light"/>
          <w:b/>
          <w:bCs/>
          <w:sz w:val="24"/>
          <w:szCs w:val="24"/>
          <w:lang w:val="es-MX"/>
        </w:rPr>
      </w:pPr>
      <w:r>
        <w:rPr>
          <w:noProof/>
          <w:lang w:eastAsia="es-PE"/>
        </w:rPr>
        <w:drawing>
          <wp:anchor distT="0" distB="0" distL="114300" distR="114300" simplePos="0" relativeHeight="251661312" behindDoc="0" locked="0" layoutInCell="1" allowOverlap="1" wp14:anchorId="120F44D3" wp14:editId="072DDF35">
            <wp:simplePos x="0" y="0"/>
            <wp:positionH relativeFrom="column">
              <wp:posOffset>3291840</wp:posOffset>
            </wp:positionH>
            <wp:positionV relativeFrom="paragraph">
              <wp:posOffset>75565</wp:posOffset>
            </wp:positionV>
            <wp:extent cx="1362075" cy="695325"/>
            <wp:effectExtent l="0" t="0" r="9525" b="9525"/>
            <wp:wrapSquare wrapText="bothSides"/>
            <wp:docPr id="13" name="Imagen 13" descr="C:\Documentos\UNMSM\Contrato 2020\firma.jpg"/>
            <wp:cNvGraphicFramePr/>
            <a:graphic xmlns:a="http://schemas.openxmlformats.org/drawingml/2006/main">
              <a:graphicData uri="http://schemas.openxmlformats.org/drawingml/2006/picture">
                <pic:pic xmlns:pic="http://schemas.openxmlformats.org/drawingml/2006/picture">
                  <pic:nvPicPr>
                    <pic:cNvPr id="3" name="Imagen 3" descr="C:\Documentos\UNMSM\Contrato 2020\firma.jp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2075"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8E22CF" w14:textId="77777777" w:rsidR="006146BE" w:rsidRDefault="006146BE" w:rsidP="000558C8">
      <w:pPr>
        <w:spacing w:after="0" w:line="360" w:lineRule="auto"/>
        <w:rPr>
          <w:rFonts w:ascii="Calibri Light" w:hAnsi="Calibri Light" w:cs="Calibri Light"/>
          <w:b/>
          <w:bCs/>
          <w:sz w:val="24"/>
          <w:szCs w:val="24"/>
        </w:rPr>
      </w:pPr>
    </w:p>
    <w:p w14:paraId="503C0EB4" w14:textId="77777777" w:rsidR="006146BE" w:rsidRDefault="006146BE" w:rsidP="000558C8">
      <w:pPr>
        <w:spacing w:after="0" w:line="360" w:lineRule="auto"/>
        <w:rPr>
          <w:rFonts w:ascii="Calibri Light" w:hAnsi="Calibri Light" w:cs="Calibri Light"/>
          <w:b/>
          <w:bCs/>
          <w:sz w:val="24"/>
          <w:szCs w:val="24"/>
        </w:rPr>
      </w:pPr>
    </w:p>
    <w:p w14:paraId="2A3F63E4" w14:textId="77777777" w:rsidR="006146BE" w:rsidRDefault="006146BE" w:rsidP="000558C8">
      <w:pPr>
        <w:spacing w:after="0" w:line="360" w:lineRule="auto"/>
        <w:rPr>
          <w:rFonts w:ascii="Calibri Light" w:hAnsi="Calibri Light" w:cs="Calibri Light"/>
          <w:b/>
          <w:bCs/>
          <w:sz w:val="24"/>
          <w:szCs w:val="24"/>
        </w:rPr>
      </w:pPr>
    </w:p>
    <w:p w14:paraId="71992063" w14:textId="2B0CEF27" w:rsidR="00895ABC" w:rsidRDefault="00C029B2" w:rsidP="000558C8">
      <w:pPr>
        <w:spacing w:after="0" w:line="360" w:lineRule="auto"/>
        <w:rPr>
          <w:rFonts w:ascii="Calibri Light" w:hAnsi="Calibri Light" w:cs="Calibri Light"/>
          <w:b/>
          <w:bCs/>
          <w:sz w:val="24"/>
          <w:szCs w:val="24"/>
        </w:rPr>
      </w:pPr>
      <w:r w:rsidRPr="00D94E7B">
        <w:rPr>
          <w:rFonts w:ascii="Calibri Light" w:hAnsi="Calibri Light" w:cs="Calibri Light"/>
          <w:b/>
          <w:bCs/>
          <w:sz w:val="24"/>
          <w:szCs w:val="24"/>
        </w:rPr>
        <w:t xml:space="preserve">Dr. </w:t>
      </w:r>
      <w:r w:rsidRPr="00D94E7B">
        <w:rPr>
          <w:rFonts w:ascii="Calibri Light" w:hAnsi="Calibri Light" w:cs="Calibri Light"/>
          <w:b/>
          <w:bCs/>
          <w:sz w:val="24"/>
          <w:szCs w:val="24"/>
          <w:lang w:val="es-MX"/>
        </w:rPr>
        <w:t>José Luis Velasco</w:t>
      </w:r>
      <w:r w:rsidRPr="00D94E7B">
        <w:rPr>
          <w:rFonts w:ascii="Calibri Light" w:hAnsi="Calibri Light" w:cs="Calibri Light"/>
          <w:b/>
          <w:bCs/>
          <w:sz w:val="24"/>
          <w:szCs w:val="24"/>
        </w:rPr>
        <w:tab/>
      </w:r>
      <w:r w:rsidRPr="00D94E7B">
        <w:rPr>
          <w:rFonts w:ascii="Calibri Light" w:hAnsi="Calibri Light" w:cs="Calibri Light"/>
          <w:b/>
          <w:bCs/>
          <w:sz w:val="24"/>
          <w:szCs w:val="24"/>
        </w:rPr>
        <w:tab/>
      </w:r>
      <w:r w:rsidRPr="00D94E7B">
        <w:rPr>
          <w:rFonts w:ascii="Calibri Light" w:hAnsi="Calibri Light" w:cs="Calibri Light"/>
          <w:b/>
          <w:bCs/>
          <w:sz w:val="24"/>
          <w:szCs w:val="24"/>
        </w:rPr>
        <w:tab/>
      </w:r>
      <w:r w:rsidRPr="00D94E7B">
        <w:rPr>
          <w:rFonts w:ascii="Calibri Light" w:hAnsi="Calibri Light" w:cs="Calibri Light"/>
          <w:b/>
          <w:bCs/>
          <w:sz w:val="24"/>
          <w:szCs w:val="24"/>
        </w:rPr>
        <w:tab/>
      </w:r>
      <w:r w:rsidRPr="00D94E7B">
        <w:rPr>
          <w:rFonts w:ascii="Calibri Light" w:hAnsi="Calibri Light" w:cs="Calibri Light"/>
          <w:b/>
          <w:bCs/>
          <w:sz w:val="24"/>
          <w:szCs w:val="24"/>
        </w:rPr>
        <w:tab/>
        <w:t>Dr. Jorge Luis Duárez Mendoza</w:t>
      </w:r>
    </w:p>
    <w:p w14:paraId="12B61ED8" w14:textId="77777777" w:rsidR="00570CF7" w:rsidRDefault="00570CF7" w:rsidP="000558C8">
      <w:pPr>
        <w:spacing w:after="0" w:line="360" w:lineRule="auto"/>
        <w:rPr>
          <w:rFonts w:ascii="Calibri Light" w:hAnsi="Calibri Light" w:cs="Calibri Light"/>
          <w:b/>
          <w:bCs/>
          <w:sz w:val="24"/>
          <w:szCs w:val="24"/>
        </w:rPr>
      </w:pPr>
    </w:p>
    <w:p w14:paraId="703198BE" w14:textId="77777777" w:rsidR="00895ABC" w:rsidRDefault="00895ABC" w:rsidP="000558C8">
      <w:pPr>
        <w:spacing w:after="0" w:line="360" w:lineRule="auto"/>
        <w:rPr>
          <w:rFonts w:ascii="Calibri Light" w:hAnsi="Calibri Light" w:cs="Calibri Light"/>
          <w:b/>
          <w:bCs/>
          <w:sz w:val="24"/>
          <w:szCs w:val="24"/>
        </w:rPr>
      </w:pPr>
    </w:p>
    <w:p w14:paraId="3887C665" w14:textId="29F05F42" w:rsidR="00895ABC" w:rsidRPr="00D94E7B" w:rsidRDefault="00895ABC" w:rsidP="00895ABC">
      <w:pPr>
        <w:spacing w:after="0" w:line="360" w:lineRule="auto"/>
        <w:jc w:val="center"/>
        <w:rPr>
          <w:rFonts w:ascii="Calibri Light" w:hAnsi="Calibri Light" w:cs="Calibri Light"/>
          <w:b/>
          <w:bCs/>
          <w:sz w:val="24"/>
          <w:szCs w:val="24"/>
        </w:rPr>
      </w:pPr>
    </w:p>
    <w:sectPr w:rsidR="00895ABC" w:rsidRPr="00D94E7B">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E556" w14:textId="77777777" w:rsidR="00945C86" w:rsidRDefault="00945C86" w:rsidP="00107C1E">
      <w:pPr>
        <w:spacing w:after="0" w:line="240" w:lineRule="auto"/>
      </w:pPr>
      <w:r>
        <w:separator/>
      </w:r>
    </w:p>
  </w:endnote>
  <w:endnote w:type="continuationSeparator" w:id="0">
    <w:p w14:paraId="2C01141A" w14:textId="77777777" w:rsidR="00945C86" w:rsidRDefault="00945C86" w:rsidP="0010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inionPro-Regular">
    <w:altName w:val="Yu Gothic"/>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946146"/>
      <w:docPartObj>
        <w:docPartGallery w:val="Page Numbers (Bottom of Page)"/>
        <w:docPartUnique/>
      </w:docPartObj>
    </w:sdtPr>
    <w:sdtContent>
      <w:p w14:paraId="6DB875DC" w14:textId="65BC7A00" w:rsidR="00107C1E" w:rsidRDefault="00107C1E">
        <w:pPr>
          <w:pStyle w:val="Footer"/>
          <w:jc w:val="right"/>
        </w:pPr>
        <w:r>
          <w:fldChar w:fldCharType="begin"/>
        </w:r>
        <w:r>
          <w:instrText>PAGE   \* MERGEFORMAT</w:instrText>
        </w:r>
        <w:r>
          <w:fldChar w:fldCharType="separate"/>
        </w:r>
        <w:r>
          <w:rPr>
            <w:lang w:val="es-ES"/>
          </w:rPr>
          <w:t>2</w:t>
        </w:r>
        <w:r>
          <w:fldChar w:fldCharType="end"/>
        </w:r>
      </w:p>
    </w:sdtContent>
  </w:sdt>
  <w:p w14:paraId="05BDC7EA" w14:textId="77777777" w:rsidR="00107C1E" w:rsidRDefault="00107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89C00" w14:textId="77777777" w:rsidR="00945C86" w:rsidRDefault="00945C86" w:rsidP="00107C1E">
      <w:pPr>
        <w:spacing w:after="0" w:line="240" w:lineRule="auto"/>
      </w:pPr>
      <w:r>
        <w:separator/>
      </w:r>
    </w:p>
  </w:footnote>
  <w:footnote w:type="continuationSeparator" w:id="0">
    <w:p w14:paraId="24CE77CE" w14:textId="77777777" w:rsidR="00945C86" w:rsidRDefault="00945C86" w:rsidP="00107C1E">
      <w:pPr>
        <w:spacing w:after="0" w:line="240" w:lineRule="auto"/>
      </w:pPr>
      <w:r>
        <w:continuationSeparator/>
      </w:r>
    </w:p>
  </w:footnote>
  <w:footnote w:id="1">
    <w:p w14:paraId="5CB40854" w14:textId="592E5070" w:rsidR="00460F9B" w:rsidRPr="00460F9B" w:rsidRDefault="00460F9B" w:rsidP="00460F9B">
      <w:pPr>
        <w:pStyle w:val="FootnoteText"/>
        <w:jc w:val="both"/>
        <w:rPr>
          <w:rFonts w:ascii="Calibri Light" w:hAnsi="Calibri Light" w:cs="Calibri Light"/>
          <w:lang w:val="es-MX"/>
        </w:rPr>
      </w:pPr>
      <w:r w:rsidRPr="00460F9B">
        <w:rPr>
          <w:rStyle w:val="FootnoteReference"/>
          <w:rFonts w:ascii="Calibri Light" w:hAnsi="Calibri Light" w:cs="Calibri Light"/>
        </w:rPr>
        <w:footnoteRef/>
      </w:r>
      <w:r w:rsidRPr="00460F9B">
        <w:rPr>
          <w:rFonts w:ascii="Calibri Light" w:hAnsi="Calibri Light" w:cs="Calibri Light"/>
        </w:rPr>
        <w:t xml:space="preserve"> </w:t>
      </w:r>
      <w:r w:rsidRPr="00460F9B">
        <w:rPr>
          <w:rFonts w:ascii="Calibri Light" w:hAnsi="Calibri Light" w:cs="Calibri Light"/>
          <w:lang w:val="es-MX"/>
        </w:rPr>
        <w:t xml:space="preserve">Según Svampa (2013) </w:t>
      </w:r>
      <w:r>
        <w:rPr>
          <w:rFonts w:ascii="Calibri Light" w:hAnsi="Calibri Light" w:cs="Calibri Light"/>
          <w:lang w:val="es-MX"/>
        </w:rPr>
        <w:t xml:space="preserve">el consenso de los commodities supone la toma de posición de los gobiernos latinoamericanos, sin importar que sean de izquierdo o de derecha, conservadores o progresistas, sobre la inevitable apuesta por promover las actividades extractivas para viabilizar el desarrollo nacional, suturando el debate en torno a otras alternativas de desarrollo.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8D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F653F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F7515A"/>
    <w:multiLevelType w:val="hybridMultilevel"/>
    <w:tmpl w:val="5998A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F64588"/>
    <w:multiLevelType w:val="hybridMultilevel"/>
    <w:tmpl w:val="36F022BA"/>
    <w:lvl w:ilvl="0" w:tplc="65500F7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FC2012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FA4900"/>
    <w:multiLevelType w:val="hybridMultilevel"/>
    <w:tmpl w:val="A71EBE5E"/>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6" w15:restartNumberingAfterBreak="0">
    <w:nsid w:val="50911B3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183713"/>
    <w:multiLevelType w:val="multilevel"/>
    <w:tmpl w:val="40E8920A"/>
    <w:lvl w:ilvl="0">
      <w:start w:val="1"/>
      <w:numFmt w:val="decimal"/>
      <w:pStyle w:val="Heading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B7621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E5644A"/>
    <w:multiLevelType w:val="multilevel"/>
    <w:tmpl w:val="280A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1854611033">
    <w:abstractNumId w:val="9"/>
  </w:num>
  <w:num w:numId="2" w16cid:durableId="430316487">
    <w:abstractNumId w:val="5"/>
  </w:num>
  <w:num w:numId="3" w16cid:durableId="137578417">
    <w:abstractNumId w:val="2"/>
  </w:num>
  <w:num w:numId="4" w16cid:durableId="891964084">
    <w:abstractNumId w:val="1"/>
  </w:num>
  <w:num w:numId="5" w16cid:durableId="623929406">
    <w:abstractNumId w:val="6"/>
  </w:num>
  <w:num w:numId="6" w16cid:durableId="1326282238">
    <w:abstractNumId w:val="8"/>
  </w:num>
  <w:num w:numId="7" w16cid:durableId="106123212">
    <w:abstractNumId w:val="0"/>
  </w:num>
  <w:num w:numId="8" w16cid:durableId="962809319">
    <w:abstractNumId w:val="7"/>
  </w:num>
  <w:num w:numId="9" w16cid:durableId="716244085">
    <w:abstractNumId w:val="4"/>
  </w:num>
  <w:num w:numId="10" w16cid:durableId="14555197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51964">
    <w15:presenceInfo w15:providerId="None" w15:userId="51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B2"/>
    <w:rsid w:val="0000060B"/>
    <w:rsid w:val="00005B75"/>
    <w:rsid w:val="000107DE"/>
    <w:rsid w:val="000153C4"/>
    <w:rsid w:val="00017BC8"/>
    <w:rsid w:val="00024C53"/>
    <w:rsid w:val="00030A6F"/>
    <w:rsid w:val="000511A5"/>
    <w:rsid w:val="000558C8"/>
    <w:rsid w:val="000622B1"/>
    <w:rsid w:val="00062493"/>
    <w:rsid w:val="00067A22"/>
    <w:rsid w:val="000801D6"/>
    <w:rsid w:val="000965CD"/>
    <w:rsid w:val="000B5257"/>
    <w:rsid w:val="000C0F36"/>
    <w:rsid w:val="000C2B85"/>
    <w:rsid w:val="000D323A"/>
    <w:rsid w:val="000E2D8A"/>
    <w:rsid w:val="00104D32"/>
    <w:rsid w:val="00107C1E"/>
    <w:rsid w:val="001404D4"/>
    <w:rsid w:val="001404DA"/>
    <w:rsid w:val="00152F33"/>
    <w:rsid w:val="001A6F51"/>
    <w:rsid w:val="001C3E5E"/>
    <w:rsid w:val="001E158F"/>
    <w:rsid w:val="00213A17"/>
    <w:rsid w:val="002160F6"/>
    <w:rsid w:val="002535E2"/>
    <w:rsid w:val="00280BEF"/>
    <w:rsid w:val="00282118"/>
    <w:rsid w:val="00287DA4"/>
    <w:rsid w:val="002B0AC2"/>
    <w:rsid w:val="002D1828"/>
    <w:rsid w:val="002D1F0D"/>
    <w:rsid w:val="00300ACD"/>
    <w:rsid w:val="003133E5"/>
    <w:rsid w:val="0034023F"/>
    <w:rsid w:val="003465FF"/>
    <w:rsid w:val="00347870"/>
    <w:rsid w:val="003740B0"/>
    <w:rsid w:val="00394387"/>
    <w:rsid w:val="00396CD9"/>
    <w:rsid w:val="003F07AE"/>
    <w:rsid w:val="003F2852"/>
    <w:rsid w:val="004401A2"/>
    <w:rsid w:val="00446653"/>
    <w:rsid w:val="00460F9B"/>
    <w:rsid w:val="00483633"/>
    <w:rsid w:val="004A6D0D"/>
    <w:rsid w:val="004C03A0"/>
    <w:rsid w:val="004C3730"/>
    <w:rsid w:val="004D6AE6"/>
    <w:rsid w:val="004E7AFD"/>
    <w:rsid w:val="004F682F"/>
    <w:rsid w:val="004F6EF9"/>
    <w:rsid w:val="005043BE"/>
    <w:rsid w:val="00516360"/>
    <w:rsid w:val="00525148"/>
    <w:rsid w:val="00527C50"/>
    <w:rsid w:val="005371F2"/>
    <w:rsid w:val="005527C5"/>
    <w:rsid w:val="0055358C"/>
    <w:rsid w:val="00563319"/>
    <w:rsid w:val="00570CF7"/>
    <w:rsid w:val="00570F21"/>
    <w:rsid w:val="00575C1F"/>
    <w:rsid w:val="00593A08"/>
    <w:rsid w:val="005A6142"/>
    <w:rsid w:val="005A6D65"/>
    <w:rsid w:val="005B6B2A"/>
    <w:rsid w:val="005C662D"/>
    <w:rsid w:val="00601A69"/>
    <w:rsid w:val="006146BE"/>
    <w:rsid w:val="00623FC9"/>
    <w:rsid w:val="006A3BA0"/>
    <w:rsid w:val="006B00B8"/>
    <w:rsid w:val="006E2532"/>
    <w:rsid w:val="00731766"/>
    <w:rsid w:val="007323E4"/>
    <w:rsid w:val="00747D39"/>
    <w:rsid w:val="00763FCC"/>
    <w:rsid w:val="0076733B"/>
    <w:rsid w:val="00772FCC"/>
    <w:rsid w:val="0077395A"/>
    <w:rsid w:val="00776004"/>
    <w:rsid w:val="0077753D"/>
    <w:rsid w:val="00791115"/>
    <w:rsid w:val="007925E5"/>
    <w:rsid w:val="007A0D86"/>
    <w:rsid w:val="007C7429"/>
    <w:rsid w:val="007D329A"/>
    <w:rsid w:val="007F2FB7"/>
    <w:rsid w:val="00800103"/>
    <w:rsid w:val="008242A8"/>
    <w:rsid w:val="00855D28"/>
    <w:rsid w:val="008600C0"/>
    <w:rsid w:val="00861BFD"/>
    <w:rsid w:val="0087655D"/>
    <w:rsid w:val="0087667A"/>
    <w:rsid w:val="00895ABC"/>
    <w:rsid w:val="008A0E9D"/>
    <w:rsid w:val="008A2D7A"/>
    <w:rsid w:val="008A5B30"/>
    <w:rsid w:val="008B579B"/>
    <w:rsid w:val="008C3347"/>
    <w:rsid w:val="008C5E36"/>
    <w:rsid w:val="008C6CF3"/>
    <w:rsid w:val="008F3845"/>
    <w:rsid w:val="00901B8E"/>
    <w:rsid w:val="00916DCD"/>
    <w:rsid w:val="0092176C"/>
    <w:rsid w:val="00927EE9"/>
    <w:rsid w:val="00943EA9"/>
    <w:rsid w:val="00945C86"/>
    <w:rsid w:val="009635F7"/>
    <w:rsid w:val="009A2ED3"/>
    <w:rsid w:val="009B282D"/>
    <w:rsid w:val="009C2CC6"/>
    <w:rsid w:val="009D2904"/>
    <w:rsid w:val="009F68D7"/>
    <w:rsid w:val="009F7396"/>
    <w:rsid w:val="00A10917"/>
    <w:rsid w:val="00A23985"/>
    <w:rsid w:val="00A5707B"/>
    <w:rsid w:val="00A57C03"/>
    <w:rsid w:val="00A62ADA"/>
    <w:rsid w:val="00A63C1D"/>
    <w:rsid w:val="00A64000"/>
    <w:rsid w:val="00A64227"/>
    <w:rsid w:val="00A7442D"/>
    <w:rsid w:val="00A9039E"/>
    <w:rsid w:val="00A924EC"/>
    <w:rsid w:val="00A95CAB"/>
    <w:rsid w:val="00AA29BB"/>
    <w:rsid w:val="00AB67CF"/>
    <w:rsid w:val="00AC31FE"/>
    <w:rsid w:val="00AC3DBB"/>
    <w:rsid w:val="00AD31CC"/>
    <w:rsid w:val="00AD4057"/>
    <w:rsid w:val="00AD6FEF"/>
    <w:rsid w:val="00AE4FD0"/>
    <w:rsid w:val="00B065AC"/>
    <w:rsid w:val="00B1019B"/>
    <w:rsid w:val="00B146AE"/>
    <w:rsid w:val="00B17850"/>
    <w:rsid w:val="00B434E0"/>
    <w:rsid w:val="00B45200"/>
    <w:rsid w:val="00B46BBF"/>
    <w:rsid w:val="00B46BF0"/>
    <w:rsid w:val="00B775E5"/>
    <w:rsid w:val="00B942D5"/>
    <w:rsid w:val="00B947B5"/>
    <w:rsid w:val="00BB077E"/>
    <w:rsid w:val="00BB744E"/>
    <w:rsid w:val="00BD4F39"/>
    <w:rsid w:val="00C029B2"/>
    <w:rsid w:val="00C1102D"/>
    <w:rsid w:val="00C20601"/>
    <w:rsid w:val="00C2631F"/>
    <w:rsid w:val="00C7038E"/>
    <w:rsid w:val="00C7628A"/>
    <w:rsid w:val="00C903BC"/>
    <w:rsid w:val="00C92C39"/>
    <w:rsid w:val="00CB32A6"/>
    <w:rsid w:val="00CE16E9"/>
    <w:rsid w:val="00CE3FC3"/>
    <w:rsid w:val="00D1643F"/>
    <w:rsid w:val="00D8025F"/>
    <w:rsid w:val="00D94E7B"/>
    <w:rsid w:val="00DA4FB8"/>
    <w:rsid w:val="00DC5BB7"/>
    <w:rsid w:val="00DE6BBA"/>
    <w:rsid w:val="00DF04D8"/>
    <w:rsid w:val="00DF11F3"/>
    <w:rsid w:val="00DF1516"/>
    <w:rsid w:val="00DF4EF0"/>
    <w:rsid w:val="00DF7BD6"/>
    <w:rsid w:val="00E049E3"/>
    <w:rsid w:val="00E1655D"/>
    <w:rsid w:val="00E23D08"/>
    <w:rsid w:val="00E34931"/>
    <w:rsid w:val="00E36449"/>
    <w:rsid w:val="00E45935"/>
    <w:rsid w:val="00E52AE4"/>
    <w:rsid w:val="00E568F8"/>
    <w:rsid w:val="00E66790"/>
    <w:rsid w:val="00EC01D6"/>
    <w:rsid w:val="00EF6A01"/>
    <w:rsid w:val="00F02777"/>
    <w:rsid w:val="00F14992"/>
    <w:rsid w:val="00F2647B"/>
    <w:rsid w:val="00F34EF7"/>
    <w:rsid w:val="00F42FCE"/>
    <w:rsid w:val="00F5009E"/>
    <w:rsid w:val="00F5034F"/>
    <w:rsid w:val="00F531CA"/>
    <w:rsid w:val="00F544E4"/>
    <w:rsid w:val="00F57CC9"/>
    <w:rsid w:val="00F71C83"/>
    <w:rsid w:val="00FA0077"/>
    <w:rsid w:val="00FC7703"/>
    <w:rsid w:val="00FD6C0E"/>
    <w:rsid w:val="00FE24C0"/>
    <w:rsid w:val="00FE3D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0C51"/>
  <w15:chartTrackingRefBased/>
  <w15:docId w15:val="{294F3E36-47D9-437D-A771-B1E58DDC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77E"/>
    <w:pPr>
      <w:keepNext/>
      <w:keepLines/>
      <w:spacing w:before="360" w:after="80"/>
      <w:jc w:val="center"/>
      <w:outlineLvl w:val="0"/>
    </w:pPr>
    <w:rPr>
      <w:rFonts w:ascii="Times New Roman" w:eastAsiaTheme="majorEastAsia" w:hAnsi="Times New Roman" w:cs="Times New Roman"/>
      <w:b/>
      <w:bCs/>
      <w:color w:val="0F4761" w:themeColor="accent1" w:themeShade="BF"/>
      <w:sz w:val="24"/>
      <w:szCs w:val="24"/>
      <w:lang w:val="es-MX"/>
    </w:rPr>
  </w:style>
  <w:style w:type="paragraph" w:styleId="Heading2">
    <w:name w:val="heading 2"/>
    <w:basedOn w:val="ListParagraph"/>
    <w:next w:val="Normal"/>
    <w:link w:val="Heading2Char"/>
    <w:uiPriority w:val="9"/>
    <w:unhideWhenUsed/>
    <w:qFormat/>
    <w:rsid w:val="003F07AE"/>
    <w:pPr>
      <w:numPr>
        <w:numId w:val="8"/>
      </w:numPr>
      <w:spacing w:after="0" w:line="360" w:lineRule="auto"/>
      <w:outlineLvl w:val="1"/>
    </w:pPr>
    <w:rPr>
      <w:rFonts w:ascii="Times New Roman" w:hAnsi="Times New Roman" w:cs="Times New Roman"/>
      <w:b/>
      <w:bCs/>
      <w:sz w:val="24"/>
      <w:szCs w:val="24"/>
      <w:lang w:val="es-MX"/>
    </w:rPr>
  </w:style>
  <w:style w:type="paragraph" w:styleId="Heading3">
    <w:name w:val="heading 3"/>
    <w:basedOn w:val="Normal"/>
    <w:next w:val="Normal"/>
    <w:link w:val="Heading3Char"/>
    <w:uiPriority w:val="9"/>
    <w:semiHidden/>
    <w:unhideWhenUsed/>
    <w:qFormat/>
    <w:rsid w:val="00C02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77E"/>
    <w:rPr>
      <w:rFonts w:ascii="Times New Roman" w:eastAsiaTheme="majorEastAsia" w:hAnsi="Times New Roman" w:cs="Times New Roman"/>
      <w:b/>
      <w:bCs/>
      <w:color w:val="0F4761" w:themeColor="accent1" w:themeShade="BF"/>
      <w:sz w:val="24"/>
      <w:szCs w:val="24"/>
      <w:lang w:val="es-MX"/>
    </w:rPr>
  </w:style>
  <w:style w:type="character" w:customStyle="1" w:styleId="Heading2Char">
    <w:name w:val="Heading 2 Char"/>
    <w:basedOn w:val="DefaultParagraphFont"/>
    <w:link w:val="Heading2"/>
    <w:uiPriority w:val="9"/>
    <w:rsid w:val="003F07AE"/>
    <w:rPr>
      <w:rFonts w:ascii="Times New Roman" w:hAnsi="Times New Roman" w:cs="Times New Roman"/>
      <w:b/>
      <w:bCs/>
      <w:sz w:val="24"/>
      <w:szCs w:val="24"/>
      <w:lang w:val="es-MX"/>
    </w:rPr>
  </w:style>
  <w:style w:type="character" w:customStyle="1" w:styleId="Heading3Char">
    <w:name w:val="Heading 3 Char"/>
    <w:basedOn w:val="DefaultParagraphFont"/>
    <w:link w:val="Heading3"/>
    <w:uiPriority w:val="9"/>
    <w:semiHidden/>
    <w:rsid w:val="00C02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9B2"/>
    <w:rPr>
      <w:rFonts w:eastAsiaTheme="majorEastAsia" w:cstheme="majorBidi"/>
      <w:color w:val="272727" w:themeColor="text1" w:themeTint="D8"/>
    </w:rPr>
  </w:style>
  <w:style w:type="paragraph" w:styleId="Title">
    <w:name w:val="Title"/>
    <w:basedOn w:val="Normal"/>
    <w:next w:val="Normal"/>
    <w:link w:val="TitleChar"/>
    <w:uiPriority w:val="10"/>
    <w:qFormat/>
    <w:rsid w:val="00C0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9B2"/>
    <w:pPr>
      <w:spacing w:before="160"/>
      <w:jc w:val="center"/>
    </w:pPr>
    <w:rPr>
      <w:i/>
      <w:iCs/>
      <w:color w:val="404040" w:themeColor="text1" w:themeTint="BF"/>
    </w:rPr>
  </w:style>
  <w:style w:type="character" w:customStyle="1" w:styleId="QuoteChar">
    <w:name w:val="Quote Char"/>
    <w:basedOn w:val="DefaultParagraphFont"/>
    <w:link w:val="Quote"/>
    <w:uiPriority w:val="29"/>
    <w:rsid w:val="00C029B2"/>
    <w:rPr>
      <w:i/>
      <w:iCs/>
      <w:color w:val="404040" w:themeColor="text1" w:themeTint="BF"/>
    </w:rPr>
  </w:style>
  <w:style w:type="paragraph" w:styleId="ListParagraph">
    <w:name w:val="List Paragraph"/>
    <w:basedOn w:val="Normal"/>
    <w:uiPriority w:val="34"/>
    <w:qFormat/>
    <w:rsid w:val="00C029B2"/>
    <w:pPr>
      <w:ind w:left="720"/>
      <w:contextualSpacing/>
    </w:pPr>
  </w:style>
  <w:style w:type="character" w:styleId="IntenseEmphasis">
    <w:name w:val="Intense Emphasis"/>
    <w:basedOn w:val="DefaultParagraphFont"/>
    <w:uiPriority w:val="21"/>
    <w:qFormat/>
    <w:rsid w:val="00C029B2"/>
    <w:rPr>
      <w:i/>
      <w:iCs/>
      <w:color w:val="0F4761" w:themeColor="accent1" w:themeShade="BF"/>
    </w:rPr>
  </w:style>
  <w:style w:type="paragraph" w:styleId="IntenseQuote">
    <w:name w:val="Intense Quote"/>
    <w:basedOn w:val="Normal"/>
    <w:next w:val="Normal"/>
    <w:link w:val="IntenseQuoteChar"/>
    <w:uiPriority w:val="30"/>
    <w:qFormat/>
    <w:rsid w:val="00C02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9B2"/>
    <w:rPr>
      <w:i/>
      <w:iCs/>
      <w:color w:val="0F4761" w:themeColor="accent1" w:themeShade="BF"/>
    </w:rPr>
  </w:style>
  <w:style w:type="character" w:styleId="IntenseReference">
    <w:name w:val="Intense Reference"/>
    <w:basedOn w:val="DefaultParagraphFont"/>
    <w:uiPriority w:val="32"/>
    <w:qFormat/>
    <w:rsid w:val="00C029B2"/>
    <w:rPr>
      <w:b/>
      <w:bCs/>
      <w:smallCaps/>
      <w:color w:val="0F4761" w:themeColor="accent1" w:themeShade="BF"/>
      <w:spacing w:val="5"/>
    </w:rPr>
  </w:style>
  <w:style w:type="character" w:styleId="Hyperlink">
    <w:name w:val="Hyperlink"/>
    <w:basedOn w:val="DefaultParagraphFont"/>
    <w:uiPriority w:val="99"/>
    <w:unhideWhenUsed/>
    <w:rsid w:val="00AC31FE"/>
    <w:rPr>
      <w:color w:val="467886" w:themeColor="hyperlink"/>
      <w:u w:val="single"/>
    </w:rPr>
  </w:style>
  <w:style w:type="character" w:styleId="UnresolvedMention">
    <w:name w:val="Unresolved Mention"/>
    <w:basedOn w:val="DefaultParagraphFont"/>
    <w:uiPriority w:val="99"/>
    <w:semiHidden/>
    <w:unhideWhenUsed/>
    <w:rsid w:val="00AC31FE"/>
    <w:rPr>
      <w:color w:val="605E5C"/>
      <w:shd w:val="clear" w:color="auto" w:fill="E1DFDD"/>
    </w:rPr>
  </w:style>
  <w:style w:type="character" w:customStyle="1" w:styleId="italica">
    <w:name w:val="italica"/>
    <w:basedOn w:val="DefaultParagraphFont"/>
    <w:rsid w:val="00483633"/>
  </w:style>
  <w:style w:type="paragraph" w:styleId="Header">
    <w:name w:val="header"/>
    <w:basedOn w:val="Normal"/>
    <w:link w:val="HeaderChar"/>
    <w:uiPriority w:val="99"/>
    <w:unhideWhenUsed/>
    <w:rsid w:val="00107C1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07C1E"/>
  </w:style>
  <w:style w:type="paragraph" w:styleId="Footer">
    <w:name w:val="footer"/>
    <w:basedOn w:val="Normal"/>
    <w:link w:val="FooterChar"/>
    <w:uiPriority w:val="99"/>
    <w:unhideWhenUsed/>
    <w:rsid w:val="00107C1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07C1E"/>
  </w:style>
  <w:style w:type="paragraph" w:customStyle="1" w:styleId="Default">
    <w:name w:val="Default"/>
    <w:rsid w:val="00AE4FD0"/>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A9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60F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0F9B"/>
    <w:rPr>
      <w:sz w:val="20"/>
      <w:szCs w:val="20"/>
    </w:rPr>
  </w:style>
  <w:style w:type="character" w:styleId="FootnoteReference">
    <w:name w:val="footnote reference"/>
    <w:basedOn w:val="DefaultParagraphFont"/>
    <w:uiPriority w:val="99"/>
    <w:semiHidden/>
    <w:unhideWhenUsed/>
    <w:rsid w:val="00460F9B"/>
    <w:rPr>
      <w:vertAlign w:val="superscript"/>
    </w:rPr>
  </w:style>
  <w:style w:type="paragraph" w:styleId="Revision">
    <w:name w:val="Revision"/>
    <w:hidden/>
    <w:uiPriority w:val="99"/>
    <w:semiHidden/>
    <w:rsid w:val="00FA0077"/>
    <w:pPr>
      <w:spacing w:after="0" w:line="240" w:lineRule="auto"/>
    </w:pPr>
  </w:style>
  <w:style w:type="paragraph" w:styleId="NoSpacing">
    <w:name w:val="No Spacing"/>
    <w:uiPriority w:val="1"/>
    <w:qFormat/>
    <w:rsid w:val="00BB077E"/>
    <w:pPr>
      <w:spacing w:after="0" w:line="240" w:lineRule="auto"/>
    </w:pPr>
  </w:style>
  <w:style w:type="paragraph" w:styleId="Bibliography">
    <w:name w:val="Bibliography"/>
    <w:basedOn w:val="Normal"/>
    <w:next w:val="Normal"/>
    <w:uiPriority w:val="37"/>
    <w:unhideWhenUsed/>
    <w:rsid w:val="003F07AE"/>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87733">
      <w:bodyDiv w:val="1"/>
      <w:marLeft w:val="0"/>
      <w:marRight w:val="0"/>
      <w:marTop w:val="0"/>
      <w:marBottom w:val="0"/>
      <w:divBdr>
        <w:top w:val="none" w:sz="0" w:space="0" w:color="auto"/>
        <w:left w:val="none" w:sz="0" w:space="0" w:color="auto"/>
        <w:bottom w:val="none" w:sz="0" w:space="0" w:color="auto"/>
        <w:right w:val="none" w:sz="0" w:space="0" w:color="auto"/>
      </w:divBdr>
    </w:div>
    <w:div w:id="131120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plan.gob.pe/informacion-sobre-zonas-y-departamentos-del-per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mapa.conflictosmineros.net/ocmal_db-v2/" TargetMode="External"/><Relationship Id="rId4" Type="http://schemas.openxmlformats.org/officeDocument/2006/relationships/settings" Target="settings.xml"/><Relationship Id="rId9" Type="http://schemas.openxmlformats.org/officeDocument/2006/relationships/hyperlink" Target="https://bdpi.cultura.gob.p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2FEA7-9F37-4ABA-9D68-E369818CE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13206</Words>
  <Characters>72639</Characters>
  <Application>Microsoft Office Word</Application>
  <DocSecurity>0</DocSecurity>
  <Lines>605</Lines>
  <Paragraphs>171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Duárez</dc:creator>
  <cp:keywords/>
  <dc:description/>
  <cp:lastModifiedBy>51964</cp:lastModifiedBy>
  <cp:revision>2</cp:revision>
  <dcterms:created xsi:type="dcterms:W3CDTF">2025-01-14T14:57:00Z</dcterms:created>
  <dcterms:modified xsi:type="dcterms:W3CDTF">2025-01-14T14:57:00Z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id="mr1OyGiZ"/&gt;&lt;style id="http://www.zotero.org/styles/chicago-author-date" locale="es-ES" hasBibliography="1" bibliographyStyleHasBeenSet="1"/&gt;&lt;prefs&gt;&lt;pref name="fieldType" value="Field"/&gt;&lt;/prefs&gt;&lt;/</vt:lpwstr>
  </property>
  <property fmtid="{D5CDD505-2E9C-101B-9397-08002B2CF9AE}" pid="3" name="ZOTERO_PREF_2">
    <vt:lpwstr>data&gt;</vt:lpwstr>
  </property>
</Properties>
</file>