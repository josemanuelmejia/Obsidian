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4140F1" w:rsidRDefault="00454E74" w:rsidP="00D510F7">
      <w:pPr>
        <w:pStyle w:val="Title"/>
        <w:rPr>
          <w:rFonts w:ascii="Arial" w:hAnsi="Arial" w:cs="Arial"/>
          <w:sz w:val="28"/>
          <w:szCs w:val="28"/>
        </w:rPr>
      </w:pPr>
      <w:r w:rsidRPr="004140F1">
        <w:rPr>
          <w:rFonts w:ascii="Arial" w:hAnsi="Arial" w:cs="Arial"/>
          <w:sz w:val="28"/>
          <w:szCs w:val="28"/>
        </w:rPr>
        <w:t>Antisystemic Effects of Antimining Andean Peasant Struggles</w:t>
      </w:r>
    </w:p>
    <w:p w14:paraId="04FBFFA9" w14:textId="2EF395CC" w:rsidR="00454E74" w:rsidRPr="004140F1" w:rsidRDefault="00454E74" w:rsidP="00D510F7">
      <w:r w:rsidRPr="004140F1">
        <w:t>Abstract</w:t>
      </w:r>
    </w:p>
    <w:p w14:paraId="76F14870" w14:textId="418FE748" w:rsidR="00454E74" w:rsidRPr="004140F1" w:rsidRDefault="00454E74" w:rsidP="00D510F7">
      <w:r w:rsidRPr="004140F1">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w:t>
      </w:r>
      <w:proofErr w:type="gramStart"/>
      <w:r w:rsidRPr="004140F1">
        <w:t>been developed</w:t>
      </w:r>
      <w:proofErr w:type="gramEnd"/>
      <w:r w:rsidRPr="004140F1">
        <w:t xml:space="preserve">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w:t>
      </w:r>
      <w:del w:id="0" w:author="51964" w:date="2024-09-11T22:42:00Z" w16du:dateUtc="2024-09-12T05:42:00Z">
        <w:r w:rsidRPr="003174BC" w:rsidDel="00106850">
          <w:delText xml:space="preserve">gradual </w:delText>
        </w:r>
      </w:del>
      <w:r w:rsidRPr="004140F1">
        <w:t xml:space="preserve">breakout conditions of shared imperialism in Los Andes from three case studies: </w:t>
      </w:r>
      <w:proofErr w:type="spellStart"/>
      <w:r w:rsidRPr="004140F1">
        <w:t>i</w:t>
      </w:r>
      <w:proofErr w:type="spellEnd"/>
      <w:r w:rsidRPr="004140F1">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140F1">
        <w:t>Minmetals</w:t>
      </w:r>
      <w:proofErr w:type="spellEnd"/>
      <w:r w:rsidRPr="004140F1">
        <w:t xml:space="preserve"> Corporation (CMC), and iii) the indigenous-cholo peasantry antimining struggles in Cotopaxi (Ecuador) during 2023-2024 against the </w:t>
      </w:r>
      <w:proofErr w:type="spellStart"/>
      <w:r w:rsidRPr="004140F1">
        <w:t>Atico</w:t>
      </w:r>
      <w:proofErr w:type="spellEnd"/>
      <w:r w:rsidRPr="004140F1">
        <w:t xml:space="preserve"> Mining Corporation headed in Canada. The theory-building case studies conducted have been nurtured by fieldwork, archive research, and protest event data analysis to </w:t>
      </w:r>
      <w:proofErr w:type="gramStart"/>
      <w:r w:rsidRPr="004140F1">
        <w:t>evidence</w:t>
      </w:r>
      <w:proofErr w:type="gramEnd"/>
      <w:r w:rsidRPr="004140F1">
        <w:t xml:space="preserve"> the consistency of the hypothesis stated on the antisystemic effects of antimining struggles.</w:t>
      </w:r>
    </w:p>
    <w:p w14:paraId="44CA499C" w14:textId="6135141C" w:rsidR="00454E74" w:rsidRPr="004140F1" w:rsidRDefault="00454E74" w:rsidP="00D510F7">
      <w:r w:rsidRPr="004140F1">
        <w:t>Keywords: Peru; Ecuador; China; United States of America; Canada; Antimining struggles; Antisystemic; Capital reproduction; Mining; Imperialism</w:t>
      </w:r>
    </w:p>
    <w:p w14:paraId="3F75E398" w14:textId="4460F3D5" w:rsidR="00454E74" w:rsidRPr="004140F1" w:rsidRDefault="00454E74" w:rsidP="00D510F7">
      <w:pPr>
        <w:rPr>
          <w:rPrChange w:id="1" w:author="51964" w:date="2024-09-11T23:34:00Z" w16du:dateUtc="2024-09-12T06:34:00Z">
            <w:rPr>
              <w:lang w:val="es-PE"/>
            </w:rPr>
          </w:rPrChange>
        </w:rPr>
      </w:pPr>
      <w:proofErr w:type="spellStart"/>
      <w:r w:rsidRPr="004140F1">
        <w:rPr>
          <w:rPrChange w:id="2" w:author="51964" w:date="2024-09-11T23:34:00Z" w16du:dateUtc="2024-09-12T06:34:00Z">
            <w:rPr>
              <w:lang w:val="es-PE"/>
            </w:rPr>
          </w:rPrChange>
        </w:rPr>
        <w:t>Resumen</w:t>
      </w:r>
      <w:proofErr w:type="spellEnd"/>
    </w:p>
    <w:p w14:paraId="5549FCF1" w14:textId="1A304C30" w:rsidR="00454E74" w:rsidRPr="00EB6EDC" w:rsidRDefault="00454E74" w:rsidP="00D510F7">
      <w:pPr>
        <w:rPr>
          <w:lang w:val="es-PE"/>
        </w:rPr>
      </w:pPr>
      <w:r w:rsidRPr="00EB6EDC">
        <w:rPr>
          <w:lang w:val="es-PE"/>
        </w:rP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w:t>
      </w:r>
      <w:r w:rsidRPr="00EB6EDC">
        <w:rPr>
          <w:lang w:val="es-PE"/>
        </w:rPr>
        <w:lastRenderedPageBreak/>
        <w:t xml:space="preserve">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w:t>
      </w:r>
      <w:del w:id="3" w:author="51964" w:date="2024-09-11T22:44:00Z" w16du:dateUtc="2024-09-12T05:44:00Z">
        <w:r w:rsidRPr="00EB6EDC" w:rsidDel="00106850">
          <w:rPr>
            <w:lang w:val="es-PE"/>
          </w:rPr>
          <w:delText xml:space="preserve">progresiva </w:delText>
        </w:r>
      </w:del>
      <w:r w:rsidRPr="00EB6EDC">
        <w:rPr>
          <w:lang w:val="es-PE"/>
        </w:rPr>
        <w:t xml:space="preserve">del imperialismo compartido en Los Andes, a partir de tres estudios de caso: i) las luchas antimineras del campesinado cholo en Cajamarca (Perú) durante los años 2004 y 2011-2012 contra la </w:t>
      </w:r>
      <w:proofErr w:type="spellStart"/>
      <w:r w:rsidRPr="00EB6EDC">
        <w:rPr>
          <w:lang w:val="es-PE"/>
        </w:rPr>
        <w:t>Newmont</w:t>
      </w:r>
      <w:proofErr w:type="spellEnd"/>
      <w:r w:rsidRPr="00EB6EDC">
        <w:rPr>
          <w:lang w:val="es-PE"/>
        </w:rPr>
        <w:t xml:space="preserve"> Gold </w:t>
      </w:r>
      <w:proofErr w:type="spellStart"/>
      <w:r w:rsidRPr="00EB6EDC">
        <w:rPr>
          <w:lang w:val="es-PE"/>
        </w:rPr>
        <w:t>Mining</w:t>
      </w:r>
      <w:proofErr w:type="spellEnd"/>
      <w:r w:rsidRPr="00EB6EDC">
        <w:rPr>
          <w:lang w:val="es-PE"/>
        </w:rPr>
        <w:t xml:space="preserve"> </w:t>
      </w:r>
      <w:proofErr w:type="spellStart"/>
      <w:r w:rsidRPr="00EB6EDC">
        <w:rPr>
          <w:lang w:val="es-PE"/>
        </w:rPr>
        <w:t>Corporation</w:t>
      </w:r>
      <w:proofErr w:type="spellEnd"/>
      <w:r w:rsidRPr="00EB6EDC">
        <w:rPr>
          <w:lang w:val="es-PE"/>
        </w:rPr>
        <w:t xml:space="preserve"> asentada en EE.UU., </w:t>
      </w:r>
      <w:proofErr w:type="spellStart"/>
      <w:r w:rsidRPr="00EB6EDC">
        <w:rPr>
          <w:lang w:val="es-PE"/>
        </w:rPr>
        <w:t>ii</w:t>
      </w:r>
      <w:proofErr w:type="spellEnd"/>
      <w:r w:rsidRPr="00EB6EDC">
        <w:rPr>
          <w:lang w:val="es-PE"/>
        </w:rPr>
        <w:t xml:space="preserve">) las luchas del campesinado indígena en Apurímac (Perú) durante 2015 y 2019 contra la MMG de la China </w:t>
      </w:r>
      <w:proofErr w:type="spellStart"/>
      <w:r w:rsidRPr="00EB6EDC">
        <w:rPr>
          <w:lang w:val="es-PE"/>
        </w:rPr>
        <w:t>Minmetals</w:t>
      </w:r>
      <w:proofErr w:type="spellEnd"/>
      <w:r w:rsidRPr="00EB6EDC">
        <w:rPr>
          <w:lang w:val="es-PE"/>
        </w:rPr>
        <w:t xml:space="preserve"> </w:t>
      </w:r>
      <w:proofErr w:type="spellStart"/>
      <w:r w:rsidRPr="00EB6EDC">
        <w:rPr>
          <w:lang w:val="es-PE"/>
        </w:rPr>
        <w:t>Corporation</w:t>
      </w:r>
      <w:proofErr w:type="spellEnd"/>
      <w:r w:rsidRPr="00EB6EDC">
        <w:rPr>
          <w:lang w:val="es-PE"/>
        </w:rPr>
        <w:t xml:space="preserve"> (CMC), y </w:t>
      </w:r>
      <w:proofErr w:type="spellStart"/>
      <w:r w:rsidRPr="00EB6EDC">
        <w:rPr>
          <w:lang w:val="es-PE"/>
        </w:rPr>
        <w:t>iii</w:t>
      </w:r>
      <w:proofErr w:type="spellEnd"/>
      <w:r w:rsidRPr="00EB6EDC">
        <w:rPr>
          <w:lang w:val="es-PE"/>
        </w:rPr>
        <w:t xml:space="preserve">) las luchas antimineras campesinas cholo-indígenas en Cotopaxi (Ecuador) durante 2023-2024 contra la canadiense </w:t>
      </w:r>
      <w:proofErr w:type="spellStart"/>
      <w:r w:rsidRPr="00EB6EDC">
        <w:rPr>
          <w:lang w:val="es-PE"/>
        </w:rPr>
        <w:t>Atico</w:t>
      </w:r>
      <w:proofErr w:type="spellEnd"/>
      <w:r w:rsidRPr="00EB6EDC">
        <w:rPr>
          <w:lang w:val="es-PE"/>
        </w:rPr>
        <w:t xml:space="preserve"> </w:t>
      </w:r>
      <w:proofErr w:type="spellStart"/>
      <w:r w:rsidRPr="00EB6EDC">
        <w:rPr>
          <w:lang w:val="es-PE"/>
        </w:rPr>
        <w:t>Mining</w:t>
      </w:r>
      <w:proofErr w:type="spellEnd"/>
      <w:r w:rsidRPr="00EB6EDC">
        <w:rPr>
          <w:lang w:val="es-PE"/>
        </w:rPr>
        <w:t xml:space="preserve"> </w:t>
      </w:r>
      <w:proofErr w:type="spellStart"/>
      <w:r w:rsidRPr="00EB6EDC">
        <w:rPr>
          <w:lang w:val="es-PE"/>
        </w:rPr>
        <w:t>Corporation</w:t>
      </w:r>
      <w:proofErr w:type="spellEnd"/>
      <w:r w:rsidRPr="00EB6EDC">
        <w:rPr>
          <w:lang w:val="es-PE"/>
        </w:rPr>
        <w:t xml:space="preserve">. Los estudios de caso realizados para la construcción de teoría se han nutrido de trabajos de campo, revisión de archivos, así como del análisis de catálogos de eventos de protesta para evidenciar la consistencia de la hipótesis </w:t>
      </w:r>
      <w:proofErr w:type="spellStart"/>
      <w:r w:rsidRPr="00EB6EDC">
        <w:rPr>
          <w:lang w:val="es-PE"/>
        </w:rPr>
        <w:t>construída</w:t>
      </w:r>
      <w:proofErr w:type="spellEnd"/>
      <w:r w:rsidRPr="00EB6EDC">
        <w:rPr>
          <w:lang w:val="es-PE"/>
        </w:rPr>
        <w:t xml:space="preserve"> sobre los efectos antisistémicos de las luchas antimineras.</w:t>
      </w:r>
    </w:p>
    <w:p w14:paraId="6FFD26B1" w14:textId="77777777" w:rsidR="00454E74" w:rsidRPr="00EB6EDC" w:rsidRDefault="00454E74" w:rsidP="00D510F7">
      <w:pPr>
        <w:rPr>
          <w:lang w:val="es-PE"/>
        </w:rPr>
      </w:pPr>
      <w:r w:rsidRPr="00EB6EDC">
        <w:rPr>
          <w:lang w:val="es-PE"/>
        </w:rPr>
        <w:t>Palabras clave: Perú; Ecuador; China; Estados Unidos; Canadá; luchas anti</w:t>
      </w:r>
      <w:del w:id="4" w:author="51964" w:date="2024-09-11T23:30:00Z" w16du:dateUtc="2024-09-12T06:30:00Z">
        <w:r w:rsidRPr="00EB6EDC" w:rsidDel="004140F1">
          <w:rPr>
            <w:lang w:val="es-PE"/>
          </w:rPr>
          <w:delText>-</w:delText>
        </w:r>
      </w:del>
      <w:r w:rsidRPr="00EB6EDC">
        <w:rPr>
          <w:lang w:val="es-PE"/>
        </w:rPr>
        <w:t xml:space="preserve">mineras; </w:t>
      </w:r>
      <w:proofErr w:type="spellStart"/>
      <w:r w:rsidRPr="00EB6EDC">
        <w:rPr>
          <w:lang w:val="es-PE"/>
        </w:rPr>
        <w:t>anti</w:t>
      </w:r>
      <w:del w:id="5" w:author="51964" w:date="2024-09-11T23:30:00Z" w16du:dateUtc="2024-09-12T06:30:00Z">
        <w:r w:rsidRPr="00EB6EDC" w:rsidDel="004140F1">
          <w:rPr>
            <w:lang w:val="es-PE"/>
          </w:rPr>
          <w:delText>-</w:delText>
        </w:r>
      </w:del>
      <w:r w:rsidRPr="00EB6EDC">
        <w:rPr>
          <w:lang w:val="es-PE"/>
        </w:rPr>
        <w:t>sistémico</w:t>
      </w:r>
      <w:proofErr w:type="spellEnd"/>
      <w:r w:rsidRPr="00EB6EDC">
        <w:rPr>
          <w:lang w:val="es-PE"/>
        </w:rPr>
        <w:t xml:space="preserve">; reproducción de capital; minería; imperialismo </w:t>
      </w:r>
    </w:p>
    <w:p w14:paraId="68B79C89" w14:textId="2F4A472F" w:rsidR="00454E74" w:rsidRPr="004140F1" w:rsidRDefault="00454E74" w:rsidP="00D510F7">
      <w:pPr>
        <w:pStyle w:val="Heading1"/>
        <w:rPr>
          <w:lang w:val="en-GB"/>
          <w:rPrChange w:id="6" w:author="51964" w:date="2024-09-11T23:34:00Z" w16du:dateUtc="2024-09-12T06:34:00Z">
            <w:rPr/>
          </w:rPrChange>
        </w:rPr>
      </w:pPr>
      <w:r w:rsidRPr="004140F1">
        <w:rPr>
          <w:lang w:val="en-GB"/>
          <w:rPrChange w:id="7" w:author="51964" w:date="2024-09-11T23:34:00Z" w16du:dateUtc="2024-09-12T06:34:00Z">
            <w:rPr/>
          </w:rPrChange>
        </w:rPr>
        <w:t>Introduction</w:t>
      </w:r>
    </w:p>
    <w:p w14:paraId="334EC4A8" w14:textId="636B930F" w:rsidR="00454E74" w:rsidRPr="004140F1" w:rsidRDefault="00454E74" w:rsidP="00D510F7">
      <w:r w:rsidRPr="004140F1">
        <w:t xml:space="preserve">The antisystemic </w:t>
      </w:r>
      <w:r w:rsidR="005A484A" w:rsidRPr="004140F1">
        <w:t>effects of the</w:t>
      </w:r>
      <w:r w:rsidRPr="004140F1">
        <w:t xml:space="preserve"> antimining movement </w:t>
      </w:r>
      <w:r w:rsidR="004C02D0" w:rsidRPr="004140F1">
        <w:t>in</w:t>
      </w:r>
      <w:r w:rsidRPr="004140F1">
        <w:t xml:space="preserve"> Los Andes express the </w:t>
      </w:r>
      <w:r w:rsidR="004C02D0" w:rsidRPr="004140F1">
        <w:t>advanced</w:t>
      </w:r>
      <w:r w:rsidRPr="004140F1">
        <w:t xml:space="preserve"> development of class struggle </w:t>
      </w:r>
      <w:r w:rsidR="004C02D0" w:rsidRPr="004140F1">
        <w:t xml:space="preserve">with </w:t>
      </w:r>
      <w:r w:rsidRPr="004140F1">
        <w:t>the identity formation of historical challengers in absolute contradiction</w:t>
      </w:r>
      <w:r w:rsidR="00F11436" w:rsidRPr="004140F1">
        <w:rPr>
          <w:rStyle w:val="FootnoteReference"/>
          <w:rFonts w:ascii="Times New Roman" w:hAnsi="Times New Roman"/>
        </w:rPr>
        <w:footnoteReference w:id="1"/>
      </w:r>
      <w:r w:rsidRPr="004140F1">
        <w:t xml:space="preserve"> to the reproduction of the </w:t>
      </w:r>
      <w:proofErr w:type="gramStart"/>
      <w:r w:rsidRPr="004140F1">
        <w:t>imperialists</w:t>
      </w:r>
      <w:proofErr w:type="gramEnd"/>
      <w:r w:rsidRPr="004140F1">
        <w:t xml:space="preserve"> bourgeoisies</w:t>
      </w:r>
      <w:ins w:id="8" w:author="51964" w:date="2024-09-11T23:37:00Z" w16du:dateUtc="2024-09-12T06:37:00Z">
        <w:r w:rsidR="004140F1">
          <w:t>’</w:t>
        </w:r>
      </w:ins>
      <w:r w:rsidRPr="004140F1">
        <w:t xml:space="preserve"> finance capital through the mining circuit of accumulation.</w:t>
      </w:r>
      <w:r w:rsidR="001F4E84" w:rsidRPr="004140F1">
        <w:t xml:space="preserve"> </w:t>
      </w:r>
      <w:r w:rsidRPr="004140F1">
        <w:t xml:space="preserve">Mining in Los Andes is at the </w:t>
      </w:r>
      <w:proofErr w:type="spellStart"/>
      <w:r w:rsidRPr="004140F1">
        <w:t>center</w:t>
      </w:r>
      <w:proofErr w:type="spellEnd"/>
      <w:r w:rsidRPr="004140F1">
        <w:t xml:space="preserve"> of the foundational processes of the modern world-</w:t>
      </w:r>
      <w:r w:rsidRPr="004140F1">
        <w:lastRenderedPageBreak/>
        <w:t>system and in the metabolic processes of reproduction of finance capital in the current world-economy</w:t>
      </w:r>
      <w:r w:rsidR="002A5FE9" w:rsidRPr="004140F1">
        <w:rPr>
          <w:rStyle w:val="FootnoteReference"/>
        </w:rPr>
        <w:footnoteReference w:id="2"/>
      </w:r>
      <w:r w:rsidR="00B11CF0" w:rsidRPr="004140F1">
        <w:t>.</w:t>
      </w:r>
      <w:r w:rsidRPr="004140F1">
        <w:t xml:space="preserve"> The development of the processes of production and circulation of colonial and imperialist mining, and gold mining in particular, have structured the social formation and historical resistance of the indigenous-cholo peasantry, against militarism, </w:t>
      </w:r>
      <w:proofErr w:type="gramStart"/>
      <w:r w:rsidRPr="004140F1">
        <w:t>dispossession</w:t>
      </w:r>
      <w:proofErr w:type="gramEnd"/>
      <w:r w:rsidRPr="004140F1">
        <w:t xml:space="preserve"> and expansive destruction of the vital values for their social reproduction: water and land.</w:t>
      </w:r>
    </w:p>
    <w:p w14:paraId="3549483B" w14:textId="424B1C13" w:rsidR="00454E74" w:rsidRPr="004140F1" w:rsidRDefault="00454E74" w:rsidP="00D510F7">
      <w:r w:rsidRPr="004140F1">
        <w:t>This is evidenced by the genocide of the “indigenous” peoples of Abya Yala, the exploitation of the survivors in colonial mining, as well as the massacres of their proletarianized children and grandchildren indigenous-cholo peasants</w:t>
      </w:r>
      <w:r w:rsidR="00D00291" w:rsidRPr="004140F1">
        <w:t xml:space="preserve"> by</w:t>
      </w:r>
      <w:r w:rsidRPr="004140F1">
        <w:t xml:space="preserve"> the imperialist implantation of U.S. monopolist capitalists trusts’ finance capital inter</w:t>
      </w:r>
      <w:proofErr w:type="gramStart"/>
      <w:r w:rsidRPr="004140F1">
        <w:t>-“</w:t>
      </w:r>
      <w:proofErr w:type="gramEnd"/>
      <w:r w:rsidRPr="004140F1">
        <w:t xml:space="preserve">nationalized” </w:t>
      </w:r>
      <w:r w:rsidR="00D00291" w:rsidRPr="004140F1">
        <w:t xml:space="preserve">on </w:t>
      </w:r>
      <w:r w:rsidRPr="004140F1">
        <w:t xml:space="preserve">mining enclaves in Los Andes. </w:t>
      </w:r>
      <w:commentRangeStart w:id="21"/>
      <w:r w:rsidRPr="004140F1">
        <w:t>M</w:t>
      </w:r>
      <w:commentRangeEnd w:id="21"/>
      <w:r w:rsidR="00236351" w:rsidRPr="004140F1">
        <w:rPr>
          <w:rStyle w:val="CommentReference"/>
        </w:rPr>
        <w:commentReference w:id="21"/>
      </w:r>
      <w:r w:rsidRPr="004140F1">
        <w:t>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05471236" w:rsidR="00454E74" w:rsidRPr="004140F1" w:rsidRDefault="00454E74" w:rsidP="00D510F7">
      <w:r w:rsidRPr="004140F1">
        <w:t>Colonial mining in Los Andes was the foundational method of the expanded original accumulation of the sixteenth century</w:t>
      </w:r>
      <w:r w:rsidR="005166E3" w:rsidRPr="004140F1">
        <w:rPr>
          <w:rStyle w:val="FootnoteReference"/>
          <w:rFonts w:ascii="Times New Roman" w:hAnsi="Times New Roman"/>
        </w:rPr>
        <w:footnoteReference w:id="3"/>
      </w:r>
      <w:r w:rsidRPr="004140F1">
        <w:t xml:space="preserve"> </w:t>
      </w:r>
      <w:del w:id="23" w:author="51964" w:date="2025-01-02T14:57:00Z" w16du:dateUtc="2025-01-02T19:57:00Z">
        <w:r w:rsidRPr="004140F1" w:rsidDel="00491172">
          <w:delText>(Cueva [1977]1999:63–78; Marx [1886]1976:874-875,915)</w:delText>
        </w:r>
      </w:del>
      <w:r w:rsidRPr="004140F1">
        <w:t xml:space="preserve">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w:t>
      </w:r>
      <w:r w:rsidRPr="004140F1">
        <w:lastRenderedPageBreak/>
        <w:t>differentiated trajectories of centralization and concentration (Bukharin [1929]1966) guaranteeing their inter</w:t>
      </w:r>
      <w:proofErr w:type="gramStart"/>
      <w:r w:rsidRPr="004140F1">
        <w:t>-“</w:t>
      </w:r>
      <w:proofErr w:type="gramEnd"/>
      <w:r w:rsidRPr="004140F1">
        <w:t>nationalization” through militarism (Luxemburg [1913]2015).</w:t>
      </w:r>
    </w:p>
    <w:p w14:paraId="62DD82D1" w14:textId="54F4D08B" w:rsidR="00454E74" w:rsidRPr="004140F1" w:rsidRDefault="00454E74" w:rsidP="00D510F7">
      <w:r w:rsidRPr="004140F1">
        <w:t>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imperialism, and highlighted the divergence of the potentially challenging [new] social sites</w:t>
      </w:r>
      <w:r w:rsidR="00154C5A" w:rsidRPr="004140F1">
        <w:rPr>
          <w:rStyle w:val="FootnoteReference"/>
          <w:rFonts w:ascii="Times New Roman" w:hAnsi="Times New Roman"/>
        </w:rPr>
        <w:footnoteReference w:id="4"/>
      </w:r>
      <w:r w:rsidRPr="004140F1">
        <w:t xml:space="preserve"> of the antisystemic movements. However, the causal mechanisms that connect the constitution of antisystemic identities in absolute antagonism</w:t>
      </w:r>
      <w:r w:rsidR="008204B1" w:rsidRPr="004140F1">
        <w:t xml:space="preserve"> </w:t>
      </w:r>
      <w:r w:rsidRPr="004140F1">
        <w:t xml:space="preserve">with the metabolic need for expansive reproduction of contending finance capitals with differentiated trajectories of centralization and concentration have not yet been </w:t>
      </w:r>
      <w:proofErr w:type="gramStart"/>
      <w:r w:rsidRPr="004140F1">
        <w:t>evidenced</w:t>
      </w:r>
      <w:proofErr w:type="gramEnd"/>
      <w:r w:rsidRPr="004140F1">
        <w:t>.</w:t>
      </w:r>
    </w:p>
    <w:p w14:paraId="11E70A1A" w14:textId="77777777" w:rsidR="00454E74" w:rsidRPr="004140F1" w:rsidRDefault="00454E74" w:rsidP="00D510F7">
      <w:r w:rsidRPr="004140F1">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140F1" w:rsidRDefault="00454E74" w:rsidP="00D510F7">
      <w:r w:rsidRPr="004140F1">
        <w:t>Antimining struggles have world-scale effects over the decreasing of the rate of profit of the top-layer of the imperialists bourgeoisies, the inter-“national” bank state capitalists trusts</w:t>
      </w:r>
      <w:r w:rsidR="00A73D16" w:rsidRPr="004140F1">
        <w:rPr>
          <w:rStyle w:val="FootnoteReference"/>
          <w:rFonts w:ascii="Times New Roman" w:hAnsi="Times New Roman"/>
        </w:rPr>
        <w:footnoteReference w:id="5"/>
      </w:r>
      <w:r w:rsidR="00A73D16" w:rsidRPr="004140F1">
        <w:t xml:space="preserve"> </w:t>
      </w:r>
      <w:r w:rsidRPr="004140F1">
        <w:t xml:space="preserve">by: the obstruction of the </w:t>
      </w:r>
      <w:r w:rsidRPr="004140F1">
        <w:lastRenderedPageBreak/>
        <w:t xml:space="preserve">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t>
      </w:r>
      <w:proofErr w:type="gramStart"/>
      <w:r w:rsidRPr="004140F1">
        <w:t>wars</w:t>
      </w:r>
      <w:proofErr w:type="gramEnd"/>
      <w:r w:rsidRPr="004140F1">
        <w:t>.</w:t>
      </w:r>
    </w:p>
    <w:p w14:paraId="70C98511" w14:textId="6886F2D0" w:rsidR="00454E74" w:rsidRPr="004140F1" w:rsidRDefault="00454E74" w:rsidP="00D510F7">
      <w:r w:rsidRPr="004140F1">
        <w:t xml:space="preserve">We </w:t>
      </w:r>
      <w:proofErr w:type="gramStart"/>
      <w:r w:rsidRPr="004140F1">
        <w:t>state</w:t>
      </w:r>
      <w:proofErr w:type="gramEnd"/>
      <w:r w:rsidRPr="004140F1">
        <w:t xml:space="preserv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w:t>
      </w:r>
      <w:r w:rsidR="00E74237" w:rsidRPr="004140F1">
        <w:t xml:space="preserve"> rate of profit of</w:t>
      </w:r>
      <w:r w:rsidRPr="004140F1">
        <w:t xml:space="preserve"> top-layer-class of the world-economy of imperialism expected</w:t>
      </w:r>
      <w:r w:rsidR="00E74237" w:rsidRPr="004140F1">
        <w:t xml:space="preserve"> to revenue</w:t>
      </w:r>
      <w:r w:rsidRPr="004140F1">
        <w:t xml:space="preserve"> through the circuit of mining accumulation, by effectively blocking its capital circulation </w:t>
      </w:r>
      <w:r w:rsidR="00E74237" w:rsidRPr="004140F1">
        <w:t>with</w:t>
      </w:r>
      <w:r w:rsidRPr="004140F1">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140F1" w:rsidRDefault="00454E74" w:rsidP="00D510F7">
      <w:r w:rsidRPr="004140F1">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w:t>
      </w:r>
      <w:proofErr w:type="gramStart"/>
      <w:r w:rsidRPr="004140F1">
        <w:t>be delayed</w:t>
      </w:r>
      <w:proofErr w:type="gramEnd"/>
      <w:r w:rsidRPr="004140F1">
        <w:t xml:space="preserve">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w:t>
      </w:r>
      <w:r w:rsidRPr="004140F1">
        <w:lastRenderedPageBreak/>
        <w:t>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140F1" w:rsidRDefault="00454E74" w:rsidP="00D510F7"/>
    <w:p w14:paraId="2EA81226" w14:textId="77777777" w:rsidR="00454E74" w:rsidRPr="004140F1" w:rsidRDefault="00454E74" w:rsidP="00D510F7">
      <w:pPr>
        <w:pStyle w:val="Heading1"/>
        <w:rPr>
          <w:lang w:val="en-GB"/>
          <w:rPrChange w:id="24" w:author="51964" w:date="2024-09-11T23:34:00Z" w16du:dateUtc="2024-09-12T06:34:00Z">
            <w:rPr>
              <w:lang w:val="en-US"/>
            </w:rPr>
          </w:rPrChange>
        </w:rPr>
      </w:pPr>
      <w:r w:rsidRPr="004140F1">
        <w:rPr>
          <w:lang w:val="en-GB"/>
          <w:rPrChange w:id="25" w:author="51964" w:date="2024-09-11T23:34:00Z" w16du:dateUtc="2024-09-12T06:34:00Z">
            <w:rPr>
              <w:lang w:val="en-US"/>
            </w:rPr>
          </w:rPrChange>
        </w:rPr>
        <w:t>Antisystemic resistance of historical challengers: the antimining movement of the indigenous-cholo Andean peasantry</w:t>
      </w:r>
    </w:p>
    <w:p w14:paraId="7FA28D12" w14:textId="7647DE71" w:rsidR="00454E74" w:rsidRPr="004140F1" w:rsidRDefault="00454E74" w:rsidP="00D510F7">
      <w:r w:rsidRPr="004140F1">
        <w:t xml:space="preserve">The formation of the class structure of the modern world-system </w:t>
      </w:r>
      <w:proofErr w:type="gramStart"/>
      <w:r w:rsidRPr="004140F1">
        <w:t>is founded</w:t>
      </w:r>
      <w:proofErr w:type="gramEnd"/>
      <w:r w:rsidRPr="004140F1">
        <w:t xml:space="preserve"> on the racialized international division of </w:t>
      </w:r>
      <w:proofErr w:type="spellStart"/>
      <w:r w:rsidRPr="004140F1">
        <w:t>labor</w:t>
      </w:r>
      <w:proofErr w:type="spellEnd"/>
      <w:r w:rsidRPr="004140F1">
        <w:t xml:space="preserve">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w:t>
      </w:r>
      <w:proofErr w:type="spellStart"/>
      <w:r w:rsidRPr="004140F1">
        <w:t>labor</w:t>
      </w:r>
      <w:proofErr w:type="spellEnd"/>
      <w:r w:rsidRPr="004140F1">
        <w:t xml:space="preserve"> force by the colonization method of primitive accumulation (Marx [1886]1976:873– 875, 914; Mariátegui, January 16, 1929:78; Quijano and Wallerstein 1992; Quijano [1999], 2007, 169-170; </w:t>
      </w:r>
      <w:proofErr w:type="spellStart"/>
      <w:r w:rsidRPr="004140F1">
        <w:t>Mignolo</w:t>
      </w:r>
      <w:proofErr w:type="spellEnd"/>
      <w:r w:rsidRPr="004140F1">
        <w:t xml:space="preserve"> 2011, 183–84).</w:t>
      </w:r>
    </w:p>
    <w:p w14:paraId="2EC26C5D" w14:textId="698373E4" w:rsidR="00454E74" w:rsidRPr="004140F1" w:rsidRDefault="00454E74" w:rsidP="00D510F7">
      <w:r w:rsidRPr="004140F1">
        <w:t xml:space="preserve">The world no longer fit into the consciousness of the survivors. But in their collective consciousness a myth survived. Or a myth makes sense in our consciousness, it is the myth of the new indigenous, of the </w:t>
      </w:r>
      <w:proofErr w:type="spellStart"/>
      <w:r w:rsidRPr="004140F1">
        <w:t>Inkarri</w:t>
      </w:r>
      <w:proofErr w:type="spellEnd"/>
      <w:r w:rsidRPr="004140F1">
        <w:t xml:space="preserve"> (the Inka return), of the Yawar-Inti (Sun of Blood) and the resurgence of the “indigenous" world by a revolutionary vendetta. In opposition to Arboleda's (2020) interpretation of the formation of indigenous “identity politics"</w:t>
      </w:r>
      <w:r w:rsidR="002B4BDE" w:rsidRPr="004140F1">
        <w:rPr>
          <w:rStyle w:val="FootnoteReference"/>
          <w:rFonts w:ascii="Times New Roman" w:hAnsi="Times New Roman"/>
        </w:rPr>
        <w:footnoteReference w:id="6"/>
      </w:r>
      <w:r w:rsidR="002B4BDE" w:rsidRPr="004140F1">
        <w:t>,</w:t>
      </w:r>
      <w:r w:rsidRPr="004140F1">
        <w:t xml:space="preserve"> I argue that the revolutionary subjectivity that conjures up indigenous socialism is a historical formation in movement, a block of living historical text clashing, </w:t>
      </w:r>
      <w:r w:rsidRPr="004140F1">
        <w:lastRenderedPageBreak/>
        <w:t>developing the peasantry as an antagonist class in formal subsumption since the sixteenth century.</w:t>
      </w:r>
    </w:p>
    <w:p w14:paraId="330EB125" w14:textId="46ACF715" w:rsidR="00454E74" w:rsidRPr="004140F1" w:rsidRDefault="00454E74" w:rsidP="00D510F7">
      <w:r w:rsidRPr="004140F1">
        <w:t xml:space="preserve">For both Arboleda (2020) and Bolívar Echevarría, the indigenous peoples could not understand the antagonism between them and the Spaniards. Their cosmology, they believe, did not allow the indigenous to realize that they were </w:t>
      </w:r>
      <w:proofErr w:type="gramStart"/>
      <w:r w:rsidRPr="004140F1">
        <w:t>being killed</w:t>
      </w:r>
      <w:proofErr w:type="gramEnd"/>
      <w:r w:rsidRPr="004140F1">
        <w:t xml:space="preserve"> by an external collective antagonistic to their lives or </w:t>
      </w:r>
      <w:r w:rsidR="00A73D16" w:rsidRPr="004140F1">
        <w:t>“</w:t>
      </w:r>
      <w:r w:rsidRPr="004140F1">
        <w:t>collective self</w:t>
      </w:r>
      <w:r w:rsidR="00A73D16" w:rsidRPr="004140F1">
        <w:t>”.</w:t>
      </w:r>
      <w:r w:rsidRPr="004140F1">
        <w:t xml:space="preserve"> If someone follows that argument, by implication this indigenous “self-defeating cultural essentialisms</w:t>
      </w:r>
      <w:r w:rsidR="00A73D16" w:rsidRPr="004140F1">
        <w:t>”</w:t>
      </w:r>
      <w:r w:rsidRPr="004140F1">
        <w:t xml:space="preserve"> would only change with the later appropriation of Hegelian logic as the basement for the reproduction of the sublimating rationality of “European mentality". By implication, it</w:t>
      </w:r>
      <w:r w:rsidR="00A73D16" w:rsidRPr="004140F1">
        <w:t xml:space="preserve"> i</w:t>
      </w:r>
      <w:r w:rsidRPr="004140F1">
        <w:t>s since the encounter of the “indigenous</w:t>
      </w:r>
      <w:r w:rsidR="00A73D16" w:rsidRPr="004140F1">
        <w:t>”</w:t>
      </w:r>
      <w:r w:rsidRPr="004140F1">
        <w:t xml:space="preserve"> peoples with this “European mentality</w:t>
      </w:r>
      <w:r w:rsidR="00A73D16" w:rsidRPr="004140F1">
        <w:t>”</w:t>
      </w:r>
      <w:r w:rsidRPr="004140F1">
        <w:t xml:space="preserve"> that their descendants </w:t>
      </w:r>
      <w:proofErr w:type="gramStart"/>
      <w:r w:rsidRPr="004140F1">
        <w:t>are able to</w:t>
      </w:r>
      <w:proofErr w:type="gramEnd"/>
      <w:r w:rsidRPr="004140F1">
        <w:t xml:space="preserve"> interpret “the cultural other in terms of radical otherness, as an absolute negation of its own identity</w:t>
      </w:r>
      <w:r w:rsidR="00A73D16" w:rsidRPr="004140F1">
        <w:t>”</w:t>
      </w:r>
      <w:r w:rsidRPr="004140F1">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work of Alberto Flores Galindo ([1985]2010) did justice to this problem by tracing the myth of the </w:t>
      </w:r>
      <w:proofErr w:type="spellStart"/>
      <w:r w:rsidRPr="004140F1">
        <w:t>Inkarri</w:t>
      </w:r>
      <w:proofErr w:type="spellEnd"/>
      <w:r w:rsidRPr="004140F1">
        <w:t xml:space="preserve"> in indigenous and popular struggles emblematic of the history of Peru.</w:t>
      </w:r>
    </w:p>
    <w:p w14:paraId="460FDB70" w14:textId="20EFC91A" w:rsidR="00454E74" w:rsidRPr="004140F1" w:rsidRDefault="00454E74" w:rsidP="00D510F7">
      <w:r w:rsidRPr="004140F1">
        <w:t xml:space="preserve">As the first worker-intellectuals became the prophets of this myth, indigenous socialism </w:t>
      </w:r>
      <w:proofErr w:type="gramStart"/>
      <w:r w:rsidRPr="004140F1">
        <w:t>was forged</w:t>
      </w:r>
      <w:proofErr w:type="gramEnd"/>
      <w:r w:rsidRPr="004140F1">
        <w:t xml:space="preserve"> in the early twentieth century as the convergence of the “cholo group"</w:t>
      </w:r>
      <w:r w:rsidR="00A73D16" w:rsidRPr="004140F1">
        <w:rPr>
          <w:rStyle w:val="FootnoteReference"/>
          <w:rFonts w:ascii="Times New Roman" w:hAnsi="Times New Roman"/>
        </w:rPr>
        <w:footnoteReference w:id="7"/>
      </w:r>
      <w:r w:rsidRPr="004140F1">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w:t>
      </w:r>
      <w:proofErr w:type="gramStart"/>
      <w:r w:rsidRPr="004140F1">
        <w:t>carried out</w:t>
      </w:r>
      <w:proofErr w:type="gramEnd"/>
      <w:r w:rsidRPr="004140F1">
        <w:t xml:space="preserve"> as vendetta for the new indigenous, their remnants, their sons and grandsons. The socialist revolution as a movement and horizon was already </w:t>
      </w:r>
      <w:proofErr w:type="gramStart"/>
      <w:r w:rsidRPr="004140F1">
        <w:t>operating</w:t>
      </w:r>
      <w:proofErr w:type="gramEnd"/>
      <w:r w:rsidRPr="004140F1">
        <w:t xml:space="preserve"> in Los Andes, when El </w:t>
      </w:r>
      <w:proofErr w:type="spellStart"/>
      <w:r w:rsidRPr="004140F1">
        <w:lastRenderedPageBreak/>
        <w:t>Amauta</w:t>
      </w:r>
      <w:proofErr w:type="spellEnd"/>
      <w:r w:rsidRPr="004140F1">
        <w:t xml:space="preserve"> José Carlos Mariátegui and the cholo group which he constituted with other intellectual workers of the proletariat in formation, began their work of politicization.</w:t>
      </w:r>
    </w:p>
    <w:p w14:paraId="76373C87" w14:textId="77777777" w:rsidR="00454E74" w:rsidRPr="004140F1" w:rsidRDefault="00454E74" w:rsidP="00D510F7">
      <w:r w:rsidRPr="004140F1">
        <w:t xml:space="preserve">Mariátegui wrote in the prologue to Valcárcel's Tempest in Los Andes (1927): “I remember the unexpected and impressive type of agitator I found four years ago in the indigenous from Puno, Ezequiel </w:t>
      </w:r>
      <w:proofErr w:type="spellStart"/>
      <w:r w:rsidRPr="004140F1">
        <w:t>Urviola</w:t>
      </w:r>
      <w:proofErr w:type="spellEnd"/>
      <w:r w:rsidRPr="004140F1">
        <w:t xml:space="preserve">. This meeting was the greatest surprise that Peru had in store for me on my return from Europe. </w:t>
      </w:r>
      <w:proofErr w:type="spellStart"/>
      <w:r w:rsidRPr="004140F1">
        <w:t>Urviola</w:t>
      </w:r>
      <w:proofErr w:type="spellEnd"/>
      <w:r w:rsidRPr="004140F1">
        <w:t xml:space="preserve"> </w:t>
      </w:r>
      <w:proofErr w:type="gramStart"/>
      <w:r w:rsidRPr="004140F1">
        <w:t>represented</w:t>
      </w:r>
      <w:proofErr w:type="gramEnd"/>
      <w:r w:rsidRPr="004140F1">
        <w:t xml:space="preserve"> the first spark of a fire that was to come. He was the revolutionary indigenous, the socialist indigenous. Tuberculous, hunchbacked, he succumbed after two years of tireless work. Today it does not matter that </w:t>
      </w:r>
      <w:proofErr w:type="spellStart"/>
      <w:r w:rsidRPr="004140F1">
        <w:t>Urviola</w:t>
      </w:r>
      <w:proofErr w:type="spellEnd"/>
      <w:r w:rsidRPr="004140F1">
        <w:t xml:space="preserve"> does not exist. It is enough that he existed. As Valcárcel says, today the mountains are pregnant with </w:t>
      </w:r>
      <w:proofErr w:type="spellStart"/>
      <w:r w:rsidRPr="004140F1">
        <w:t>spartacus</w:t>
      </w:r>
      <w:proofErr w:type="spellEnd"/>
      <w:r w:rsidRPr="004140F1">
        <w:t>" (Mariátegui in the prologue to Valcárcel 1927:11).</w:t>
      </w:r>
    </w:p>
    <w:p w14:paraId="0007D34D" w14:textId="77777777" w:rsidR="00454E74" w:rsidRPr="004140F1" w:rsidRDefault="00454E74" w:rsidP="00D510F7">
      <w:r w:rsidRPr="004140F1">
        <w:t xml:space="preserve">The history of the class struggle in Los Andes </w:t>
      </w:r>
      <w:proofErr w:type="gramStart"/>
      <w:r w:rsidRPr="004140F1">
        <w:t>definitely precedes</w:t>
      </w:r>
      <w:proofErr w:type="gramEnd"/>
      <w:r w:rsidRPr="004140F1">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140F1">
        <w:t>Todas</w:t>
      </w:r>
      <w:proofErr w:type="spellEnd"/>
      <w:r w:rsidRPr="004140F1">
        <w:t xml:space="preserve"> las </w:t>
      </w:r>
      <w:proofErr w:type="spellStart"/>
      <w:r w:rsidRPr="004140F1">
        <w:t>Sangres</w:t>
      </w:r>
      <w:proofErr w:type="spellEnd"/>
      <w:r w:rsidRPr="004140F1">
        <w:t xml:space="preserve"> proposed an alternative indigenous social movement, a critical ally of the modern left, but with its own a-modern hybrid logic. Literacy and modern politics were important, but they had to </w:t>
      </w:r>
      <w:proofErr w:type="gramStart"/>
      <w:r w:rsidRPr="004140F1">
        <w:t>be used</w:t>
      </w:r>
      <w:proofErr w:type="gramEnd"/>
      <w:r w:rsidRPr="004140F1">
        <w:t xml:space="preserve"> and translated selectively, rather than eradicating indigenous customs" (2005:18).</w:t>
      </w:r>
    </w:p>
    <w:p w14:paraId="73CAD212" w14:textId="2063EBB7" w:rsidR="00454E74" w:rsidRPr="004140F1" w:rsidRDefault="00454E74" w:rsidP="00D510F7">
      <w:r w:rsidRPr="004140F1">
        <w:t xml:space="preserve">Hybridity in this sense is performative and not a reproduction of Western modernization as acculturation, but rather the </w:t>
      </w:r>
      <w:proofErr w:type="spellStart"/>
      <w:r w:rsidRPr="004140F1">
        <w:t>cholos</w:t>
      </w:r>
      <w:proofErr w:type="spellEnd"/>
      <w:r w:rsidRPr="004140F1">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140F1">
        <w:t>i</w:t>
      </w:r>
      <w:proofErr w:type="spellEnd"/>
      <w:r w:rsidRPr="004140F1">
        <w:t xml:space="preserve">) the cholo-peasantry antimining struggles in Cajamarca (Peru) during the 2004 and 2011-2012 against the Newmont Gold Mining Corporation headed in the U.S., ii) the indigenous-peasantry mining struggles in </w:t>
      </w:r>
      <w:r w:rsidRPr="004140F1">
        <w:lastRenderedPageBreak/>
        <w:t xml:space="preserve">Apurímac (Peru) during 2015 and 2019 against the MMG of China </w:t>
      </w:r>
      <w:proofErr w:type="spellStart"/>
      <w:r w:rsidRPr="004140F1">
        <w:t>Minmetals</w:t>
      </w:r>
      <w:proofErr w:type="spellEnd"/>
      <w:r w:rsidRPr="004140F1">
        <w:t xml:space="preserve"> Corporation (CMC), and iii) the indigenous-cholo peasantry antimining struggles in Cotopaxi (Ecuador) during 2023-2024 against the </w:t>
      </w:r>
      <w:proofErr w:type="spellStart"/>
      <w:r w:rsidRPr="004140F1">
        <w:t>Atico</w:t>
      </w:r>
      <w:proofErr w:type="spellEnd"/>
      <w:r w:rsidRPr="004140F1">
        <w:t xml:space="preserve"> Mining Corporation headed in Canada. The cholo-indigenous peasantry updated their interpretation of mining from a class perspective, nurtured by ecological discourses and indigenous cosmopolitics (de la Cadena 2020) in the </w:t>
      </w:r>
      <w:proofErr w:type="spellStart"/>
      <w:r w:rsidRPr="004140F1">
        <w:t>defense</w:t>
      </w:r>
      <w:proofErr w:type="spellEnd"/>
      <w:r w:rsidRPr="004140F1">
        <w:t xml:space="preserve"> of water, land, </w:t>
      </w:r>
      <w:proofErr w:type="gramStart"/>
      <w:r w:rsidRPr="004140F1">
        <w:t>life</w:t>
      </w:r>
      <w:proofErr w:type="gramEnd"/>
      <w:r w:rsidRPr="004140F1">
        <w:t xml:space="preserve"> and biodiversity.</w:t>
      </w:r>
    </w:p>
    <w:p w14:paraId="40BFFE1F" w14:textId="77777777" w:rsidR="00454E74" w:rsidRPr="004140F1" w:rsidRDefault="00454E74" w:rsidP="00D510F7">
      <w:pPr>
        <w:pStyle w:val="Heading2"/>
        <w:rPr>
          <w:lang w:val="en-GB"/>
          <w:rPrChange w:id="26" w:author="51964" w:date="2024-09-11T23:34:00Z" w16du:dateUtc="2024-09-12T06:34:00Z">
            <w:rPr/>
          </w:rPrChange>
        </w:rPr>
      </w:pPr>
      <w:r w:rsidRPr="004140F1">
        <w:rPr>
          <w:lang w:val="en-GB"/>
          <w:rPrChange w:id="27" w:author="51964" w:date="2024-09-11T23:34:00Z" w16du:dateUtc="2024-09-12T06:34:00Z">
            <w:rPr/>
          </w:rPrChange>
        </w:rPr>
        <w:t>The Historical Resistance of the Cholo-Indigenous Peasant Struggles Against Imperialist Mining in Los Andes</w:t>
      </w:r>
    </w:p>
    <w:p w14:paraId="2FF1FAF4" w14:textId="2543B5CB" w:rsidR="00DD2C7A" w:rsidRPr="004140F1" w:rsidRDefault="00DD2C7A" w:rsidP="00D510F7">
      <w:r w:rsidRPr="004140F1">
        <w:t>Imperialist mining is a central productive and hoarding process for the extended capital reproduction of the most advanced economic formations of the imperialism world-economy in competition for their inter-“nationalization".</w:t>
      </w:r>
      <w:r w:rsidR="00CB26F3" w:rsidRPr="004140F1">
        <w:rPr>
          <w:rStyle w:val="FootnoteReference"/>
          <w:rFonts w:ascii="Times New Roman" w:hAnsi="Times New Roman"/>
        </w:rPr>
        <w:footnoteReference w:id="8"/>
      </w:r>
      <w:r w:rsidR="00CB26F3" w:rsidRPr="004140F1">
        <w:rPr>
          <w:rFonts w:eastAsia="Times New Roman"/>
          <w:color w:val="CCCCCC"/>
          <w:kern w:val="0"/>
          <w:sz w:val="21"/>
          <w:szCs w:val="21"/>
          <w:lang w:eastAsia="es-PE"/>
          <w14:ligatures w14:val="none"/>
        </w:rPr>
        <w:t xml:space="preserve"> </w:t>
      </w:r>
      <w:r w:rsidRPr="004140F1">
        <w:t xml:space="preserve">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t>
      </w:r>
      <w:proofErr w:type="gramStart"/>
      <w:r w:rsidRPr="004140F1">
        <w:t>was directed</w:t>
      </w:r>
      <w:proofErr w:type="gramEnd"/>
      <w:r w:rsidRPr="004140F1">
        <w:t xml:space="preserve"> toward large-scale mining, oil production, and agriculture (Mariátegui [1928]2011:245-249; Cueva [1977]1999:63-64; Quijano [1977]1988:114-121).</w:t>
      </w:r>
    </w:p>
    <w:p w14:paraId="3A411FA6" w14:textId="6EEC6531" w:rsidR="00DD2C7A" w:rsidRPr="004140F1" w:rsidRDefault="00DD2C7A" w:rsidP="00D510F7">
      <w:r w:rsidRPr="004140F1">
        <w:t xml:space="preserve">In fact, the struggles of the central Peruvian highlands mining workers unions were executing active antisystemic resistance since their genesis with the first </w:t>
      </w:r>
      <w:proofErr w:type="spellStart"/>
      <w:r w:rsidRPr="004140F1">
        <w:t>miners</w:t>
      </w:r>
      <w:proofErr w:type="spellEnd"/>
      <w:r w:rsidRPr="004140F1">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w:t>
      </w:r>
      <w:proofErr w:type="gramStart"/>
      <w:r w:rsidRPr="004140F1">
        <w:t>most of</w:t>
      </w:r>
      <w:proofErr w:type="gramEnd"/>
      <w:r w:rsidRPr="004140F1">
        <w:t xml:space="preserve"> the twentieth century. This trajectory </w:t>
      </w:r>
      <w:r w:rsidRPr="004140F1">
        <w:lastRenderedPageBreak/>
        <w:t xml:space="preserve">of radicalization diffused to the medium and small mines at the national level, as well as to the mines of the southern highlands –as was </w:t>
      </w:r>
      <w:proofErr w:type="gramStart"/>
      <w:r w:rsidRPr="004140F1">
        <w:t>evidenced</w:t>
      </w:r>
      <w:proofErr w:type="gramEnd"/>
      <w:r w:rsidRPr="004140F1">
        <w:t xml:space="preserve"> by the massacres of 1957 and 1966 in the mines of </w:t>
      </w:r>
      <w:proofErr w:type="spellStart"/>
      <w:r w:rsidRPr="004140F1">
        <w:t>Toquepala</w:t>
      </w:r>
      <w:proofErr w:type="spellEnd"/>
      <w:r w:rsidRPr="004140F1">
        <w:t xml:space="preserve"> (Moquegua), exploited by the Southern Peru Copper Corporation (SPC)–. Mines opened for the “nationalization" of the finance capital of the U.S. imperialist bourgeoisie through the </w:t>
      </w:r>
      <w:proofErr w:type="spellStart"/>
      <w:r w:rsidRPr="004140F1">
        <w:t>Cuajone</w:t>
      </w:r>
      <w:proofErr w:type="spellEnd"/>
      <w:r w:rsidRPr="004140F1">
        <w:t xml:space="preserve"> contract, secretly signed by the “nationalist" military government of Velasco Alvarado</w:t>
      </w:r>
      <w:r w:rsidR="00032A82" w:rsidRPr="004140F1">
        <w:t>.</w:t>
      </w:r>
      <w:r w:rsidR="00032A82" w:rsidRPr="004140F1">
        <w:rPr>
          <w:rStyle w:val="FootnoteReference"/>
          <w:rFonts w:ascii="Times New Roman" w:hAnsi="Times New Roman"/>
        </w:rPr>
        <w:footnoteReference w:id="9"/>
      </w:r>
    </w:p>
    <w:p w14:paraId="3EB47A60" w14:textId="77777777" w:rsidR="00DD2C7A" w:rsidRPr="004140F1" w:rsidRDefault="00DD2C7A" w:rsidP="00D510F7">
      <w:r w:rsidRPr="004140F1">
        <w:t xml:space="preserve">While during the 1980s, the co-optation of the mining workers unions of the Southern Peru Copper Corporation (SPC) was </w:t>
      </w:r>
      <w:proofErr w:type="gramStart"/>
      <w:r w:rsidRPr="004140F1">
        <w:t>consolidated</w:t>
      </w:r>
      <w:proofErr w:type="gramEnd"/>
      <w:r w:rsidRPr="004140F1">
        <w:t xml:space="preserve"> as a result of the enforcement of its institutionalization trajectory. Meanwhile, the intensity and harshness of the militarism executed against the protests of the mining workers in the central Peruvian highlands exploited by the Cerro de Pasco Copper Corporation (CPC), </w:t>
      </w:r>
      <w:proofErr w:type="gramStart"/>
      <w:r w:rsidRPr="004140F1">
        <w:t>evidenced</w:t>
      </w:r>
      <w:proofErr w:type="gramEnd"/>
      <w:r w:rsidRPr="004140F1">
        <w:t xml:space="preserve">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4140F1">
        <w:t>Cobriza</w:t>
      </w:r>
      <w:proofErr w:type="spellEnd"/>
      <w:r w:rsidRPr="004140F1">
        <w:t xml:space="preserve"> (1971), as well as the militarized repression of the 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4140F1" w:rsidRDefault="00DD2C7A" w:rsidP="00D510F7">
      <w:r w:rsidRPr="004140F1">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w:t>
      </w:r>
      <w:r w:rsidRPr="004140F1">
        <w:lastRenderedPageBreak/>
        <w:t xml:space="preserve">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4140F1">
        <w:t>U.S..</w:t>
      </w:r>
      <w:proofErr w:type="gramEnd"/>
      <w:r w:rsidRPr="004140F1">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4140F1">
        <w:t>XiaoPing</w:t>
      </w:r>
      <w:proofErr w:type="spellEnd"/>
      <w:r w:rsidRPr="004140F1">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4140F1">
        <w:t>-“</w:t>
      </w:r>
      <w:proofErr w:type="gramEnd"/>
      <w:r w:rsidRPr="004140F1">
        <w:t>nationalization" of U.S. bank capitals as finance capital circulating through the economic formations of China's industrial production</w:t>
      </w:r>
    </w:p>
    <w:p w14:paraId="39BEF549" w14:textId="77777777" w:rsidR="00DD2C7A" w:rsidRPr="004140F1" w:rsidRDefault="00DD2C7A" w:rsidP="00D510F7">
      <w:r w:rsidRPr="004140F1">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4140F1">
        <w:t>a</w:t>
      </w:r>
      <w:proofErr w:type="spellEnd"/>
      <w:r w:rsidRPr="004140F1">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4140F1">
        <w:t>gold-money¬capital</w:t>
      </w:r>
      <w:proofErr w:type="spellEnd"/>
      <w:r w:rsidRPr="004140F1">
        <w:t xml:space="preserve"> at the same time (Figure 4).</w:t>
      </w:r>
    </w:p>
    <w:p w14:paraId="603C1F54" w14:textId="77777777" w:rsidR="00DD2C7A" w:rsidRPr="004140F1" w:rsidRDefault="00DD2C7A" w:rsidP="00D510F7">
      <w:r w:rsidRPr="004140F1">
        <w:t>The finance capital advanced inter</w:t>
      </w:r>
      <w:proofErr w:type="gramStart"/>
      <w:r w:rsidRPr="004140F1">
        <w:t>-“</w:t>
      </w:r>
      <w:proofErr w:type="gramEnd"/>
      <w:r w:rsidRPr="004140F1">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4140F1">
        <w:t>Minmetals</w:t>
      </w:r>
      <w:proofErr w:type="spellEnd"/>
      <w:r w:rsidRPr="004140F1">
        <w:t xml:space="preserve"> Corporation (CMC). The differentiated imperialists mining bourgeoisies are in the core of the inter</w:t>
      </w:r>
      <w:proofErr w:type="gramStart"/>
      <w:r w:rsidRPr="004140F1">
        <w:t>-“</w:t>
      </w:r>
      <w:proofErr w:type="gramEnd"/>
      <w:r w:rsidRPr="004140F1">
        <w:t xml:space="preserve">nationalized” organization </w:t>
      </w:r>
      <w:r w:rsidRPr="004140F1">
        <w:lastRenderedPageBreak/>
        <w:t>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4140F1" w:rsidRDefault="00DD2C7A" w:rsidP="00D510F7">
      <w:r w:rsidRPr="004140F1">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formation that necessarily will imply a new international division of </w:t>
      </w:r>
      <w:proofErr w:type="spellStart"/>
      <w:r w:rsidRPr="004140F1">
        <w:t>labor</w:t>
      </w:r>
      <w:proofErr w:type="spellEnd"/>
      <w:r w:rsidRPr="004140F1">
        <w:t>.</w:t>
      </w:r>
    </w:p>
    <w:p w14:paraId="37C34DFA" w14:textId="1EED2000" w:rsidR="00DD2C7A" w:rsidRPr="004140F1" w:rsidRDefault="00DD2C7A" w:rsidP="00D510F7">
      <w:pPr>
        <w:pStyle w:val="Heading1"/>
        <w:rPr>
          <w:lang w:val="en-GB"/>
          <w:rPrChange w:id="28" w:author="51964" w:date="2024-09-11T23:34:00Z" w16du:dateUtc="2024-09-12T06:34:00Z">
            <w:rPr>
              <w:lang w:val="en-US"/>
            </w:rPr>
          </w:rPrChange>
        </w:rPr>
      </w:pPr>
      <w:r w:rsidRPr="004140F1">
        <w:rPr>
          <w:lang w:val="en-GB"/>
          <w:rPrChange w:id="29" w:author="51964" w:date="2024-09-11T23:34:00Z" w16du:dateUtc="2024-09-12T06:34:00Z">
            <w:rPr>
              <w:lang w:val="en-US"/>
            </w:rPr>
          </w:rPrChange>
        </w:rPr>
        <w:t>The antisystemic effects hypothesis for antimining struggles</w:t>
      </w:r>
    </w:p>
    <w:p w14:paraId="4B6E303A" w14:textId="26F5EEDA" w:rsidR="00DD2C7A" w:rsidRPr="004140F1" w:rsidRDefault="00DD2C7A" w:rsidP="00D510F7">
      <w:pPr>
        <w:rPr>
          <w:lang w:eastAsia="es-PE"/>
        </w:rPr>
      </w:pPr>
      <w:r w:rsidRPr="004140F1">
        <w:rPr>
          <w:lang w:eastAsia="es-PE"/>
        </w:rPr>
        <w:t xml:space="preserve">The advancement of money-capital by bank capitalists through the circuit of mining reproduction in Los Andes produces surplus-value shaped and weighted as commodity-capital ready for </w:t>
      </w:r>
      <w:proofErr w:type="gramStart"/>
      <w:r w:rsidRPr="004140F1">
        <w:rPr>
          <w:lang w:eastAsia="es-PE"/>
        </w:rPr>
        <w:t>being converted</w:t>
      </w:r>
      <w:proofErr w:type="gramEnd"/>
      <w:r w:rsidRPr="004140F1">
        <w:rPr>
          <w:lang w:eastAsia="es-PE"/>
        </w:rPr>
        <w:t xml:space="preserve">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4140F1">
        <w:rPr>
          <w:lang w:eastAsia="es-PE"/>
        </w:rPr>
        <w:t>capital, or</w:t>
      </w:r>
      <w:proofErr w:type="gramEnd"/>
      <w:r w:rsidRPr="004140F1">
        <w:rPr>
          <w:lang w:eastAsia="es-PE"/>
        </w:rPr>
        <w:t xml:space="preserve"> can either still being gold hoarded under its commodity-capital shape</w:t>
      </w:r>
      <w:r w:rsidR="008B6333" w:rsidRPr="004140F1">
        <w:rPr>
          <w:rStyle w:val="FootnoteReference"/>
          <w:rFonts w:ascii="Times New Roman" w:hAnsi="Times New Roman"/>
          <w:lang w:eastAsia="es-PE"/>
        </w:rPr>
        <w:footnoteReference w:id="10"/>
      </w:r>
      <w:r w:rsidRPr="004140F1">
        <w:rPr>
          <w:lang w:eastAsia="es-PE"/>
        </w:rPr>
        <w:t xml:space="preserve"> (see Figure 2 and Figure 3). In that manner, gold </w:t>
      </w:r>
      <w:proofErr w:type="gramStart"/>
      <w:r w:rsidRPr="004140F1">
        <w:rPr>
          <w:lang w:eastAsia="es-PE"/>
        </w:rPr>
        <w:lastRenderedPageBreak/>
        <w:t>retains</w:t>
      </w:r>
      <w:proofErr w:type="gramEnd"/>
      <w:r w:rsidRPr="004140F1">
        <w:rPr>
          <w:lang w:eastAsia="es-PE"/>
        </w:rPr>
        <w:t xml:space="preserve">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4140F1" w:rsidRDefault="00DD2C7A" w:rsidP="00D510F7">
      <w:pPr>
        <w:rPr>
          <w:lang w:eastAsia="es-PE"/>
        </w:rPr>
      </w:pPr>
      <w:r w:rsidRPr="004140F1">
        <w:rPr>
          <w:lang w:eastAsia="es-PE"/>
        </w:rPr>
        <w:t xml:space="preserve">The natural and cultural conditions are determinants for the reproduction of the finance capital invested in mining production and commercialization by bank state </w:t>
      </w:r>
      <w:proofErr w:type="gramStart"/>
      <w:r w:rsidRPr="004140F1">
        <w:rPr>
          <w:lang w:eastAsia="es-PE"/>
        </w:rPr>
        <w:t>capitalists</w:t>
      </w:r>
      <w:proofErr w:type="gramEnd"/>
      <w:r w:rsidRPr="004140F1">
        <w:rPr>
          <w:lang w:eastAsia="es-PE"/>
        </w:rPr>
        <w:t xml:space="preserve"> trusts. When the economic formations developed with the concentration and centralization processes saturated its “national-economy" scale, the fierce competition for a highly advanced inter</w:t>
      </w:r>
      <w:proofErr w:type="gramStart"/>
      <w:r w:rsidRPr="004140F1">
        <w:rPr>
          <w:lang w:eastAsia="es-PE"/>
        </w:rPr>
        <w:t>-“</w:t>
      </w:r>
      <w:proofErr w:type="gramEnd"/>
      <w:r w:rsidRPr="004140F1">
        <w:rPr>
          <w:lang w:eastAsia="es-PE"/>
        </w:rPr>
        <w:t>nationalization" development operate by the pure militarism of imperialists wars in Ukraine, Palestine, and probably soon in Taiwan. And by mean of imperialists securitization interventions on semi-colonial “</w:t>
      </w:r>
      <w:proofErr w:type="gramStart"/>
      <w:r w:rsidRPr="004140F1">
        <w:rPr>
          <w:lang w:eastAsia="es-PE"/>
        </w:rPr>
        <w:t>national-economies</w:t>
      </w:r>
      <w:proofErr w:type="gramEnd"/>
      <w:r w:rsidRPr="004140F1">
        <w:rPr>
          <w:lang w:eastAsia="es-PE"/>
        </w:rPr>
        <w:t>", as the militarized repression over the massive uprisings of Ecuador (2019) (Iza, Tapia and Madrid 2020), Chile (2019), Colombia (2020-2022), Peru (2022-2023) (Montoya and Quiroz 2023), and most recently Venezuela (2024).</w:t>
      </w:r>
    </w:p>
    <w:p w14:paraId="52998375" w14:textId="77777777" w:rsidR="00DD2C7A" w:rsidRPr="004140F1" w:rsidRDefault="00DD2C7A" w:rsidP="00D510F7">
      <w:pPr>
        <w:rPr>
          <w:lang w:eastAsia="es-PE"/>
        </w:rPr>
      </w:pPr>
      <w:r w:rsidRPr="004140F1">
        <w:rPr>
          <w:lang w:eastAsia="es-PE"/>
        </w:rPr>
        <w:t>By inter</w:t>
      </w:r>
      <w:proofErr w:type="gramStart"/>
      <w:r w:rsidRPr="004140F1">
        <w:rPr>
          <w:lang w:eastAsia="es-PE"/>
        </w:rPr>
        <w:t>-“</w:t>
      </w:r>
      <w:proofErr w:type="gramEnd"/>
      <w:r w:rsidRPr="004140F1">
        <w:rPr>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w:t>
      </w:r>
      <w:proofErr w:type="spellStart"/>
      <w:r w:rsidRPr="004140F1">
        <w:rPr>
          <w:lang w:eastAsia="es-PE"/>
        </w:rPr>
        <w:t>labor</w:t>
      </w:r>
      <w:proofErr w:type="spellEnd"/>
      <w:r w:rsidRPr="004140F1">
        <w:rPr>
          <w:lang w:eastAsia="es-PE"/>
        </w:rPr>
        <w:t xml:space="preserve"> hidden under the less mysterious and elder </w:t>
      </w:r>
      <w:r w:rsidRPr="004140F1">
        <w:rPr>
          <w:lang w:eastAsia="es-PE"/>
        </w:rPr>
        <w:lastRenderedPageBreak/>
        <w:t>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4140F1" w:rsidRDefault="00DD2C7A" w:rsidP="00D510F7">
      <w:pPr>
        <w:rPr>
          <w:lang w:eastAsia="es-PE"/>
        </w:rPr>
      </w:pPr>
      <w:r w:rsidRPr="004140F1">
        <w:rPr>
          <w:lang w:eastAsia="es-PE"/>
        </w:rPr>
        <w:t>The bank capitalists state trusts investments are backed up in gold-world-money-capital</w:t>
      </w:r>
      <w:r w:rsidR="008B6333" w:rsidRPr="004140F1">
        <w:rPr>
          <w:rStyle w:val="FootnoteReference"/>
          <w:rFonts w:ascii="Times New Roman" w:hAnsi="Times New Roman"/>
          <w:lang w:eastAsia="es-PE"/>
        </w:rPr>
        <w:footnoteReference w:id="11"/>
      </w:r>
      <w:r w:rsidRPr="004140F1">
        <w:rPr>
          <w:lang w:eastAsia="es-PE"/>
        </w:rPr>
        <w:t xml:space="preserve"> proportional to an expected potential amount of money-capital which </w:t>
      </w:r>
      <w:proofErr w:type="gramStart"/>
      <w:r w:rsidRPr="004140F1">
        <w:rPr>
          <w:lang w:eastAsia="es-PE"/>
        </w:rPr>
        <w:t>are able to</w:t>
      </w:r>
      <w:proofErr w:type="gramEnd"/>
      <w:r w:rsidRPr="004140F1">
        <w:rPr>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4140F1">
        <w:rPr>
          <w:lang w:eastAsia="es-PE"/>
        </w:rPr>
        <w:t>are</w:t>
      </w:r>
      <w:proofErr w:type="gramEnd"/>
      <w:r w:rsidRPr="004140F1">
        <w:rPr>
          <w:lang w:eastAsia="es-PE"/>
        </w:rPr>
        <w:t xml:space="preserve"> expressed in the ecological, productive and shared imperialism crisis.</w:t>
      </w:r>
    </w:p>
    <w:p w14:paraId="782C0C97" w14:textId="09730C75" w:rsidR="00DD2C7A" w:rsidRPr="004140F1" w:rsidRDefault="00DD2C7A" w:rsidP="00D510F7">
      <w:pPr>
        <w:rPr>
          <w:lang w:eastAsia="es-PE"/>
        </w:rPr>
      </w:pPr>
      <w:r w:rsidRPr="004140F1">
        <w:rPr>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4140F1">
        <w:rPr>
          <w:rStyle w:val="FootnoteReference"/>
          <w:rFonts w:ascii="Times New Roman" w:hAnsi="Times New Roman"/>
          <w:lang w:eastAsia="es-PE"/>
        </w:rPr>
        <w:footnoteReference w:id="12"/>
      </w:r>
      <w:r w:rsidRPr="004140F1">
        <w:rPr>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4140F1" w:rsidRDefault="00DD2C7A" w:rsidP="00D510F7">
      <w:pPr>
        <w:rPr>
          <w:lang w:eastAsia="es-PE"/>
        </w:rPr>
      </w:pPr>
      <w:r w:rsidRPr="004140F1">
        <w:rPr>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w:t>
      </w:r>
      <w:r w:rsidRPr="004140F1">
        <w:rPr>
          <w:lang w:eastAsia="es-PE"/>
        </w:rPr>
        <w:lastRenderedPageBreak/>
        <w:t xml:space="preserve">rate of profit, an indeed transforming a reduced </w:t>
      </w:r>
      <w:proofErr w:type="gramStart"/>
      <w:r w:rsidRPr="004140F1">
        <w:rPr>
          <w:lang w:eastAsia="es-PE"/>
        </w:rPr>
        <w:t>magnitude</w:t>
      </w:r>
      <w:proofErr w:type="gramEnd"/>
      <w:r w:rsidRPr="004140F1">
        <w:rPr>
          <w:lang w:eastAsia="es-PE"/>
        </w:rPr>
        <w:t xml:space="preserve"> of surplus-value into total profit. </w:t>
      </w:r>
    </w:p>
    <w:p w14:paraId="5143DBC5" w14:textId="1AEDA0C6" w:rsidR="00DD2C7A" w:rsidRPr="004140F1" w:rsidRDefault="00DD2C7A" w:rsidP="00D510F7">
      <w:pPr>
        <w:rPr>
          <w:lang w:eastAsia="es-PE"/>
        </w:rPr>
      </w:pPr>
      <w:r w:rsidRPr="004140F1">
        <w:rPr>
          <w:lang w:eastAsia="es-PE"/>
        </w:rPr>
        <w:t xml:space="preserve">When the surplus value </w:t>
      </w:r>
      <w:proofErr w:type="gramStart"/>
      <w:r w:rsidRPr="004140F1">
        <w:rPr>
          <w:lang w:eastAsia="es-PE"/>
        </w:rPr>
        <w:t>is transformed</w:t>
      </w:r>
      <w:proofErr w:type="gramEnd"/>
      <w:r w:rsidRPr="004140F1">
        <w:rPr>
          <w:lang w:eastAsia="es-PE"/>
        </w:rPr>
        <w:t xml:space="preserve"> into total profit during an expected circulation time, i.e. a year, the following dynamics describe this process of metamorphosis, s</w:t>
      </w:r>
      <w:r w:rsidR="00C17A39" w:rsidRPr="004140F1">
        <w:rPr>
          <w:lang w:eastAsia="es-PE"/>
        </w:rPr>
        <w:t>’</w:t>
      </w:r>
      <w:r w:rsidRPr="004140F1">
        <w:rPr>
          <w:lang w:eastAsia="es-PE"/>
        </w:rPr>
        <w:t>—meta—&gt; p</w:t>
      </w:r>
      <w:r w:rsidR="002D7BE7" w:rsidRPr="004140F1">
        <w:rPr>
          <w:lang w:eastAsia="es-PE"/>
        </w:rPr>
        <w:t>’</w:t>
      </w:r>
      <w:r w:rsidRPr="004140F1">
        <w:rPr>
          <w:lang w:eastAsia="es-PE"/>
        </w:rPr>
        <w:t xml:space="preserve"> (Marx [1864-1865]2017:49-55):</w:t>
      </w:r>
    </w:p>
    <w:p w14:paraId="44271DCF" w14:textId="613FFDCD" w:rsidR="00DD2C7A" w:rsidRPr="004140F1" w:rsidRDefault="00DD2C7A" w:rsidP="00D510F7">
      <w:pPr>
        <w:pStyle w:val="ListParagraph"/>
        <w:numPr>
          <w:ilvl w:val="0"/>
          <w:numId w:val="3"/>
        </w:numPr>
        <w:rPr>
          <w:lang w:eastAsia="es-PE"/>
        </w:rPr>
      </w:pPr>
      <w:r w:rsidRPr="004140F1">
        <w:rPr>
          <w:lang w:eastAsia="es-PE"/>
        </w:rPr>
        <w:t xml:space="preserve">The total capital advanced (C) to any circuit of reproduction have two components: constant capital (c), and variable capital (v). As </w:t>
      </w:r>
      <w:r w:rsidRPr="004140F1">
        <w:rPr>
          <w:i/>
          <w:iCs/>
          <w:lang w:eastAsia="es-PE"/>
        </w:rPr>
        <w:t>v</w:t>
      </w:r>
      <w:r w:rsidRPr="004140F1">
        <w:rPr>
          <w:lang w:eastAsia="es-PE"/>
        </w:rPr>
        <w:t xml:space="preserve"> is always necessarily greater than cero, if </w:t>
      </w:r>
      <w:r w:rsidRPr="004140F1">
        <w:rPr>
          <w:i/>
          <w:iCs/>
          <w:lang w:eastAsia="es-PE"/>
        </w:rPr>
        <w:t>c</w:t>
      </w:r>
      <w:r w:rsidRPr="004140F1">
        <w:rPr>
          <w:lang w:eastAsia="es-PE"/>
        </w:rPr>
        <w:t xml:space="preserve"> is greater than cero, then </w:t>
      </w:r>
      <w:r w:rsidRPr="004140F1">
        <w:rPr>
          <w:i/>
          <w:iCs/>
          <w:lang w:eastAsia="es-PE"/>
        </w:rPr>
        <w:t>C</w:t>
      </w:r>
      <w:r w:rsidRPr="004140F1">
        <w:rPr>
          <w:lang w:eastAsia="es-PE"/>
        </w:rPr>
        <w:t xml:space="preserve"> is greater than </w:t>
      </w:r>
      <w:proofErr w:type="gramStart"/>
      <w:r w:rsidRPr="004140F1">
        <w:rPr>
          <w:i/>
          <w:iCs/>
          <w:lang w:eastAsia="es-PE"/>
        </w:rPr>
        <w:t>v</w:t>
      </w:r>
      <w:proofErr w:type="gramEnd"/>
    </w:p>
    <w:p w14:paraId="7DD501B5" w14:textId="3DF80A64" w:rsidR="00DD2C7A" w:rsidRPr="004140F1" w:rsidRDefault="00C135CE" w:rsidP="00D510F7">
      <w:pPr>
        <w:pStyle w:val="ListParagraph"/>
        <w:rPr>
          <w:lang w:eastAsia="es-PE"/>
        </w:rPr>
      </w:pPr>
      <w:r w:rsidRPr="00EB6EDC">
        <w:rPr>
          <w:noProof/>
          <w:lang w:eastAsia="es-PE"/>
        </w:rPr>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4140F1" w:rsidRDefault="00DD2C7A" w:rsidP="00D510F7">
      <w:pPr>
        <w:pStyle w:val="ListParagraph"/>
        <w:numPr>
          <w:ilvl w:val="0"/>
          <w:numId w:val="3"/>
        </w:numPr>
        <w:rPr>
          <w:lang w:eastAsia="es-PE"/>
        </w:rPr>
      </w:pPr>
      <w:r w:rsidRPr="004140F1">
        <w:rPr>
          <w:lang w:eastAsia="es-PE"/>
        </w:rPr>
        <w:t>The rate of surplus-value (s’) is equal to the ratio of the surplus-value (s) and the variable capital (v); and the rate of profit (p’) is equal to the ratio of the surplus-value (s’) to the total capital (k)</w:t>
      </w:r>
    </w:p>
    <w:p w14:paraId="5ABFE20F" w14:textId="2580614A" w:rsidR="00DD2C7A" w:rsidRPr="004140F1" w:rsidRDefault="00C135CE" w:rsidP="00D510F7">
      <w:pPr>
        <w:pStyle w:val="ListParagraph"/>
        <w:rPr>
          <w:lang w:eastAsia="es-PE"/>
        </w:rPr>
      </w:pPr>
      <w:r w:rsidRPr="00EB6EDC">
        <w:rPr>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13">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4140F1" w:rsidRDefault="00ED5428" w:rsidP="00D510F7">
      <w:pPr>
        <w:pStyle w:val="ListParagraph"/>
        <w:numPr>
          <w:ilvl w:val="0"/>
          <w:numId w:val="3"/>
        </w:numPr>
        <w:rPr>
          <w:lang w:eastAsia="es-PE"/>
        </w:rPr>
      </w:pPr>
      <w:r w:rsidRPr="004140F1">
        <w:rPr>
          <w:lang w:eastAsia="es-PE"/>
        </w:rPr>
        <w:t xml:space="preserve">The difference between the rate of surplus-value (s’) and the rate of profit (p’) </w:t>
      </w:r>
      <w:proofErr w:type="gramStart"/>
      <w:r w:rsidRPr="004140F1">
        <w:rPr>
          <w:lang w:eastAsia="es-PE"/>
        </w:rPr>
        <w:t>is</w:t>
      </w:r>
      <w:proofErr w:type="gramEnd"/>
    </w:p>
    <w:p w14:paraId="667E46EC" w14:textId="42D08E53" w:rsidR="00ED5428" w:rsidRPr="004140F1" w:rsidRDefault="00ED5428" w:rsidP="00D510F7">
      <w:pPr>
        <w:pStyle w:val="ListParagraph"/>
        <w:rPr>
          <w:lang w:eastAsia="es-PE"/>
        </w:rPr>
      </w:pPr>
      <w:r w:rsidRPr="004140F1">
        <w:rPr>
          <w:lang w:eastAsia="es-PE"/>
        </w:rPr>
        <w:t xml:space="preserve">related to the rate of profit (p’) as the constant capital (c) is related to the variable capital (v). </w:t>
      </w:r>
      <w:proofErr w:type="gramStart"/>
      <w:r w:rsidRPr="004140F1">
        <w:rPr>
          <w:lang w:eastAsia="es-PE"/>
        </w:rPr>
        <w:t>And,</w:t>
      </w:r>
      <w:proofErr w:type="gramEnd"/>
      <w:r w:rsidRPr="004140F1">
        <w:rPr>
          <w:lang w:eastAsia="es-PE"/>
        </w:rPr>
        <w:t xml:space="preserve"> the rate of profit (p’) is related to the rate of surplus-value (s’) as the variable capital (v) is related to the total capital (C)</w:t>
      </w:r>
    </w:p>
    <w:p w14:paraId="1DA288BE" w14:textId="02C82FAF" w:rsidR="00ED5428" w:rsidRPr="004140F1" w:rsidRDefault="00C135CE" w:rsidP="00D510F7">
      <w:pPr>
        <w:pStyle w:val="ListParagraph"/>
        <w:rPr>
          <w:lang w:eastAsia="es-PE"/>
        </w:rPr>
      </w:pPr>
      <w:r w:rsidRPr="00EB6EDC">
        <w:rPr>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4">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4140F1" w:rsidRDefault="00ED5428" w:rsidP="00D510F7">
      <w:pPr>
        <w:pStyle w:val="ListParagraph"/>
        <w:numPr>
          <w:ilvl w:val="0"/>
          <w:numId w:val="3"/>
        </w:numPr>
        <w:rPr>
          <w:lang w:eastAsia="es-PE"/>
        </w:rPr>
      </w:pPr>
      <w:r w:rsidRPr="004140F1">
        <w:rPr>
          <w:lang w:eastAsia="es-PE"/>
        </w:rPr>
        <w:t>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4140F1" w:rsidRDefault="00C135CE" w:rsidP="00D510F7">
      <w:pPr>
        <w:rPr>
          <w:lang w:eastAsia="es-PE"/>
        </w:rPr>
      </w:pPr>
      <w:r w:rsidRPr="00EB6EDC">
        <w:rPr>
          <w:noProof/>
          <w:lang w:eastAsia="es-PE"/>
        </w:rPr>
        <w:lastRenderedPageBreak/>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4140F1" w:rsidRDefault="00ED5428" w:rsidP="00D510F7">
      <w:pPr>
        <w:rPr>
          <w:lang w:eastAsia="es-PE"/>
        </w:rPr>
      </w:pPr>
      <w:r w:rsidRPr="004140F1">
        <w:rPr>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4140F1" w:rsidRDefault="00ED5428" w:rsidP="00D510F7">
      <w:pPr>
        <w:rPr>
          <w:lang w:eastAsia="es-PE"/>
        </w:rPr>
      </w:pPr>
      <w:r w:rsidRPr="004140F1">
        <w:rPr>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4140F1" w:rsidRDefault="00ED5428" w:rsidP="00D510F7">
      <w:pPr>
        <w:rPr>
          <w:lang w:eastAsia="es-PE"/>
        </w:rPr>
      </w:pPr>
      <w:r w:rsidRPr="004140F1">
        <w:rPr>
          <w:lang w:eastAsia="es-PE"/>
        </w:rPr>
        <w:t xml:space="preserve">1) delaying the circulation of the surplus-value transformation into total profit, and </w:t>
      </w:r>
    </w:p>
    <w:p w14:paraId="709416C9" w14:textId="77777777" w:rsidR="00ED5428" w:rsidRPr="004140F1" w:rsidRDefault="00ED5428" w:rsidP="00D510F7">
      <w:pPr>
        <w:rPr>
          <w:lang w:eastAsia="es-PE"/>
        </w:rPr>
      </w:pPr>
      <w:r w:rsidRPr="004140F1">
        <w:rPr>
          <w:lang w:eastAsia="es-PE"/>
        </w:rPr>
        <w:t xml:space="preserve">2) disrupting the expected organic composition of finance </w:t>
      </w:r>
      <w:proofErr w:type="gramStart"/>
      <w:r w:rsidRPr="004140F1">
        <w:rPr>
          <w:lang w:eastAsia="es-PE"/>
        </w:rPr>
        <w:t>capital  advanced</w:t>
      </w:r>
      <w:proofErr w:type="gramEnd"/>
      <w:r w:rsidRPr="004140F1">
        <w:rPr>
          <w:lang w:eastAsia="es-PE"/>
        </w:rPr>
        <w:t xml:space="preserve"> in the production of surplus-value, and in its posterior transformation into total profit; which </w:t>
      </w:r>
    </w:p>
    <w:p w14:paraId="02F104A1" w14:textId="77777777" w:rsidR="00ED5428" w:rsidRPr="004140F1" w:rsidRDefault="00ED5428" w:rsidP="00D510F7">
      <w:pPr>
        <w:rPr>
          <w:lang w:eastAsia="es-PE"/>
        </w:rPr>
      </w:pPr>
      <w:r w:rsidRPr="004140F1">
        <w:rPr>
          <w:lang w:eastAsia="es-PE"/>
        </w:rPr>
        <w:t>3) trigger the gold hoarding by imperialists bank state trusts, because gold-holdings are money-capital and commodity-capital at the same time, but in contrast with monetized-capital in form of paper ("monopoly") money -pure currency-, gold-money-capital can hold its surplus-value form of commodity-capital, in that manner delaying its transformation in profit when the rate of profit decreases;  </w:t>
      </w:r>
    </w:p>
    <w:p w14:paraId="27CA3ACA" w14:textId="77777777" w:rsidR="00ED5428" w:rsidRPr="004140F1" w:rsidRDefault="00ED5428" w:rsidP="00D510F7">
      <w:pPr>
        <w:rPr>
          <w:lang w:eastAsia="es-PE"/>
        </w:rPr>
      </w:pPr>
      <w:r w:rsidRPr="004140F1">
        <w:rPr>
          <w:lang w:eastAsia="es-PE"/>
        </w:rPr>
        <w:lastRenderedPageBreak/>
        <w:t xml:space="preserve">4) 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w:t>
      </w:r>
      <w:proofErr w:type="gramStart"/>
      <w:r w:rsidRPr="004140F1">
        <w:rPr>
          <w:lang w:eastAsia="es-PE"/>
        </w:rPr>
        <w:t>struggles;</w:t>
      </w:r>
      <w:proofErr w:type="gramEnd"/>
      <w:r w:rsidRPr="004140F1">
        <w:rPr>
          <w:lang w:eastAsia="es-PE"/>
        </w:rPr>
        <w:t xml:space="preserve"> </w:t>
      </w:r>
    </w:p>
    <w:p w14:paraId="2E190A3B" w14:textId="77777777" w:rsidR="00ED5428" w:rsidRPr="004140F1" w:rsidRDefault="00ED5428" w:rsidP="00D510F7">
      <w:pPr>
        <w:rPr>
          <w:lang w:eastAsia="es-PE"/>
        </w:rPr>
      </w:pPr>
      <w:r w:rsidRPr="004140F1">
        <w:rPr>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w:t>
      </w:r>
      <w:proofErr w:type="gramStart"/>
      <w:r w:rsidRPr="004140F1">
        <w:rPr>
          <w:lang w:eastAsia="es-PE"/>
        </w:rPr>
        <w:t>national-economies</w:t>
      </w:r>
      <w:proofErr w:type="gramEnd"/>
      <w:r w:rsidRPr="004140F1">
        <w:rPr>
          <w:lang w:eastAsia="es-PE"/>
        </w:rPr>
        <w:t>" at which the mining precious “raw" materials are situated.</w:t>
      </w:r>
    </w:p>
    <w:p w14:paraId="59553125" w14:textId="7E4C3B55" w:rsidR="00ED5428" w:rsidRPr="004140F1" w:rsidRDefault="00ED5428" w:rsidP="00D510F7">
      <w:pPr>
        <w:rPr>
          <w:lang w:eastAsia="es-PE"/>
        </w:rPr>
      </w:pPr>
      <w:r w:rsidRPr="004140F1">
        <w:rPr>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4140F1">
        <w:rPr>
          <w:lang w:eastAsia="es-PE"/>
        </w:rPr>
        <w:t>sell</w:t>
      </w:r>
      <w:proofErr w:type="spellEnd"/>
      <w:r w:rsidRPr="004140F1">
        <w:rPr>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4140F1" w:rsidRDefault="00ED5428" w:rsidP="00D510F7">
      <w:pPr>
        <w:rPr>
          <w:lang w:eastAsia="es-PE"/>
        </w:rPr>
      </w:pPr>
      <w:r w:rsidRPr="004140F1">
        <w:rPr>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4140F1" w:rsidRDefault="00ED5428" w:rsidP="00D510F7">
      <w:pPr>
        <w:rPr>
          <w:lang w:eastAsia="es-PE"/>
        </w:rPr>
      </w:pPr>
      <w:r w:rsidRPr="004140F1">
        <w:rPr>
          <w:lang w:eastAsia="es-PE"/>
        </w:rPr>
        <w:lastRenderedPageBreak/>
        <w:t xml:space="preserve">This means became differentiated, alienated, sublimated, obviously not (only) from its world antagonistic classes (as history </w:t>
      </w:r>
      <w:proofErr w:type="gramStart"/>
      <w:r w:rsidRPr="004140F1">
        <w:rPr>
          <w:lang w:eastAsia="es-PE"/>
        </w:rPr>
        <w:t>don't</w:t>
      </w:r>
      <w:proofErr w:type="gramEnd"/>
      <w:r w:rsidRPr="004140F1">
        <w:rPr>
          <w:lang w:eastAsia="es-PE"/>
        </w:rPr>
        <w:t xml:space="preserve"> repeats, </w:t>
      </w:r>
      <w:proofErr w:type="spellStart"/>
      <w:r w:rsidRPr="004140F1">
        <w:rPr>
          <w:lang w:eastAsia="es-PE"/>
        </w:rPr>
        <w:t>its</w:t>
      </w:r>
      <w:proofErr w:type="spellEnd"/>
      <w:r w:rsidRPr="004140F1">
        <w:rPr>
          <w:lang w:eastAsia="es-PE"/>
        </w:rPr>
        <w:t xml:space="preserve"> not a primitive accumulation process of world-scale dispossession). That was already granted at a world-scale, since the inter</w:t>
      </w:r>
      <w:proofErr w:type="gramStart"/>
      <w:r w:rsidRPr="004140F1">
        <w:rPr>
          <w:lang w:eastAsia="es-PE"/>
        </w:rPr>
        <w:t>-“</w:t>
      </w:r>
      <w:proofErr w:type="gramEnd"/>
      <w:r w:rsidRPr="004140F1">
        <w:rPr>
          <w:lang w:eastAsia="es-PE"/>
        </w:rPr>
        <w:t xml:space="preserve">national" division of </w:t>
      </w:r>
      <w:proofErr w:type="spellStart"/>
      <w:r w:rsidRPr="004140F1">
        <w:rPr>
          <w:lang w:eastAsia="es-PE"/>
        </w:rPr>
        <w:t>labor</w:t>
      </w:r>
      <w:proofErr w:type="spellEnd"/>
      <w:r w:rsidRPr="004140F1">
        <w:rPr>
          <w:lang w:eastAsia="es-PE"/>
        </w:rPr>
        <w:t xml:space="preserve">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4140F1">
        <w:rPr>
          <w:lang w:eastAsia="es-PE"/>
        </w:rPr>
        <w:t>capitalists</w:t>
      </w:r>
      <w:proofErr w:type="gramEnd"/>
      <w:r w:rsidRPr="004140F1">
        <w:rPr>
          <w:lang w:eastAsia="es-PE"/>
        </w:rPr>
        <w:t xml:space="preserve"> states trusts contend. </w:t>
      </w:r>
    </w:p>
    <w:p w14:paraId="16B303B3" w14:textId="77777777" w:rsidR="00ED5428" w:rsidRPr="004140F1" w:rsidRDefault="00ED5428" w:rsidP="00D510F7">
      <w:pPr>
        <w:rPr>
          <w:lang w:eastAsia="es-PE"/>
        </w:rPr>
      </w:pPr>
      <w:r w:rsidRPr="004140F1">
        <w:rPr>
          <w:lang w:eastAsia="es-PE"/>
        </w:rPr>
        <w:t xml:space="preserve">The differentiation process </w:t>
      </w:r>
      <w:proofErr w:type="gramStart"/>
      <w:r w:rsidRPr="004140F1">
        <w:rPr>
          <w:lang w:eastAsia="es-PE"/>
        </w:rPr>
        <w:t>is not driven</w:t>
      </w:r>
      <w:proofErr w:type="gramEnd"/>
      <w:r w:rsidRPr="004140F1">
        <w:rPr>
          <w:lang w:eastAsia="es-PE"/>
        </w:rPr>
        <w:t xml:space="preserve"> by the production of surplus-value in the shape of commodity-capital, but by the circulation of </w:t>
      </w:r>
      <w:proofErr w:type="spellStart"/>
      <w:r w:rsidRPr="004140F1">
        <w:rPr>
          <w:lang w:eastAsia="es-PE"/>
        </w:rPr>
        <w:t>overaccumulated</w:t>
      </w:r>
      <w:proofErr w:type="spellEnd"/>
      <w:r w:rsidRPr="004140F1">
        <w:rPr>
          <w:lang w:eastAsia="es-PE"/>
        </w:rPr>
        <w:t xml:space="preserve">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4140F1">
        <w:rPr>
          <w:lang w:eastAsia="es-PE"/>
        </w:rPr>
        <w:t>most crude</w:t>
      </w:r>
      <w:proofErr w:type="gramEnd"/>
      <w:r w:rsidRPr="004140F1">
        <w:rPr>
          <w:lang w:eastAsia="es-PE"/>
        </w:rPr>
        <w:t xml:space="preserv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w:t>
      </w:r>
      <w:proofErr w:type="gramStart"/>
      <w:r w:rsidRPr="004140F1">
        <w:rPr>
          <w:lang w:eastAsia="es-PE"/>
        </w:rPr>
        <w:t>capitalists</w:t>
      </w:r>
      <w:proofErr w:type="gramEnd"/>
      <w:r w:rsidRPr="004140F1">
        <w:rPr>
          <w:lang w:eastAsia="es-PE"/>
        </w:rPr>
        <w:t xml:space="preserve"> trusts ruling the geopolitical and </w:t>
      </w:r>
      <w:proofErr w:type="spellStart"/>
      <w:r w:rsidRPr="004140F1">
        <w:rPr>
          <w:lang w:eastAsia="es-PE"/>
        </w:rPr>
        <w:t>geoeconomical</w:t>
      </w:r>
      <w:proofErr w:type="spellEnd"/>
      <w:r w:rsidRPr="004140F1">
        <w:rPr>
          <w:lang w:eastAsia="es-PE"/>
        </w:rPr>
        <w:t xml:space="preserve"> contention.  </w:t>
      </w:r>
    </w:p>
    <w:p w14:paraId="20B21EC1" w14:textId="3D98BF84" w:rsidR="00ED5428" w:rsidRPr="004140F1" w:rsidRDefault="00ED5428" w:rsidP="00D510F7">
      <w:pPr>
        <w:rPr>
          <w:lang w:eastAsia="es-PE"/>
        </w:rPr>
      </w:pPr>
      <w:r w:rsidRPr="004140F1">
        <w:rPr>
          <w:lang w:eastAsia="es-PE"/>
        </w:rPr>
        <w:t xml:space="preserve">With not only consequences over the world-economy class structure and modes of production, but </w:t>
      </w:r>
      <w:proofErr w:type="gramStart"/>
      <w:r w:rsidRPr="004140F1">
        <w:rPr>
          <w:lang w:eastAsia="es-PE"/>
        </w:rPr>
        <w:t>mainly over</w:t>
      </w:r>
      <w:proofErr w:type="gramEnd"/>
      <w:r w:rsidRPr="004140F1">
        <w:rPr>
          <w:lang w:eastAsia="es-PE"/>
        </w:rPr>
        <w:t xml:space="preserve"> the natural, cultural, and historical conditions for our social reproduction. In their, atomized psychology the idea by which: a higher amount of capital advanced as finance capital into higher productive "</w:t>
      </w:r>
      <w:proofErr w:type="gramStart"/>
      <w:r w:rsidRPr="004140F1">
        <w:rPr>
          <w:lang w:eastAsia="es-PE"/>
        </w:rPr>
        <w:t>national-economies</w:t>
      </w:r>
      <w:proofErr w:type="gramEnd"/>
      <w:r w:rsidRPr="004140F1">
        <w:rPr>
          <w:lang w:eastAsia="es-PE"/>
        </w:rPr>
        <w:t xml:space="preserve">" is expected to result in a higher rate of profit. Indeed, the hoarding of gold, </w:t>
      </w:r>
      <w:proofErr w:type="gramStart"/>
      <w:r w:rsidRPr="004140F1">
        <w:rPr>
          <w:lang w:eastAsia="es-PE"/>
        </w:rPr>
        <w:t>operates</w:t>
      </w:r>
      <w:proofErr w:type="gramEnd"/>
      <w:r w:rsidRPr="004140F1">
        <w:rPr>
          <w:lang w:eastAsia="es-PE"/>
        </w:rPr>
        <w:t xml:space="preserve"> as a reserve fund which expresses the contradiction between the accumulation of monetized-money-capital and gold-money-capital in the national reserves of U.S. and China, particularly. It appears as if U.S. bank capitalists state trust is being </w:t>
      </w:r>
      <w:r w:rsidRPr="004140F1">
        <w:rPr>
          <w:lang w:eastAsia="es-PE"/>
        </w:rPr>
        <w:lastRenderedPageBreak/>
        <w:t xml:space="preserve">ready for the transformation of a certain volume of gold-money-capital in monetized-capital </w:t>
      </w:r>
      <w:proofErr w:type="spellStart"/>
      <w:r w:rsidRPr="004140F1">
        <w:rPr>
          <w:lang w:eastAsia="es-PE"/>
        </w:rPr>
        <w:t>beared</w:t>
      </w:r>
      <w:proofErr w:type="spellEnd"/>
      <w:r w:rsidRPr="004140F1">
        <w:rPr>
          <w:lang w:eastAsia="es-PE"/>
        </w:rPr>
        <w:t xml:space="preserve"> in an inverse proportion by China's bank capitalist state trust. And </w:t>
      </w:r>
      <w:proofErr w:type="spellStart"/>
      <w:r w:rsidRPr="004140F1">
        <w:rPr>
          <w:lang w:eastAsia="es-PE"/>
        </w:rPr>
        <w:t>viceversa</w:t>
      </w:r>
      <w:proofErr w:type="spellEnd"/>
      <w:r w:rsidRPr="004140F1">
        <w:rPr>
          <w:lang w:eastAsia="es-PE"/>
        </w:rPr>
        <w:t>. Their will of sublimation, their will of power, drives its competitive voracity in a gold rush. Hoarded the fund of gold, they wait for an opportunity to finish its circulation as money-capital.</w:t>
      </w:r>
    </w:p>
    <w:p w14:paraId="6C529060" w14:textId="65D12D21" w:rsidR="00ED5428" w:rsidRPr="004140F1" w:rsidRDefault="00ED5428" w:rsidP="00D510F7">
      <w:pPr>
        <w:rPr>
          <w:lang w:eastAsia="es-PE"/>
        </w:rPr>
      </w:pPr>
      <w:r w:rsidRPr="004140F1">
        <w:rPr>
          <w:lang w:eastAsia="es-PE"/>
        </w:rPr>
        <w:t xml:space="preserve">The reproduction of an immense volume of </w:t>
      </w:r>
      <w:proofErr w:type="gramStart"/>
      <w:r w:rsidRPr="004140F1">
        <w:rPr>
          <w:lang w:eastAsia="es-PE"/>
        </w:rPr>
        <w:t>monetized-capital</w:t>
      </w:r>
      <w:proofErr w:type="gramEnd"/>
      <w:r w:rsidRPr="004140F1">
        <w:rPr>
          <w:lang w:eastAsia="es-PE"/>
        </w:rPr>
        <w:t xml:space="preserve"> (accumulated in the shape of U.S. dollar hegemonic currency) under the existing conditions impossible to be productively invested in the reproduction of their capital. From which point, a </w:t>
      </w:r>
      <w:proofErr w:type="gramStart"/>
      <w:r w:rsidRPr="004140F1">
        <w:rPr>
          <w:lang w:eastAsia="es-PE"/>
        </w:rPr>
        <w:t>portion</w:t>
      </w:r>
      <w:proofErr w:type="gramEnd"/>
      <w:r w:rsidRPr="004140F1">
        <w:rPr>
          <w:lang w:eastAsia="es-PE"/>
        </w:rPr>
        <w:t xml:space="preserve">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4140F1">
        <w:rPr>
          <w:lang w:eastAsia="es-PE"/>
        </w:rPr>
        <w:t>profit</w:t>
      </w:r>
      <w:proofErr w:type="gramEnd"/>
      <w:r w:rsidRPr="004140F1">
        <w:rPr>
          <w:lang w:eastAsia="es-PE"/>
        </w:rPr>
        <w:t xml:space="preserve"> which is impossible to invest as advanced capital, is </w:t>
      </w:r>
      <w:proofErr w:type="spellStart"/>
      <w:r w:rsidRPr="004140F1">
        <w:rPr>
          <w:lang w:eastAsia="es-PE"/>
        </w:rPr>
        <w:t>overaccumulated</w:t>
      </w:r>
      <w:proofErr w:type="spellEnd"/>
      <w:r w:rsidRPr="004140F1">
        <w:rPr>
          <w:lang w:eastAsia="es-PE"/>
        </w:rPr>
        <w:t xml:space="preserve"> as a reserve fund of money-capital from which a minuscule portion can be expended by the top-layer capitalists bearing it.</w:t>
      </w:r>
    </w:p>
    <w:p w14:paraId="75847BD6" w14:textId="6E4A6F08" w:rsidR="00ED5428" w:rsidRPr="004140F1" w:rsidRDefault="00ED5428" w:rsidP="00D510F7">
      <w:pPr>
        <w:rPr>
          <w:lang w:eastAsia="es-PE"/>
        </w:rPr>
      </w:pPr>
      <w:r w:rsidRPr="004140F1">
        <w:rPr>
          <w:lang w:eastAsia="es-PE"/>
        </w:rPr>
        <w:t xml:space="preserve">Meanwhile, the historical conditions expressed in indigenous-cholo antimining struggles of Los Andes in direct contention to the most advanced economic formations of imperialism world-economy, also </w:t>
      </w:r>
      <w:proofErr w:type="gramStart"/>
      <w:r w:rsidRPr="004140F1">
        <w:rPr>
          <w:lang w:eastAsia="es-PE"/>
        </w:rPr>
        <w:t>evidence</w:t>
      </w:r>
      <w:proofErr w:type="gramEnd"/>
      <w:r w:rsidRPr="004140F1">
        <w:rPr>
          <w:lang w:eastAsia="es-PE"/>
        </w:rPr>
        <w:t xml:space="preserv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4140F1">
        <w:rPr>
          <w:lang w:eastAsia="es-PE"/>
        </w:rPr>
        <w:t>frontier, and</w:t>
      </w:r>
      <w:proofErr w:type="gramEnd"/>
      <w:r w:rsidRPr="004140F1">
        <w:rPr>
          <w:lang w:eastAsia="es-PE"/>
        </w:rPr>
        <w:t xml:space="preserve"> obstructing the production and trade of minerals in general, and gold in particular. </w:t>
      </w:r>
    </w:p>
    <w:p w14:paraId="66D2891B" w14:textId="7757877B" w:rsidR="00ED5428" w:rsidRPr="004140F1" w:rsidRDefault="00ED5428" w:rsidP="00D510F7">
      <w:pPr>
        <w:pStyle w:val="Heading1"/>
        <w:rPr>
          <w:lang w:val="en-GB"/>
          <w:rPrChange w:id="30" w:author="51964" w:date="2024-09-11T23:34:00Z" w16du:dateUtc="2024-09-12T06:34:00Z">
            <w:rPr>
              <w:lang w:val="en-US"/>
            </w:rPr>
          </w:rPrChange>
        </w:rPr>
      </w:pPr>
      <w:r w:rsidRPr="004140F1">
        <w:rPr>
          <w:lang w:val="en-GB"/>
          <w:rPrChange w:id="31" w:author="51964" w:date="2024-09-11T23:34:00Z" w16du:dateUtc="2024-09-12T06:34:00Z">
            <w:rPr>
              <w:lang w:val="en-US"/>
            </w:rPr>
          </w:rPrChange>
        </w:rPr>
        <w:t xml:space="preserve">Antimining struggles blocking the expansion of the U.S. gold mining extractive frontier in </w:t>
      </w:r>
      <w:proofErr w:type="gramStart"/>
      <w:r w:rsidRPr="004140F1">
        <w:rPr>
          <w:lang w:val="en-GB"/>
          <w:rPrChange w:id="32" w:author="51964" w:date="2024-09-11T23:34:00Z" w16du:dateUtc="2024-09-12T06:34:00Z">
            <w:rPr>
              <w:lang w:val="en-US"/>
            </w:rPr>
          </w:rPrChange>
        </w:rPr>
        <w:t>Cajamarca</w:t>
      </w:r>
      <w:proofErr w:type="gramEnd"/>
    </w:p>
    <w:p w14:paraId="790A220E" w14:textId="77777777" w:rsidR="00ED5428" w:rsidRPr="004140F1" w:rsidRDefault="00ED5428" w:rsidP="00D510F7">
      <w:pPr>
        <w:rPr>
          <w:lang w:eastAsia="es-PE"/>
        </w:rPr>
      </w:pPr>
      <w:r w:rsidRPr="004140F1">
        <w:rPr>
          <w:lang w:eastAsia="es-PE"/>
        </w:rPr>
        <w:t xml:space="preserve">The expansion of the extractive frontier of Minera Yanacocha-Newmont in Cajamarca has been contested by </w:t>
      </w:r>
      <w:proofErr w:type="gramStart"/>
      <w:r w:rsidRPr="004140F1">
        <w:rPr>
          <w:lang w:eastAsia="es-PE"/>
        </w:rPr>
        <w:t>an</w:t>
      </w:r>
      <w:proofErr w:type="gramEnd"/>
      <w:r w:rsidRPr="004140F1">
        <w:rPr>
          <w:lang w:eastAsia="es-PE"/>
        </w:rPr>
        <w:t xml:space="preserve"> mining movement that employs what is called a unique front strategy. It has proven to be effective in creating sufficient people’s social power to confront </w:t>
      </w:r>
      <w:r w:rsidRPr="004140F1">
        <w:rPr>
          <w:lang w:eastAsia="es-PE"/>
        </w:rPr>
        <w:lastRenderedPageBreak/>
        <w:t xml:space="preserve">imperialist mining. The harshness of the military’s repression against the popular and </w:t>
      </w:r>
      <w:proofErr w:type="gramStart"/>
      <w:r w:rsidRPr="004140F1">
        <w:rPr>
          <w:lang w:eastAsia="es-PE"/>
        </w:rPr>
        <w:t>mainly peasant</w:t>
      </w:r>
      <w:proofErr w:type="gramEnd"/>
      <w:r w:rsidRPr="004140F1">
        <w:rPr>
          <w:lang w:eastAsia="es-PE"/>
        </w:rPr>
        <w:t xml:space="preserve"> mining movement in Cajamarca revealed the cruelty of the imperialist domination in Peru, just after the democratic election of a president of nationalist and military background (Ollanta Humala). The mining struggles in Cajamarca taught us that peasant struggles can </w:t>
      </w:r>
      <w:proofErr w:type="gramStart"/>
      <w:r w:rsidRPr="004140F1">
        <w:rPr>
          <w:lang w:eastAsia="es-PE"/>
        </w:rPr>
        <w:t>be interpreted</w:t>
      </w:r>
      <w:proofErr w:type="gramEnd"/>
      <w:r w:rsidRPr="004140F1">
        <w:rPr>
          <w:lang w:eastAsia="es-PE"/>
        </w:rPr>
        <w:t xml:space="preserve">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w:t>
      </w:r>
      <w:proofErr w:type="gramStart"/>
      <w:r w:rsidRPr="004140F1">
        <w:rPr>
          <w:lang w:eastAsia="es-PE"/>
        </w:rPr>
        <w:t>constitutes</w:t>
      </w:r>
      <w:proofErr w:type="gramEnd"/>
      <w:r w:rsidRPr="004140F1">
        <w:rPr>
          <w:lang w:eastAsia="es-PE"/>
        </w:rPr>
        <w:t xml:space="preserve">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4140F1" w:rsidRDefault="00ED5428" w:rsidP="00D510F7">
      <w:pPr>
        <w:rPr>
          <w:lang w:eastAsia="es-PE"/>
        </w:rPr>
      </w:pPr>
      <w:r w:rsidRPr="004140F1">
        <w:rPr>
          <w:lang w:eastAsia="es-PE"/>
        </w:rPr>
        <w:t xml:space="preserve">The mining struggles for the </w:t>
      </w:r>
      <w:proofErr w:type="spellStart"/>
      <w:r w:rsidRPr="004140F1">
        <w:rPr>
          <w:lang w:eastAsia="es-PE"/>
        </w:rPr>
        <w:t>defense</w:t>
      </w:r>
      <w:proofErr w:type="spellEnd"/>
      <w:r w:rsidRPr="004140F1">
        <w:rPr>
          <w:lang w:eastAsia="es-PE"/>
        </w:rPr>
        <w:t xml:space="preserve"> of </w:t>
      </w:r>
      <w:proofErr w:type="spellStart"/>
      <w:r w:rsidRPr="004140F1">
        <w:rPr>
          <w:lang w:eastAsia="es-PE"/>
        </w:rPr>
        <w:t>Quilish</w:t>
      </w:r>
      <w:proofErr w:type="spellEnd"/>
      <w:r w:rsidRPr="004140F1">
        <w:rPr>
          <w:lang w:eastAsia="es-PE"/>
        </w:rPr>
        <w:t xml:space="preserve"> Mountain and the water sources of Cajamarca in 2004 had shown the effectiveness of the unique front strategy: they have joined the efforts of multiple organizations. These </w:t>
      </w:r>
      <w:proofErr w:type="gramStart"/>
      <w:r w:rsidRPr="004140F1">
        <w:rPr>
          <w:lang w:eastAsia="es-PE"/>
        </w:rPr>
        <w:t>include:</w:t>
      </w:r>
      <w:proofErr w:type="gramEnd"/>
      <w:r w:rsidRPr="004140F1">
        <w:rPr>
          <w:lang w:eastAsia="es-PE"/>
        </w:rPr>
        <w:t xml:space="preserve"> peasant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xml:space="preserve">”), irrigation boards (“juntas de </w:t>
      </w:r>
      <w:proofErr w:type="spellStart"/>
      <w:r w:rsidRPr="004140F1">
        <w:rPr>
          <w:lang w:eastAsia="es-PE"/>
        </w:rPr>
        <w:t>riego</w:t>
      </w:r>
      <w:proofErr w:type="spellEnd"/>
      <w:r w:rsidRPr="004140F1">
        <w:rPr>
          <w:lang w:eastAsia="es-PE"/>
        </w:rPr>
        <w:t xml:space="preserve">”), urban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urbanas</w:t>
      </w:r>
      <w:proofErr w:type="spellEnd"/>
      <w:r w:rsidRPr="004140F1">
        <w:rPr>
          <w:lang w:eastAsia="es-PE"/>
        </w:rPr>
        <w:t xml:space="preserve">”), the teachers union at the provincial and district level (SUTEP-Cajamarca), fractions of the PCP-PR of Cajamarca, and university students and environmental NGOs such as </w:t>
      </w:r>
      <w:proofErr w:type="spellStart"/>
      <w:r w:rsidRPr="004140F1">
        <w:rPr>
          <w:lang w:eastAsia="es-PE"/>
        </w:rPr>
        <w:t>Ecovida</w:t>
      </w:r>
      <w:proofErr w:type="spellEnd"/>
      <w:r w:rsidRPr="004140F1">
        <w:rPr>
          <w:lang w:eastAsia="es-PE"/>
        </w:rPr>
        <w:t xml:space="preserve"> and </w:t>
      </w:r>
      <w:proofErr w:type="spellStart"/>
      <w:r w:rsidRPr="004140F1">
        <w:rPr>
          <w:lang w:eastAsia="es-PE"/>
        </w:rPr>
        <w:t>Grufides</w:t>
      </w:r>
      <w:proofErr w:type="spellEnd"/>
      <w:r w:rsidRPr="004140F1">
        <w:rPr>
          <w:lang w:eastAsia="es-PE"/>
        </w:rPr>
        <w:t>.</w:t>
      </w:r>
    </w:p>
    <w:p w14:paraId="70585FB9" w14:textId="77777777" w:rsidR="00ED5428" w:rsidRPr="004140F1" w:rsidRDefault="00ED5428" w:rsidP="00D510F7">
      <w:pPr>
        <w:rPr>
          <w:lang w:eastAsia="es-PE"/>
        </w:rPr>
      </w:pPr>
      <w:r w:rsidRPr="004140F1">
        <w:rPr>
          <w:lang w:eastAsia="es-PE"/>
        </w:rPr>
        <w:t xml:space="preserve">Since the beginning of the struggle against the Conga mining project of Minera Yanacocha-Newmont in November 2011, the environmental </w:t>
      </w:r>
      <w:proofErr w:type="spellStart"/>
      <w:r w:rsidRPr="004140F1">
        <w:rPr>
          <w:lang w:eastAsia="es-PE"/>
        </w:rPr>
        <w:t>defense</w:t>
      </w:r>
      <w:proofErr w:type="spellEnd"/>
      <w:r w:rsidRPr="004140F1">
        <w:rPr>
          <w:lang w:eastAsia="es-PE"/>
        </w:rPr>
        <w:t xml:space="preserve"> fronts confronted the government of the recently elected president Ollanta Humala who had promised to the peasants that Cajamarca’s lagoons would not </w:t>
      </w:r>
      <w:proofErr w:type="gramStart"/>
      <w:r w:rsidRPr="004140F1">
        <w:rPr>
          <w:lang w:eastAsia="es-PE"/>
        </w:rPr>
        <w:t>be destroyed</w:t>
      </w:r>
      <w:proofErr w:type="gramEnd"/>
      <w:r w:rsidRPr="004140F1">
        <w:rPr>
          <w:lang w:eastAsia="es-PE"/>
        </w:rPr>
        <w:t xml:space="preserve"> nor would mining be allowed without popular consent. In this context, the sustained mining campaign opposing Minera Yanacocha-Newmont's Conga project escalated, contesting not only to the U.S. gold mining company, but directly the administration and government of the former military captain and President Ollanta Humala. </w:t>
      </w:r>
    </w:p>
    <w:p w14:paraId="5549A658" w14:textId="6DB5BE74" w:rsidR="00ED5428" w:rsidRPr="004140F1" w:rsidRDefault="00ED5428" w:rsidP="00D510F7">
      <w:pPr>
        <w:rPr>
          <w:lang w:eastAsia="es-PE"/>
        </w:rPr>
      </w:pPr>
      <w:r w:rsidRPr="004140F1">
        <w:rPr>
          <w:lang w:eastAsia="es-PE"/>
        </w:rPr>
        <w:t xml:space="preserve">The formation of the environmental </w:t>
      </w:r>
      <w:proofErr w:type="spellStart"/>
      <w:r w:rsidRPr="004140F1">
        <w:rPr>
          <w:lang w:eastAsia="es-PE"/>
        </w:rPr>
        <w:t>defense</w:t>
      </w:r>
      <w:proofErr w:type="spellEnd"/>
      <w:r w:rsidRPr="004140F1">
        <w:rPr>
          <w:lang w:eastAsia="es-PE"/>
        </w:rPr>
        <w:t xml:space="preserve"> fronts at the beginning of the first decade of the 2000s in Cajamarca was the result of a </w:t>
      </w:r>
      <w:r w:rsidRPr="004140F1">
        <w:rPr>
          <w:lang w:eastAsia="es-PE"/>
        </w:rPr>
        <w:lastRenderedPageBreak/>
        <w:t xml:space="preserve">political coalition between the environmental NGOs –particularly </w:t>
      </w:r>
      <w:proofErr w:type="spellStart"/>
      <w:r w:rsidRPr="004140F1">
        <w:rPr>
          <w:lang w:eastAsia="es-PE"/>
        </w:rPr>
        <w:t>Ecovida</w:t>
      </w:r>
      <w:proofErr w:type="spellEnd"/>
      <w:r w:rsidRPr="004140F1">
        <w:rPr>
          <w:lang w:eastAsia="es-PE"/>
        </w:rPr>
        <w:t xml:space="preserve">–, the teachers provincial union (SUTEP Cajamarca) and the peasant </w:t>
      </w:r>
      <w:proofErr w:type="spellStart"/>
      <w:r w:rsidRPr="004140F1">
        <w:rPr>
          <w:lang w:eastAsia="es-PE"/>
        </w:rPr>
        <w:t>nightwatch</w:t>
      </w:r>
      <w:proofErr w:type="spellEnd"/>
      <w:r w:rsidRPr="004140F1">
        <w:rPr>
          <w:lang w:eastAsia="es-PE"/>
        </w:rPr>
        <w:t xml:space="preserve"> organizations then controlled by the PCP-PR, as an effective strategy to unite the popular forces in </w:t>
      </w:r>
      <w:proofErr w:type="spellStart"/>
      <w:r w:rsidRPr="004140F1">
        <w:rPr>
          <w:lang w:eastAsia="es-PE"/>
        </w:rPr>
        <w:t>defense</w:t>
      </w:r>
      <w:proofErr w:type="spellEnd"/>
      <w:r w:rsidRPr="004140F1">
        <w:rPr>
          <w:lang w:eastAsia="es-PE"/>
        </w:rPr>
        <w:t xml:space="preserve"> of Cajamarca's water sources. However, after </w:t>
      </w:r>
      <w:proofErr w:type="gramStart"/>
      <w:r w:rsidRPr="004140F1">
        <w:rPr>
          <w:lang w:eastAsia="es-PE"/>
        </w:rPr>
        <w:t>some</w:t>
      </w:r>
      <w:proofErr w:type="gramEnd"/>
      <w:r w:rsidRPr="004140F1">
        <w:rPr>
          <w:lang w:eastAsia="es-PE"/>
        </w:rPr>
        <w:t xml:space="preserv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4140F1" w:rsidRDefault="00ED5428" w:rsidP="00D510F7">
      <w:pPr>
        <w:rPr>
          <w:lang w:eastAsia="es-PE"/>
        </w:rPr>
      </w:pPr>
      <w:r w:rsidRPr="004140F1">
        <w:rPr>
          <w:lang w:eastAsia="es-PE"/>
        </w:rPr>
        <w:t xml:space="preserve">Thus, in September of 2010, </w:t>
      </w:r>
      <w:proofErr w:type="spellStart"/>
      <w:r w:rsidRPr="004140F1">
        <w:rPr>
          <w:lang w:eastAsia="es-PE"/>
        </w:rPr>
        <w:t>Celendin's</w:t>
      </w:r>
      <w:proofErr w:type="spellEnd"/>
      <w:r w:rsidRPr="004140F1">
        <w:rPr>
          <w:lang w:eastAsia="es-PE"/>
        </w:rPr>
        <w:t xml:space="preserve"> first declaration was made to create the Interprovincial Coordinator for the </w:t>
      </w:r>
      <w:proofErr w:type="spellStart"/>
      <w:r w:rsidRPr="004140F1">
        <w:rPr>
          <w:lang w:eastAsia="es-PE"/>
        </w:rPr>
        <w:t>Defense</w:t>
      </w:r>
      <w:proofErr w:type="spellEnd"/>
      <w:r w:rsidRPr="004140F1">
        <w:rPr>
          <w:lang w:eastAsia="es-PE"/>
        </w:rPr>
        <w:t xml:space="preserve"> of the Environment, which forged a new strong coalition for mining struggles including second-level organizations of five provinces </w:t>
      </w:r>
      <w:proofErr w:type="gramStart"/>
      <w:r w:rsidRPr="004140F1">
        <w:rPr>
          <w:lang w:eastAsia="es-PE"/>
        </w:rPr>
        <w:t>located</w:t>
      </w:r>
      <w:proofErr w:type="gramEnd"/>
      <w:r w:rsidRPr="004140F1">
        <w:rPr>
          <w:lang w:eastAsia="es-PE"/>
        </w:rPr>
        <w:t xml:space="preserve">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xml:space="preserve"> y </w:t>
      </w:r>
      <w:proofErr w:type="spellStart"/>
      <w:r w:rsidRPr="004140F1">
        <w:rPr>
          <w:lang w:eastAsia="es-PE"/>
        </w:rPr>
        <w:t>urbanas</w:t>
      </w:r>
      <w:proofErr w:type="spellEnd"/>
      <w:r w:rsidRPr="004140F1">
        <w:rPr>
          <w:lang w:eastAsia="es-PE"/>
        </w:rPr>
        <w:t>”) opposed to the control of the PCP-PR, the frictions between these sectors worsened.</w:t>
      </w:r>
    </w:p>
    <w:p w14:paraId="23117EBD" w14:textId="77777777" w:rsidR="00ED5428" w:rsidRPr="004140F1" w:rsidRDefault="00ED5428" w:rsidP="00D510F7">
      <w:pPr>
        <w:rPr>
          <w:lang w:eastAsia="es-PE"/>
        </w:rPr>
      </w:pPr>
      <w:r w:rsidRPr="004140F1">
        <w:rPr>
          <w:lang w:eastAsia="es-PE"/>
        </w:rPr>
        <w:t xml:space="preserve">With the formation of this new coalition, the sector of Wilfredo Saavedra would </w:t>
      </w:r>
      <w:proofErr w:type="gramStart"/>
      <w:r w:rsidRPr="004140F1">
        <w:rPr>
          <w:lang w:eastAsia="es-PE"/>
        </w:rPr>
        <w:t>be in charge of</w:t>
      </w:r>
      <w:proofErr w:type="gramEnd"/>
      <w:r w:rsidRPr="004140F1">
        <w:rPr>
          <w:lang w:eastAsia="es-PE"/>
        </w:rPr>
        <w:t xml:space="preserve"> learning and translating the environmental framework to a broader sector of the peasantry, university students and </w:t>
      </w:r>
      <w:proofErr w:type="spellStart"/>
      <w:r w:rsidRPr="004140F1">
        <w:rPr>
          <w:lang w:eastAsia="es-PE"/>
        </w:rPr>
        <w:t>neighborhood</w:t>
      </w:r>
      <w:proofErr w:type="spellEnd"/>
      <w:r w:rsidRPr="004140F1">
        <w:rPr>
          <w:lang w:eastAsia="es-PE"/>
        </w:rPr>
        <w:t xml:space="preserve"> organizations. This </w:t>
      </w:r>
      <w:proofErr w:type="gramStart"/>
      <w:r w:rsidRPr="004140F1">
        <w:rPr>
          <w:lang w:eastAsia="es-PE"/>
        </w:rPr>
        <w:t>demonstrated</w:t>
      </w:r>
      <w:proofErr w:type="gramEnd"/>
      <w:r w:rsidRPr="004140F1">
        <w:rPr>
          <w:lang w:eastAsia="es-PE"/>
        </w:rPr>
        <w:t xml:space="preserve"> the capacity of the radical sector leadership to further broaden the bases of the unique front against the expansion of the extractive frontier of Minera Yanacocha-Newmont. The radicalization of the struggle began on November 24, 2011, when the peasants of </w:t>
      </w:r>
      <w:proofErr w:type="spellStart"/>
      <w:r w:rsidRPr="004140F1">
        <w:rPr>
          <w:lang w:eastAsia="es-PE"/>
        </w:rPr>
        <w:t>Bambamarca</w:t>
      </w:r>
      <w:proofErr w:type="spellEnd"/>
      <w:r w:rsidRPr="004140F1">
        <w:rPr>
          <w:lang w:eastAsia="es-PE"/>
        </w:rPr>
        <w:t xml:space="preserve"> and </w:t>
      </w:r>
      <w:proofErr w:type="spellStart"/>
      <w:r w:rsidRPr="004140F1">
        <w:rPr>
          <w:lang w:eastAsia="es-PE"/>
        </w:rPr>
        <w:t>Celendín</w:t>
      </w:r>
      <w:proofErr w:type="spellEnd"/>
      <w:r w:rsidRPr="004140F1">
        <w:rPr>
          <w:lang w:eastAsia="es-PE"/>
        </w:rPr>
        <w:t xml:space="preserve"> took over the lagoons that the Conga Mining Project planned to destroy. This performance of struggle required an effective organizational structure that would allow the mobilization and rotation of </w:t>
      </w:r>
      <w:proofErr w:type="gramStart"/>
      <w:r w:rsidRPr="004140F1">
        <w:rPr>
          <w:lang w:eastAsia="es-PE"/>
        </w:rPr>
        <w:t>200</w:t>
      </w:r>
      <w:proofErr w:type="gramEnd"/>
      <w:r w:rsidRPr="004140F1">
        <w:rPr>
          <w:lang w:eastAsia="es-PE"/>
        </w:rPr>
        <w:t xml:space="preserve"> peasants every two days to prevent the machinery of Minera Yanacocha, the police and the military from entering the lagoons and taking control of water sources (Interview LM5 03/08/2014).</w:t>
      </w:r>
    </w:p>
    <w:p w14:paraId="1D77A8A8" w14:textId="584DE09D" w:rsidR="00ED5428" w:rsidRPr="004140F1" w:rsidRDefault="00ED5428" w:rsidP="00D510F7">
      <w:pPr>
        <w:rPr>
          <w:lang w:eastAsia="es-PE"/>
        </w:rPr>
      </w:pPr>
      <w:r w:rsidRPr="004140F1">
        <w:rPr>
          <w:lang w:eastAsia="es-PE"/>
        </w:rPr>
        <w:lastRenderedPageBreak/>
        <w:t xml:space="preserve">The </w:t>
      </w:r>
      <w:proofErr w:type="gramStart"/>
      <w:r w:rsidRPr="004140F1">
        <w:rPr>
          <w:lang w:eastAsia="es-PE"/>
        </w:rPr>
        <w:t>magnitude</w:t>
      </w:r>
      <w:proofErr w:type="gramEnd"/>
      <w:r w:rsidRPr="004140F1">
        <w:rPr>
          <w:lang w:eastAsia="es-PE"/>
        </w:rPr>
        <w:t xml:space="preserv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4140F1">
        <w:rPr>
          <w:lang w:eastAsia="es-PE"/>
        </w:rPr>
        <w:t>2012</w:t>
      </w:r>
      <w:proofErr w:type="gramEnd"/>
      <w:r w:rsidRPr="004140F1">
        <w:rPr>
          <w:lang w:eastAsia="es-PE"/>
        </w:rPr>
        <w:t xml:space="preserve"> in the provinces of Cajamarca, </w:t>
      </w:r>
      <w:proofErr w:type="spellStart"/>
      <w:r w:rsidRPr="004140F1">
        <w:rPr>
          <w:lang w:eastAsia="es-PE"/>
        </w:rPr>
        <w:t>Celendín</w:t>
      </w:r>
      <w:proofErr w:type="spellEnd"/>
      <w:r w:rsidRPr="004140F1">
        <w:rPr>
          <w:lang w:eastAsia="es-PE"/>
        </w:rPr>
        <w:t xml:space="preserve"> and </w:t>
      </w:r>
      <w:proofErr w:type="spellStart"/>
      <w:r w:rsidRPr="004140F1">
        <w:rPr>
          <w:lang w:eastAsia="es-PE"/>
        </w:rPr>
        <w:t>Hualgayoc</w:t>
      </w:r>
      <w:proofErr w:type="spellEnd"/>
      <w:r w:rsidRPr="004140F1">
        <w:rPr>
          <w:lang w:eastAsia="es-PE"/>
        </w:rPr>
        <w:t>. In this context, on July 3, 2012, during the 34th day of the regional strike (“</w:t>
      </w:r>
      <w:proofErr w:type="spellStart"/>
      <w:r w:rsidRPr="004140F1">
        <w:rPr>
          <w:lang w:eastAsia="es-PE"/>
        </w:rPr>
        <w:t>paro</w:t>
      </w:r>
      <w:proofErr w:type="spellEnd"/>
      <w:r w:rsidRPr="004140F1">
        <w:rPr>
          <w:lang w:eastAsia="es-PE"/>
        </w:rPr>
        <w:t xml:space="preserve"> regional </w:t>
      </w:r>
      <w:proofErr w:type="spellStart"/>
      <w:r w:rsidRPr="004140F1">
        <w:rPr>
          <w:lang w:eastAsia="es-PE"/>
        </w:rPr>
        <w:t>indefinido</w:t>
      </w:r>
      <w:proofErr w:type="spellEnd"/>
      <w:r w:rsidRPr="004140F1">
        <w:rPr>
          <w:lang w:eastAsia="es-PE"/>
        </w:rPr>
        <w:t xml:space="preserve">”) in Cajamarca, the military forces killed four peasants in the town’s square of </w:t>
      </w:r>
      <w:proofErr w:type="spellStart"/>
      <w:r w:rsidRPr="004140F1">
        <w:rPr>
          <w:lang w:eastAsia="es-PE"/>
        </w:rPr>
        <w:t>Celendín</w:t>
      </w:r>
      <w:proofErr w:type="spellEnd"/>
      <w:r w:rsidRPr="004140F1">
        <w:rPr>
          <w:lang w:eastAsia="es-PE"/>
        </w:rPr>
        <w:t>:</w:t>
      </w:r>
    </w:p>
    <w:p w14:paraId="69C44D65" w14:textId="77777777" w:rsidR="00ED5428" w:rsidRPr="004140F1" w:rsidRDefault="00ED5428" w:rsidP="00D510F7">
      <w:pPr>
        <w:rPr>
          <w:lang w:eastAsia="es-PE"/>
        </w:rPr>
      </w:pPr>
      <w:r w:rsidRPr="004140F1">
        <w:rPr>
          <w:lang w:eastAsia="es-PE"/>
        </w:rPr>
        <w:t xml:space="preserve">“Here, on July 3, it happened that the police and the military were down on the corner [..] when they started shooting at us, then the people who were here in the central square [of </w:t>
      </w:r>
      <w:proofErr w:type="spellStart"/>
      <w:r w:rsidRPr="004140F1">
        <w:rPr>
          <w:lang w:eastAsia="es-PE"/>
        </w:rPr>
        <w:t>Celendín</w:t>
      </w:r>
      <w:proofErr w:type="spellEnd"/>
      <w:r w:rsidRPr="004140F1">
        <w:rPr>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w:t>
      </w:r>
      <w:proofErr w:type="gramStart"/>
      <w:r w:rsidRPr="004140F1">
        <w:rPr>
          <w:lang w:eastAsia="es-PE"/>
        </w:rPr>
        <w:t>hadn't</w:t>
      </w:r>
      <w:proofErr w:type="gramEnd"/>
      <w:r w:rsidRPr="004140F1">
        <w:rPr>
          <w:lang w:eastAsia="es-PE"/>
        </w:rPr>
        <w:t xml:space="preserve"> been open suddenly more of us would have been killed; but thank God the door was open, and we entered, more or less 200 people. We were sheltered inside from around </w:t>
      </w:r>
      <w:proofErr w:type="gramStart"/>
      <w:r w:rsidRPr="004140F1">
        <w:rPr>
          <w:lang w:eastAsia="es-PE"/>
        </w:rPr>
        <w:t>4</w:t>
      </w:r>
      <w:proofErr w:type="gramEnd"/>
      <w:r w:rsidRPr="004140F1">
        <w:rPr>
          <w:lang w:eastAsia="es-PE"/>
        </w:rPr>
        <w:t xml:space="preserve">[pm]in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4140F1">
        <w:rPr>
          <w:lang w:eastAsia="es-PE"/>
        </w:rPr>
        <w:t>Celendín</w:t>
      </w:r>
      <w:proofErr w:type="spellEnd"/>
      <w:r w:rsidRPr="004140F1">
        <w:rPr>
          <w:lang w:eastAsia="es-PE"/>
        </w:rPr>
        <w:t xml:space="preserve"> were a result of stones thrown by the protesters themselves]. But it </w:t>
      </w:r>
      <w:proofErr w:type="gramStart"/>
      <w:r w:rsidRPr="004140F1">
        <w:rPr>
          <w:lang w:eastAsia="es-PE"/>
        </w:rPr>
        <w:t>wasn't</w:t>
      </w:r>
      <w:proofErr w:type="gramEnd"/>
      <w:r w:rsidRPr="004140F1">
        <w:rPr>
          <w:lang w:eastAsia="es-PE"/>
        </w:rPr>
        <w:t xml:space="preserve">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w:t>
      </w:r>
      <w:proofErr w:type="gramStart"/>
      <w:r w:rsidRPr="004140F1">
        <w:rPr>
          <w:lang w:eastAsia="es-PE"/>
        </w:rPr>
        <w:t>been found</w:t>
      </w:r>
      <w:proofErr w:type="gramEnd"/>
      <w:r w:rsidRPr="004140F1">
        <w:rPr>
          <w:lang w:eastAsia="es-PE"/>
        </w:rPr>
        <w:t xml:space="preserve"> in his stomach” (SERVINDI 2014).</w:t>
      </w:r>
    </w:p>
    <w:p w14:paraId="2B4C0B79" w14:textId="0B0881E7" w:rsidR="00ED5428" w:rsidRPr="004140F1" w:rsidRDefault="00ED5428" w:rsidP="00D510F7">
      <w:pPr>
        <w:rPr>
          <w:lang w:eastAsia="es-PE"/>
        </w:rPr>
      </w:pPr>
      <w:r w:rsidRPr="004140F1">
        <w:rPr>
          <w:lang w:eastAsia="es-PE"/>
        </w:rPr>
        <w:t xml:space="preserve">The mobilized groups in </w:t>
      </w:r>
      <w:proofErr w:type="spellStart"/>
      <w:r w:rsidRPr="004140F1">
        <w:rPr>
          <w:lang w:eastAsia="es-PE"/>
        </w:rPr>
        <w:t>Celendín</w:t>
      </w:r>
      <w:proofErr w:type="spellEnd"/>
      <w:r w:rsidRPr="004140F1">
        <w:rPr>
          <w:lang w:eastAsia="es-PE"/>
        </w:rPr>
        <w:t xml:space="preserve"> marched to the Municipality’s building to demand the town Mayor Mauro Silas to stay on the people’s side in their struggle to defend the lagoons</w:t>
      </w:r>
      <w:proofErr w:type="gramStart"/>
      <w:r w:rsidRPr="004140F1">
        <w:rPr>
          <w:lang w:eastAsia="es-PE"/>
        </w:rPr>
        <w:t xml:space="preserve">.  </w:t>
      </w:r>
      <w:proofErr w:type="gramEnd"/>
      <w:r w:rsidRPr="004140F1">
        <w:rPr>
          <w:lang w:eastAsia="es-PE"/>
        </w:rPr>
        <w:t xml:space="preserve">The shots made by the military from the balcony of the municipal building and </w:t>
      </w:r>
      <w:r w:rsidRPr="004140F1">
        <w:rPr>
          <w:lang w:eastAsia="es-PE"/>
        </w:rPr>
        <w:lastRenderedPageBreak/>
        <w:t xml:space="preserve">from helicopters, </w:t>
      </w:r>
      <w:proofErr w:type="gramStart"/>
      <w:r w:rsidRPr="004140F1">
        <w:rPr>
          <w:lang w:eastAsia="es-PE"/>
        </w:rPr>
        <w:t>exhibited</w:t>
      </w:r>
      <w:proofErr w:type="gramEnd"/>
      <w:r w:rsidRPr="004140F1">
        <w:rPr>
          <w:lang w:eastAsia="es-PE"/>
        </w:rPr>
        <w:t xml:space="preserve">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4140F1" w:rsidRDefault="00B11CF0" w:rsidP="00D510F7">
      <w:pPr>
        <w:pStyle w:val="Heading1"/>
        <w:rPr>
          <w:lang w:val="en-GB"/>
          <w:rPrChange w:id="33" w:author="51964" w:date="2024-09-11T23:34:00Z" w16du:dateUtc="2024-09-12T06:34:00Z">
            <w:rPr>
              <w:lang w:val="en-US"/>
            </w:rPr>
          </w:rPrChange>
        </w:rPr>
      </w:pPr>
      <w:r w:rsidRPr="004140F1">
        <w:rPr>
          <w:lang w:val="en-GB"/>
          <w:rPrChange w:id="34" w:author="51964" w:date="2024-09-11T23:34:00Z" w16du:dateUtc="2024-09-12T06:34:00Z">
            <w:rPr>
              <w:lang w:val="en-US"/>
            </w:rPr>
          </w:rPrChange>
        </w:rPr>
        <w:t>Obstructing China’s copper mining under imperialist U.S. domination in Apurímac</w:t>
      </w:r>
    </w:p>
    <w:p w14:paraId="6576350A" w14:textId="77777777" w:rsidR="00B11CF0" w:rsidRPr="004140F1" w:rsidRDefault="00B11CF0" w:rsidP="00D510F7">
      <w:pPr>
        <w:rPr>
          <w:lang w:eastAsia="es-PE"/>
        </w:rPr>
      </w:pPr>
      <w:r w:rsidRPr="004140F1">
        <w:rPr>
          <w:lang w:eastAsia="es-PE"/>
        </w:rPr>
        <w:t xml:space="preserve">The cruelty of the imperialist repression against the mining workers during the 20th century reveals the </w:t>
      </w:r>
      <w:proofErr w:type="gramStart"/>
      <w:r w:rsidRPr="004140F1">
        <w:rPr>
          <w:lang w:eastAsia="es-PE"/>
        </w:rPr>
        <w:t>magnitude</w:t>
      </w:r>
      <w:proofErr w:type="gramEnd"/>
      <w:r w:rsidRPr="004140F1">
        <w:rPr>
          <w:lang w:eastAsia="es-PE"/>
        </w:rPr>
        <w:t xml:space="preserve"> of the repression of the mining struggle carried out by the peasantry today, after a century of political mining contention in Peru. The social formation that currently directly confronts extractive mining capital is the peasantry, not the mining proletariat. By claiming the </w:t>
      </w:r>
      <w:proofErr w:type="spellStart"/>
      <w:r w:rsidRPr="004140F1">
        <w:rPr>
          <w:lang w:eastAsia="es-PE"/>
        </w:rPr>
        <w:t>defense</w:t>
      </w:r>
      <w:proofErr w:type="spellEnd"/>
      <w:r w:rsidRPr="004140F1">
        <w:rPr>
          <w:lang w:eastAsia="es-PE"/>
        </w:rPr>
        <w:t xml:space="preserve"> of water, and </w:t>
      </w:r>
      <w:proofErr w:type="spellStart"/>
      <w:r w:rsidRPr="004140F1">
        <w:rPr>
          <w:lang w:eastAsia="es-PE"/>
        </w:rPr>
        <w:t>and</w:t>
      </w:r>
      <w:proofErr w:type="spellEnd"/>
      <w:r w:rsidRPr="004140F1">
        <w:rPr>
          <w:lang w:eastAsia="es-PE"/>
        </w:rPr>
        <w:t xml:space="preserve"> life against the extension of the extractive frontier, mining struggles show themselves to be </w:t>
      </w:r>
      <w:proofErr w:type="gramStart"/>
      <w:r w:rsidRPr="004140F1">
        <w:rPr>
          <w:lang w:eastAsia="es-PE"/>
        </w:rPr>
        <w:t>absolutely antagonistic</w:t>
      </w:r>
      <w:proofErr w:type="gramEnd"/>
      <w:r w:rsidRPr="004140F1">
        <w:rPr>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4140F1" w:rsidRDefault="00B11CF0" w:rsidP="00D510F7">
      <w:pPr>
        <w:rPr>
          <w:lang w:eastAsia="es-PE"/>
        </w:rPr>
      </w:pPr>
      <w:r w:rsidRPr="004140F1">
        <w:rPr>
          <w:lang w:eastAsia="es-PE"/>
        </w:rPr>
        <w:t xml:space="preserve">On Friday, October 14, 2016, two hundred indigenous peasants from the communities of </w:t>
      </w:r>
      <w:proofErr w:type="spellStart"/>
      <w:r w:rsidRPr="004140F1">
        <w:rPr>
          <w:lang w:eastAsia="es-PE"/>
        </w:rPr>
        <w:t>Choquecca</w:t>
      </w:r>
      <w:proofErr w:type="spellEnd"/>
      <w:r w:rsidRPr="004140F1">
        <w:rPr>
          <w:lang w:eastAsia="es-PE"/>
        </w:rPr>
        <w:t xml:space="preserve">, </w:t>
      </w:r>
      <w:proofErr w:type="spellStart"/>
      <w:r w:rsidRPr="004140F1">
        <w:rPr>
          <w:lang w:eastAsia="es-PE"/>
        </w:rPr>
        <w:t>Quehuira</w:t>
      </w:r>
      <w:proofErr w:type="spellEnd"/>
      <w:r w:rsidRPr="004140F1">
        <w:rPr>
          <w:lang w:eastAsia="es-PE"/>
        </w:rPr>
        <w:t xml:space="preserve">, </w:t>
      </w:r>
      <w:proofErr w:type="spellStart"/>
      <w:r w:rsidRPr="004140F1">
        <w:rPr>
          <w:lang w:eastAsia="es-PE"/>
        </w:rPr>
        <w:t>Allahua</w:t>
      </w:r>
      <w:proofErr w:type="spellEnd"/>
      <w:r w:rsidRPr="004140F1">
        <w:rPr>
          <w:lang w:eastAsia="es-PE"/>
        </w:rPr>
        <w:t xml:space="preserve">, </w:t>
      </w:r>
      <w:proofErr w:type="spellStart"/>
      <w:r w:rsidRPr="004140F1">
        <w:rPr>
          <w:lang w:eastAsia="es-PE"/>
        </w:rPr>
        <w:t>Antuyo</w:t>
      </w:r>
      <w:proofErr w:type="spellEnd"/>
      <w:r w:rsidRPr="004140F1">
        <w:rPr>
          <w:lang w:eastAsia="es-PE"/>
        </w:rPr>
        <w:t xml:space="preserve"> and </w:t>
      </w:r>
      <w:proofErr w:type="spellStart"/>
      <w:r w:rsidRPr="004140F1">
        <w:rPr>
          <w:lang w:eastAsia="es-PE"/>
        </w:rPr>
        <w:t>Pumamarca</w:t>
      </w:r>
      <w:proofErr w:type="spellEnd"/>
      <w:r w:rsidRPr="004140F1">
        <w:rPr>
          <w:lang w:eastAsia="es-PE"/>
        </w:rPr>
        <w:t xml:space="preserve">, </w:t>
      </w:r>
      <w:proofErr w:type="gramStart"/>
      <w:r w:rsidRPr="004140F1">
        <w:rPr>
          <w:lang w:eastAsia="es-PE"/>
        </w:rPr>
        <w:t>located</w:t>
      </w:r>
      <w:proofErr w:type="gramEnd"/>
      <w:r w:rsidRPr="004140F1">
        <w:rPr>
          <w:lang w:eastAsia="es-PE"/>
        </w:rPr>
        <w:t xml:space="preserve"> in the province of </w:t>
      </w:r>
      <w:proofErr w:type="spellStart"/>
      <w:r w:rsidRPr="004140F1">
        <w:rPr>
          <w:lang w:eastAsia="es-PE"/>
        </w:rPr>
        <w:t>Cotabambas</w:t>
      </w:r>
      <w:proofErr w:type="spellEnd"/>
      <w:r w:rsidRPr="004140F1">
        <w:rPr>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4140F1">
        <w:rPr>
          <w:lang w:eastAsia="es-PE"/>
        </w:rPr>
        <w:t>Matarani</w:t>
      </w:r>
      <w:proofErr w:type="spellEnd"/>
      <w:r w:rsidRPr="004140F1">
        <w:rPr>
          <w:lang w:eastAsia="es-PE"/>
        </w:rPr>
        <w:t xml:space="preserve"> in the region of Arequipa. The road blockade that started that morning </w:t>
      </w:r>
      <w:proofErr w:type="gramStart"/>
      <w:r w:rsidRPr="004140F1">
        <w:rPr>
          <w:lang w:eastAsia="es-PE"/>
        </w:rPr>
        <w:t>was brutally cleared</w:t>
      </w:r>
      <w:proofErr w:type="gramEnd"/>
      <w:r w:rsidRPr="004140F1">
        <w:rPr>
          <w:lang w:eastAsia="es-PE"/>
        </w:rPr>
        <w:t xml:space="preserve"> by the police, killing community member Quintino </w:t>
      </w:r>
      <w:proofErr w:type="spellStart"/>
      <w:r w:rsidRPr="004140F1">
        <w:rPr>
          <w:lang w:eastAsia="es-PE"/>
        </w:rPr>
        <w:t>Cereceda</w:t>
      </w:r>
      <w:proofErr w:type="spellEnd"/>
      <w:r w:rsidRPr="004140F1">
        <w:rPr>
          <w:lang w:eastAsia="es-PE"/>
        </w:rPr>
        <w:t xml:space="preserve"> </w:t>
      </w:r>
      <w:proofErr w:type="spellStart"/>
      <w:r w:rsidRPr="004140F1">
        <w:rPr>
          <w:lang w:eastAsia="es-PE"/>
        </w:rPr>
        <w:t>Huiza</w:t>
      </w:r>
      <w:proofErr w:type="spellEnd"/>
      <w:r w:rsidRPr="004140F1">
        <w:rPr>
          <w:lang w:eastAsia="es-PE"/>
        </w:rPr>
        <w:t xml:space="preserve"> with a bullet to the head and wounding twenty more peasants. </w:t>
      </w:r>
      <w:proofErr w:type="gramStart"/>
      <w:r w:rsidRPr="004140F1">
        <w:rPr>
          <w:lang w:eastAsia="es-PE"/>
        </w:rPr>
        <w:t>A few</w:t>
      </w:r>
      <w:proofErr w:type="gramEnd"/>
      <w:r w:rsidRPr="004140F1">
        <w:rPr>
          <w:lang w:eastAsia="es-PE"/>
        </w:rPr>
        <w:t xml:space="preserve"> days later, the Minister of the Interior (security) Carlos </w:t>
      </w:r>
      <w:proofErr w:type="spellStart"/>
      <w:r w:rsidRPr="004140F1">
        <w:rPr>
          <w:lang w:eastAsia="es-PE"/>
        </w:rPr>
        <w:t>Basombrío</w:t>
      </w:r>
      <w:proofErr w:type="spellEnd"/>
      <w:r w:rsidRPr="004140F1">
        <w:rPr>
          <w:lang w:eastAsia="es-PE"/>
        </w:rPr>
        <w:t>, declared that the police forces were not authorized in any way to clear the road blockade that day (El Comercio 2016:8).</w:t>
      </w:r>
    </w:p>
    <w:p w14:paraId="14E62E2F" w14:textId="7A9024C0" w:rsidR="00B11CF0" w:rsidRPr="004140F1" w:rsidRDefault="00B11CF0" w:rsidP="00D510F7">
      <w:pPr>
        <w:rPr>
          <w:lang w:eastAsia="es-PE"/>
        </w:rPr>
      </w:pPr>
      <w:r w:rsidRPr="004140F1">
        <w:rPr>
          <w:lang w:eastAsia="es-PE"/>
        </w:rPr>
        <w:lastRenderedPageBreak/>
        <w:t xml:space="preserve">The communities of southern </w:t>
      </w:r>
      <w:proofErr w:type="spellStart"/>
      <w:r w:rsidRPr="004140F1">
        <w:rPr>
          <w:lang w:eastAsia="es-PE"/>
        </w:rPr>
        <w:t>Cotabambas</w:t>
      </w:r>
      <w:proofErr w:type="spellEnd"/>
      <w:r w:rsidRPr="004140F1">
        <w:rPr>
          <w:lang w:eastAsia="es-PE"/>
        </w:rPr>
        <w:t xml:space="preserve"> rebelled against the power of the Chinese mining company MMG Limited Las Bambas for 186 days until April 17, 2017, when the province of </w:t>
      </w:r>
      <w:proofErr w:type="spellStart"/>
      <w:r w:rsidRPr="004140F1">
        <w:rPr>
          <w:lang w:eastAsia="es-PE"/>
        </w:rPr>
        <w:t>Cotabambas</w:t>
      </w:r>
      <w:proofErr w:type="spellEnd"/>
      <w:r w:rsidRPr="004140F1">
        <w:rPr>
          <w:lang w:eastAsia="es-PE"/>
        </w:rPr>
        <w:t xml:space="preserve"> </w:t>
      </w:r>
      <w:proofErr w:type="gramStart"/>
      <w:r w:rsidRPr="004140F1">
        <w:rPr>
          <w:lang w:eastAsia="es-PE"/>
        </w:rPr>
        <w:t>was assigned</w:t>
      </w:r>
      <w:proofErr w:type="gramEnd"/>
      <w:r w:rsidRPr="004140F1">
        <w:rPr>
          <w:lang w:eastAsia="es-PE"/>
        </w:rPr>
        <w:t xml:space="preserve"> the state of emergency, authorizing military repression against community members. Although the mining struggle of the peasant communities of </w:t>
      </w:r>
      <w:proofErr w:type="spellStart"/>
      <w:r w:rsidRPr="004140F1">
        <w:rPr>
          <w:lang w:eastAsia="es-PE"/>
        </w:rPr>
        <w:t>Cotabambas</w:t>
      </w:r>
      <w:proofErr w:type="spellEnd"/>
      <w:r w:rsidRPr="004140F1">
        <w:rPr>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4140F1" w:rsidRDefault="00B11CF0" w:rsidP="00D510F7">
      <w:pPr>
        <w:pStyle w:val="Heading1"/>
        <w:rPr>
          <w:lang w:val="en-GB"/>
          <w:rPrChange w:id="35" w:author="51964" w:date="2024-09-11T23:34:00Z" w16du:dateUtc="2024-09-12T06:34:00Z">
            <w:rPr>
              <w:lang w:val="en-US"/>
            </w:rPr>
          </w:rPrChange>
        </w:rPr>
      </w:pPr>
      <w:r w:rsidRPr="004140F1">
        <w:rPr>
          <w:lang w:val="en-GB"/>
          <w:rPrChange w:id="36" w:author="51964" w:date="2024-09-11T23:34:00Z" w16du:dateUtc="2024-09-12T06:34:00Z">
            <w:rPr>
              <w:lang w:val="en-US"/>
            </w:rPr>
          </w:rPrChange>
        </w:rPr>
        <w:t xml:space="preserve">Historical boundaries for imperialist mining militarism at the breakdown meantime of Sino-American shared imperialism: The antimining indigenous-cholo movement struggles against the </w:t>
      </w:r>
      <w:proofErr w:type="spellStart"/>
      <w:r w:rsidRPr="004140F1">
        <w:rPr>
          <w:lang w:val="en-GB"/>
          <w:rPrChange w:id="37" w:author="51964" w:date="2024-09-11T23:34:00Z" w16du:dateUtc="2024-09-12T06:34:00Z">
            <w:rPr>
              <w:lang w:val="en-US"/>
            </w:rPr>
          </w:rPrChange>
        </w:rPr>
        <w:t>Atico</w:t>
      </w:r>
      <w:proofErr w:type="spellEnd"/>
      <w:r w:rsidRPr="004140F1">
        <w:rPr>
          <w:lang w:val="en-GB"/>
          <w:rPrChange w:id="38" w:author="51964" w:date="2024-09-11T23:34:00Z" w16du:dateUtc="2024-09-12T06:34:00Z">
            <w:rPr>
              <w:lang w:val="en-US"/>
            </w:rPr>
          </w:rPrChange>
        </w:rPr>
        <w:t xml:space="preserve"> Canadian Mining in Cotopaxi, Ecuador</w:t>
      </w:r>
    </w:p>
    <w:p w14:paraId="40391A44" w14:textId="16B5564A" w:rsidR="00B11CF0" w:rsidRPr="004140F1" w:rsidRDefault="00B11CF0" w:rsidP="00D510F7">
      <w:r w:rsidRPr="004140F1">
        <w:t>The constitution of the antimining national front of Ecuador (</w:t>
      </w:r>
      <w:proofErr w:type="spellStart"/>
      <w:r w:rsidRPr="004140F1">
        <w:t>Frente</w:t>
      </w:r>
      <w:proofErr w:type="spellEnd"/>
      <w:r w:rsidRPr="004140F1">
        <w:t xml:space="preserve"> Nacional </w:t>
      </w:r>
      <w:proofErr w:type="spellStart"/>
      <w:r w:rsidRPr="004140F1">
        <w:t>Antiminero</w:t>
      </w:r>
      <w:proofErr w:type="spellEnd"/>
      <w:r w:rsidRPr="004140F1">
        <w:t xml:space="preserve"> - FNA), </w:t>
      </w:r>
      <w:proofErr w:type="gramStart"/>
      <w:r w:rsidRPr="004140F1">
        <w:t>evidences</w:t>
      </w:r>
      <w:proofErr w:type="gramEnd"/>
      <w:r w:rsidRPr="004140F1">
        <w:t xml:space="preserve"> the outcome of the antimining contention scale shift process in its conjunction with the processes of polarization and identity formation.  The level of coordination of the antimining struggles is higher and advanced than twenty years ago, the performances of struggles </w:t>
      </w:r>
      <w:proofErr w:type="gramStart"/>
      <w:r w:rsidRPr="004140F1">
        <w:t>were emulated</w:t>
      </w:r>
      <w:proofErr w:type="gramEnd"/>
      <w:r w:rsidRPr="004140F1">
        <w:t xml:space="preserve"> and adapted with success. Recently, only a few months ago during </w:t>
      </w:r>
      <w:proofErr w:type="gramStart"/>
      <w:r w:rsidRPr="004140F1">
        <w:t>March,</w:t>
      </w:r>
      <w:proofErr w:type="gramEnd"/>
      <w:r w:rsidRPr="004140F1">
        <w:t xml:space="preserve"> 2024, the </w:t>
      </w:r>
      <w:proofErr w:type="spellStart"/>
      <w:r w:rsidRPr="004140F1">
        <w:t>Atico</w:t>
      </w:r>
      <w:proofErr w:type="spellEnd"/>
      <w:r w:rsidRPr="004140F1">
        <w:t xml:space="preserve">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4140F1">
        <w:t>Sigchos</w:t>
      </w:r>
      <w:proofErr w:type="spellEnd"/>
      <w:r w:rsidRPr="004140F1">
        <w:t>, province of Cotopaxi. Peasant producers of the best \</w:t>
      </w:r>
      <w:proofErr w:type="spellStart"/>
      <w:r w:rsidRPr="004140F1">
        <w:t>textit</w:t>
      </w:r>
      <w:proofErr w:type="spellEnd"/>
      <w:r w:rsidRPr="004140F1">
        <w:t xml:space="preserve">{panela} of the world and </w:t>
      </w:r>
      <w:proofErr w:type="gramStart"/>
      <w:r w:rsidRPr="004140F1">
        <w:t>some of</w:t>
      </w:r>
      <w:proofErr w:type="gramEnd"/>
      <w:r w:rsidRPr="004140F1">
        <w:t xml:space="preserve"> the better </w:t>
      </w:r>
      <w:proofErr w:type="spellStart"/>
      <w:r w:rsidRPr="004140F1">
        <w:t>cattles</w:t>
      </w:r>
      <w:proofErr w:type="spellEnd"/>
      <w:r w:rsidRPr="004140F1">
        <w:t xml:space="preserve"> of Ecuador opposed firmly to the militarized celebration of an </w:t>
      </w:r>
      <w:proofErr w:type="spellStart"/>
      <w:r w:rsidRPr="004140F1">
        <w:t>ilegal</w:t>
      </w:r>
      <w:proofErr w:type="spellEnd"/>
      <w:r w:rsidRPr="004140F1">
        <w:t xml:space="preserve"> and </w:t>
      </w:r>
      <w:proofErr w:type="spellStart"/>
      <w:r w:rsidRPr="004140F1">
        <w:t>ilegitimate</w:t>
      </w:r>
      <w:proofErr w:type="spellEnd"/>
      <w:r w:rsidRPr="004140F1">
        <w:t xml:space="preserve"> socio-</w:t>
      </w:r>
      <w:proofErr w:type="spellStart"/>
      <w:r w:rsidRPr="004140F1">
        <w:t>environmetal</w:t>
      </w:r>
      <w:proofErr w:type="spellEnd"/>
      <w:r w:rsidRPr="004140F1">
        <w:t xml:space="preserve"> consultation. </w:t>
      </w:r>
    </w:p>
    <w:p w14:paraId="58BBD566" w14:textId="77777777" w:rsidR="00B11CF0" w:rsidRPr="004140F1" w:rsidRDefault="00B11CF0" w:rsidP="00D510F7">
      <w:r w:rsidRPr="004140F1">
        <w:t xml:space="preserve">In a context in which the debate of the law instrument for the national regulation of the Consultation and Free, Prior and Informed Consent (FPIC) as an international instrument adopted by the Constitution of Ecuador of 2008, in complete correspondence with </w:t>
      </w:r>
      <w:r w:rsidRPr="004140F1">
        <w:lastRenderedPageBreak/>
        <w:t xml:space="preserve">the recognition of the rights indigenous peoples and nationalities of </w:t>
      </w:r>
      <w:proofErr w:type="gramStart"/>
      <w:r w:rsidRPr="004140F1">
        <w:t>the Ecuador</w:t>
      </w:r>
      <w:proofErr w:type="gramEnd"/>
      <w:r w:rsidRPr="004140F1">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developing during those days in </w:t>
      </w:r>
      <w:proofErr w:type="spellStart"/>
      <w:r w:rsidRPr="004140F1">
        <w:t>Sigchos</w:t>
      </w:r>
      <w:proofErr w:type="spellEnd"/>
      <w:r w:rsidRPr="004140F1">
        <w:t>, Cotopaxi, that left hundreds of peasants and activists injured, and Mesías Robayo Masapanta in coma after receiving a shot in the face.</w:t>
      </w:r>
    </w:p>
    <w:p w14:paraId="680E6D3E" w14:textId="77777777" w:rsidR="00B11CF0" w:rsidRPr="004140F1" w:rsidRDefault="00B11CF0" w:rsidP="00D510F7">
      <w:r w:rsidRPr="004140F1">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4140F1" w:rsidRDefault="00B11CF0" w:rsidP="00D510F7">
      <w:r w:rsidRPr="004140F1">
        <w:t xml:space="preserve">The use of shields to contest the bullets as an human act of life </w:t>
      </w:r>
      <w:proofErr w:type="spellStart"/>
      <w:r w:rsidRPr="004140F1">
        <w:t>defense</w:t>
      </w:r>
      <w:proofErr w:type="spellEnd"/>
      <w:r w:rsidRPr="004140F1">
        <w:t xml:space="preserve"> when unarmed masses of peasants, students, workers, are being shot by the army which is supposed to protect the life of the people but instead guarantee by militarism the reproduction of the finance capital </w:t>
      </w:r>
      <w:proofErr w:type="spellStart"/>
      <w:r w:rsidRPr="004140F1">
        <w:t>beared</w:t>
      </w:r>
      <w:proofErr w:type="spellEnd"/>
      <w:r w:rsidRPr="004140F1">
        <w:t xml:space="preserve"> by the top-layer of the international bank state capitalists. In which hands </w:t>
      </w:r>
      <w:proofErr w:type="gramStart"/>
      <w:r w:rsidRPr="004140F1">
        <w:t>is</w:t>
      </w:r>
      <w:proofErr w:type="gramEnd"/>
      <w:r w:rsidRPr="004140F1">
        <w:t xml:space="preserve">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4140F1" w:rsidRDefault="00B11CF0" w:rsidP="00D510F7">
      <w:r w:rsidRPr="004140F1">
        <w:lastRenderedPageBreak/>
        <w:t xml:space="preserve">Under conditions of shared imperialism, the competition between China and U.S. inter-"national" bank state capitalists trusts are evidenced in the participation of transnational enterprises as </w:t>
      </w:r>
      <w:proofErr w:type="spellStart"/>
      <w:r w:rsidRPr="004140F1">
        <w:t>Atico</w:t>
      </w:r>
      <w:proofErr w:type="spellEnd"/>
      <w:r w:rsidRPr="004140F1">
        <w:t xml:space="preserve"> Canadian Mining, a result of vertical centralization by absorption of the </w:t>
      </w:r>
      <w:proofErr w:type="spellStart"/>
      <w:r w:rsidRPr="004140F1">
        <w:t>canadian</w:t>
      </w:r>
      <w:proofErr w:type="spellEnd"/>
      <w:r w:rsidRPr="004140F1">
        <w:t xml:space="preserve"> </w:t>
      </w:r>
      <w:proofErr w:type="spellStart"/>
      <w:r w:rsidRPr="004140F1">
        <w:t>Toachi</w:t>
      </w:r>
      <w:proofErr w:type="spellEnd"/>
      <w:r w:rsidRPr="004140F1">
        <w:t xml:space="preserve"> Mining Company, to attempt the exportation of gold and copper commodity-capital produced in Cotopaxi (Ecuador) to the </w:t>
      </w:r>
      <w:proofErr w:type="spellStart"/>
      <w:r w:rsidRPr="004140F1">
        <w:t>Quigdao</w:t>
      </w:r>
      <w:proofErr w:type="spellEnd"/>
      <w:r w:rsidRPr="004140F1">
        <w:t xml:space="preserve"> Port in China. The risk factors considered for March report of </w:t>
      </w:r>
      <w:proofErr w:type="spellStart"/>
      <w:r w:rsidRPr="004140F1">
        <w:t>Atico</w:t>
      </w:r>
      <w:proofErr w:type="spellEnd"/>
      <w:r w:rsidRPr="004140F1">
        <w:t xml:space="preserve">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4140F1" w:rsidRDefault="00B11CF0" w:rsidP="00D510F7">
      <w:r w:rsidRPr="004140F1">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4140F1">
        <w:t>are located in</w:t>
      </w:r>
      <w:proofErr w:type="gramEnd"/>
      <w:r w:rsidRPr="004140F1">
        <w:t xml:space="preserve"> Ecuador.  Furthermore, the credit risk augmented as the finance capital circulating in the operations of the </w:t>
      </w:r>
      <w:proofErr w:type="spellStart"/>
      <w:r w:rsidRPr="004140F1">
        <w:t>Atico</w:t>
      </w:r>
      <w:proofErr w:type="spellEnd"/>
      <w:r w:rsidRPr="004140F1">
        <w:t xml:space="preserve"> Canadian Mining in Ecuador should be </w:t>
      </w:r>
      <w:proofErr w:type="spellStart"/>
      <w:r w:rsidRPr="004140F1">
        <w:t>beared</w:t>
      </w:r>
      <w:proofErr w:type="spellEnd"/>
      <w:r w:rsidRPr="004140F1">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4140F1" w:rsidRDefault="00B11CF0" w:rsidP="00D510F7">
      <w:r w:rsidRPr="004140F1">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w:t>
      </w:r>
      <w:proofErr w:type="spellStart"/>
      <w:r w:rsidRPr="004140F1">
        <w:t>Atico</w:t>
      </w:r>
      <w:proofErr w:type="spellEnd"/>
      <w:r w:rsidRPr="004140F1">
        <w:t xml:space="preserve"> Canadian Mining. </w:t>
      </w:r>
      <w:proofErr w:type="spellStart"/>
      <w:r w:rsidRPr="004140F1">
        <w:t>Its</w:t>
      </w:r>
      <w:proofErr w:type="spellEnd"/>
      <w:r w:rsidRPr="004140F1">
        <w:t xml:space="preserve"> not an isolated sight or movement, is happening </w:t>
      </w:r>
      <w:proofErr w:type="gramStart"/>
      <w:r w:rsidRPr="004140F1">
        <w:t>at the same time that</w:t>
      </w:r>
      <w:proofErr w:type="gramEnd"/>
      <w:r w:rsidRPr="004140F1">
        <w:t xml:space="preserve"> the horizontal decentralization of the Sino-American finance capital is impacting the profit-seeking decisions of the layers of economic formations above as NVIDIA or Tesla.</w:t>
      </w:r>
    </w:p>
    <w:p w14:paraId="20E9A6A0" w14:textId="26730021" w:rsidR="00B11CF0" w:rsidRPr="004140F1" w:rsidRDefault="00B11CF0" w:rsidP="00D510F7">
      <w:pPr>
        <w:pStyle w:val="Heading1"/>
        <w:rPr>
          <w:lang w:val="en-GB"/>
          <w:rPrChange w:id="39" w:author="51964" w:date="2024-09-11T23:34:00Z" w16du:dateUtc="2024-09-12T06:34:00Z">
            <w:rPr/>
          </w:rPrChange>
        </w:rPr>
      </w:pPr>
      <w:r w:rsidRPr="004140F1">
        <w:rPr>
          <w:lang w:val="en-GB"/>
          <w:rPrChange w:id="40" w:author="51964" w:date="2024-09-11T23:34:00Z" w16du:dateUtc="2024-09-12T06:34:00Z">
            <w:rPr/>
          </w:rPrChange>
        </w:rPr>
        <w:t>Conclusions</w:t>
      </w:r>
    </w:p>
    <w:p w14:paraId="23578407" w14:textId="3FAEA8D8" w:rsidR="00B11CF0" w:rsidRPr="004140F1" w:rsidRDefault="00B11CF0" w:rsidP="00D510F7">
      <w:pPr>
        <w:rPr>
          <w:lang w:eastAsia="es-PE"/>
        </w:rPr>
      </w:pPr>
      <w:r w:rsidRPr="004140F1">
        <w:rPr>
          <w:lang w:eastAsia="es-PE"/>
        </w:rPr>
        <w:lastRenderedPageBreak/>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4140F1" w:rsidRDefault="00B11CF0" w:rsidP="00D510F7">
      <w:pPr>
        <w:rPr>
          <w:lang w:eastAsia="es-PE"/>
        </w:rPr>
      </w:pPr>
      <w:r w:rsidRPr="004140F1">
        <w:rPr>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w:t>
      </w:r>
      <w:proofErr w:type="spellStart"/>
      <w:r w:rsidRPr="004140F1">
        <w:rPr>
          <w:lang w:eastAsia="es-PE"/>
        </w:rPr>
        <w:t>defense</w:t>
      </w:r>
      <w:proofErr w:type="spellEnd"/>
      <w:r w:rsidRPr="004140F1">
        <w:rPr>
          <w:lang w:eastAsia="es-PE"/>
        </w:rPr>
        <w:t xml:space="preserve"> of the water and land against mining dispossession and destruction, by the diffusion of an environmental frame open to its appropriation by the indigenous-cholo peasantry organizations as Las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4140F1" w:rsidRDefault="00B11CF0" w:rsidP="00D510F7">
      <w:pPr>
        <w:rPr>
          <w:lang w:eastAsia="es-PE"/>
        </w:rPr>
      </w:pPr>
      <w:r w:rsidRPr="004140F1">
        <w:rPr>
          <w:lang w:eastAsia="es-PE"/>
        </w:rPr>
        <w:t xml:space="preserve">The effectiveness of obstructive mining performances in Peru was revealed at least since 2004, with the success of the mining </w:t>
      </w:r>
      <w:proofErr w:type="gramStart"/>
      <w:r w:rsidRPr="004140F1">
        <w:rPr>
          <w:lang w:eastAsia="es-PE"/>
        </w:rPr>
        <w:t>protests against</w:t>
      </w:r>
      <w:proofErr w:type="gramEnd"/>
      <w:r w:rsidRPr="004140F1">
        <w:rPr>
          <w:lang w:eastAsia="es-PE"/>
        </w:rPr>
        <w:t xml:space="preserve"> Minera Yanacocha-Newmont and the withdrawal of government authorization to explore the </w:t>
      </w:r>
      <w:proofErr w:type="spellStart"/>
      <w:r w:rsidRPr="004140F1">
        <w:rPr>
          <w:lang w:eastAsia="es-PE"/>
        </w:rPr>
        <w:t>Quilish</w:t>
      </w:r>
      <w:proofErr w:type="spellEnd"/>
      <w:r w:rsidRPr="004140F1">
        <w:rPr>
          <w:lang w:eastAsia="es-PE"/>
        </w:rPr>
        <w:t xml:space="preserve"> mountain in Cajamarca. The increasingly radical nature of the contentious performances by the peasants of </w:t>
      </w:r>
      <w:proofErr w:type="spellStart"/>
      <w:r w:rsidRPr="004140F1">
        <w:rPr>
          <w:lang w:eastAsia="es-PE"/>
        </w:rPr>
        <w:t>Huambocancha</w:t>
      </w:r>
      <w:proofErr w:type="spellEnd"/>
      <w:r w:rsidRPr="004140F1">
        <w:rPr>
          <w:lang w:eastAsia="es-PE"/>
        </w:rPr>
        <w:t xml:space="preserve"> Alta and </w:t>
      </w:r>
      <w:proofErr w:type="spellStart"/>
      <w:r w:rsidRPr="004140F1">
        <w:rPr>
          <w:lang w:eastAsia="es-PE"/>
        </w:rPr>
        <w:t>Huambocancha</w:t>
      </w:r>
      <w:proofErr w:type="spellEnd"/>
      <w:r w:rsidRPr="004140F1">
        <w:rPr>
          <w:lang w:eastAsia="es-PE"/>
        </w:rPr>
        <w:t xml:space="preserve"> Baja achieved an uninterrupted blockade of the access route to Minera Yanacocha-Newmont gold </w:t>
      </w:r>
      <w:proofErr w:type="gramStart"/>
      <w:r w:rsidRPr="004140F1">
        <w:rPr>
          <w:lang w:eastAsia="es-PE"/>
        </w:rPr>
        <w:t>mine, and</w:t>
      </w:r>
      <w:proofErr w:type="gramEnd"/>
      <w:r w:rsidRPr="004140F1">
        <w:rPr>
          <w:lang w:eastAsia="es-PE"/>
        </w:rPr>
        <w:t xml:space="preserve"> stalled the police forces sent to unblock it. </w:t>
      </w:r>
      <w:proofErr w:type="gramStart"/>
      <w:r w:rsidRPr="004140F1">
        <w:rPr>
          <w:lang w:eastAsia="es-PE"/>
        </w:rPr>
        <w:t>Although  it</w:t>
      </w:r>
      <w:proofErr w:type="gramEnd"/>
      <w:r w:rsidRPr="004140F1">
        <w:rPr>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4140F1" w:rsidRDefault="00B11CF0" w:rsidP="00D510F7">
      <w:pPr>
        <w:rPr>
          <w:lang w:eastAsia="es-PE"/>
        </w:rPr>
      </w:pPr>
      <w:r w:rsidRPr="004140F1">
        <w:rPr>
          <w:lang w:eastAsia="es-PE"/>
        </w:rPr>
        <w:t xml:space="preserve">Ross (2003:54, 62) points out that minerals are a type of natural resource whose transport is </w:t>
      </w:r>
      <w:proofErr w:type="gramStart"/>
      <w:r w:rsidR="00840747" w:rsidRPr="004140F1">
        <w:rPr>
          <w:lang w:eastAsia="es-PE"/>
        </w:rPr>
        <w:t>relatively easy</w:t>
      </w:r>
      <w:proofErr w:type="gramEnd"/>
      <w:r w:rsidRPr="004140F1">
        <w:rPr>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w:t>
      </w:r>
      <w:proofErr w:type="spellStart"/>
      <w:proofErr w:type="gramStart"/>
      <w:r w:rsidRPr="004140F1">
        <w:rPr>
          <w:lang w:eastAsia="es-PE"/>
        </w:rPr>
        <w:t>labor</w:t>
      </w:r>
      <w:proofErr w:type="spellEnd"/>
      <w:proofErr w:type="gramEnd"/>
      <w:r w:rsidRPr="004140F1">
        <w:rPr>
          <w:lang w:eastAsia="es-PE"/>
        </w:rPr>
        <w:t xml:space="preserve"> and other supplies (Pérez Mundaca </w:t>
      </w:r>
      <w:r w:rsidRPr="004140F1">
        <w:rPr>
          <w:lang w:eastAsia="es-PE"/>
        </w:rPr>
        <w:lastRenderedPageBreak/>
        <w:t>2012:70-71). Thus, the obstructive performances blocking the Cajamarca-</w:t>
      </w:r>
      <w:proofErr w:type="spellStart"/>
      <w:r w:rsidRPr="004140F1">
        <w:rPr>
          <w:lang w:eastAsia="es-PE"/>
        </w:rPr>
        <w:t>Bambamarca</w:t>
      </w:r>
      <w:proofErr w:type="spellEnd"/>
      <w:r w:rsidRPr="004140F1">
        <w:rPr>
          <w:lang w:eastAsia="es-PE"/>
        </w:rPr>
        <w:t xml:space="preserve"> highway ended up drowning Minera Yanacocha-Newmont, proving to be an effective performance of struggle for </w:t>
      </w:r>
      <w:proofErr w:type="gramStart"/>
      <w:r w:rsidRPr="004140F1">
        <w:rPr>
          <w:lang w:eastAsia="es-PE"/>
        </w:rPr>
        <w:t>almost the</w:t>
      </w:r>
      <w:proofErr w:type="gramEnd"/>
      <w:r w:rsidRPr="004140F1">
        <w:rPr>
          <w:lang w:eastAsia="es-PE"/>
        </w:rPr>
        <w:t xml:space="preserve"> entire duration of the mining campaign for the </w:t>
      </w:r>
      <w:proofErr w:type="spellStart"/>
      <w:r w:rsidRPr="004140F1">
        <w:rPr>
          <w:lang w:eastAsia="es-PE"/>
        </w:rPr>
        <w:t>defense</w:t>
      </w:r>
      <w:proofErr w:type="spellEnd"/>
      <w:r w:rsidRPr="004140F1">
        <w:rPr>
          <w:lang w:eastAsia="es-PE"/>
        </w:rPr>
        <w:t xml:space="preserve"> of </w:t>
      </w:r>
      <w:proofErr w:type="spellStart"/>
      <w:r w:rsidRPr="004140F1">
        <w:rPr>
          <w:lang w:eastAsia="es-PE"/>
        </w:rPr>
        <w:t>Quilish</w:t>
      </w:r>
      <w:proofErr w:type="spellEnd"/>
      <w:r w:rsidRPr="004140F1">
        <w:rPr>
          <w:lang w:eastAsia="es-PE"/>
        </w:rPr>
        <w:t xml:space="preserve"> mountain (Mejía 2021:98-99).</w:t>
      </w:r>
    </w:p>
    <w:p w14:paraId="235C3BAB" w14:textId="77777777" w:rsidR="00B11CF0" w:rsidRPr="004140F1" w:rsidRDefault="00B11CF0" w:rsidP="00D510F7">
      <w:pPr>
        <w:rPr>
          <w:lang w:eastAsia="es-PE"/>
        </w:rPr>
      </w:pPr>
      <w:r w:rsidRPr="004140F1">
        <w:rPr>
          <w:lang w:eastAsia="es-PE"/>
        </w:rPr>
        <w:t xml:space="preserve">Innovative obstructive performances shared in Apurímac and Cajamarca highlight how imperialist mining </w:t>
      </w:r>
      <w:proofErr w:type="gramStart"/>
      <w:r w:rsidRPr="004140F1">
        <w:rPr>
          <w:lang w:eastAsia="es-PE"/>
        </w:rPr>
        <w:t>operates</w:t>
      </w:r>
      <w:proofErr w:type="gramEnd"/>
      <w:r w:rsidRPr="004140F1">
        <w:rPr>
          <w:lang w:eastAsia="es-PE"/>
        </w:rPr>
        <w:t xml:space="preserve"> in Los Andes. The companies of the international mining bourgeoisies need to </w:t>
      </w:r>
      <w:proofErr w:type="gramStart"/>
      <w:r w:rsidRPr="004140F1">
        <w:rPr>
          <w:lang w:eastAsia="es-PE"/>
        </w:rPr>
        <w:t>establish</w:t>
      </w:r>
      <w:proofErr w:type="gramEnd"/>
      <w:r w:rsidRPr="004140F1">
        <w:rPr>
          <w:lang w:eastAsia="es-PE"/>
        </w:rPr>
        <w:t xml:space="preserve"> the flow of the extracted mineral either to a smelting plant -such as the Southern Peru Copper Corporation has in Moquegua-, or directly to the port of </w:t>
      </w:r>
      <w:proofErr w:type="spellStart"/>
      <w:r w:rsidRPr="004140F1">
        <w:rPr>
          <w:lang w:eastAsia="es-PE"/>
        </w:rPr>
        <w:t>Matarani</w:t>
      </w:r>
      <w:proofErr w:type="spellEnd"/>
      <w:r w:rsidRPr="004140F1">
        <w:rPr>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4140F1">
        <w:rPr>
          <w:lang w:eastAsia="es-PE"/>
        </w:rPr>
        <w:t>bourgeoisies</w:t>
      </w:r>
      <w:proofErr w:type="gramEnd"/>
      <w:r w:rsidRPr="004140F1">
        <w:rPr>
          <w:lang w:eastAsia="es-PE"/>
        </w:rPr>
        <w:t xml:space="preserve"> finance capital invested in mining. The indigenous peasantry is </w:t>
      </w:r>
      <w:proofErr w:type="gramStart"/>
      <w:r w:rsidRPr="004140F1">
        <w:rPr>
          <w:lang w:eastAsia="es-PE"/>
        </w:rPr>
        <w:t>actually at</w:t>
      </w:r>
      <w:proofErr w:type="gramEnd"/>
      <w:r w:rsidRPr="004140F1">
        <w:rPr>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4140F1" w:rsidRDefault="00B11CF0" w:rsidP="00D510F7">
      <w:pPr>
        <w:pStyle w:val="Heading2"/>
        <w:rPr>
          <w:lang w:val="en-GB"/>
          <w:rPrChange w:id="41" w:author="51964" w:date="2024-09-11T23:34:00Z" w16du:dateUtc="2024-09-12T06:34:00Z">
            <w:rPr/>
          </w:rPrChange>
        </w:rPr>
      </w:pPr>
      <w:r w:rsidRPr="004140F1">
        <w:rPr>
          <w:lang w:val="en-GB"/>
          <w:rPrChange w:id="42" w:author="51964" w:date="2024-09-11T23:34:00Z" w16du:dateUtc="2024-09-12T06:34:00Z">
            <w:rPr/>
          </w:rPrChange>
        </w:rPr>
        <w:t xml:space="preserve">The indigenous-cholo peasantry struggles against imperialist mining as an antisystemic </w:t>
      </w:r>
      <w:proofErr w:type="gramStart"/>
      <w:r w:rsidRPr="004140F1">
        <w:rPr>
          <w:lang w:val="en-GB"/>
          <w:rPrChange w:id="43" w:author="51964" w:date="2024-09-11T23:34:00Z" w16du:dateUtc="2024-09-12T06:34:00Z">
            <w:rPr/>
          </w:rPrChange>
        </w:rPr>
        <w:t>movement</w:t>
      </w:r>
      <w:proofErr w:type="gramEnd"/>
    </w:p>
    <w:p w14:paraId="705A2342" w14:textId="77777777" w:rsidR="00B11CF0" w:rsidRPr="004140F1" w:rsidRDefault="00B11CF0" w:rsidP="00D510F7">
      <w:pPr>
        <w:rPr>
          <w:lang w:eastAsia="es-PE"/>
        </w:rPr>
      </w:pPr>
      <w:r w:rsidRPr="004140F1">
        <w:rPr>
          <w:lang w:eastAsia="es-PE"/>
        </w:rPr>
        <w:t xml:space="preserve">The antisystemic historical resistance in Los Andes is indigenous-cholo in its broad base, structurally placed in subordination by the negative dialectics of race, which created the international division of </w:t>
      </w:r>
      <w:proofErr w:type="spellStart"/>
      <w:r w:rsidRPr="004140F1">
        <w:rPr>
          <w:lang w:eastAsia="es-PE"/>
        </w:rPr>
        <w:t>labor</w:t>
      </w:r>
      <w:proofErr w:type="spellEnd"/>
      <w:r w:rsidRPr="004140F1">
        <w:rPr>
          <w:lang w:eastAsia="es-PE"/>
        </w:rPr>
        <w:t xml:space="preserve">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4140F1" w:rsidRDefault="00B11CF0" w:rsidP="00D510F7">
      <w:pPr>
        <w:rPr>
          <w:lang w:eastAsia="es-PE"/>
        </w:rPr>
      </w:pPr>
      <w:r w:rsidRPr="004140F1">
        <w:rPr>
          <w:lang w:eastAsia="es-PE"/>
        </w:rPr>
        <w:t xml:space="preserve">Antimining struggles in Los Andes antagonize these reproduction processes and mechanisms vital for the modern world-system, and the imperialist world-economy. If Andean mining struggles </w:t>
      </w:r>
      <w:r w:rsidRPr="004140F1">
        <w:rPr>
          <w:lang w:eastAsia="es-PE"/>
        </w:rPr>
        <w:lastRenderedPageBreak/>
        <w:t xml:space="preserve">decreases the imperialist mining bourgeoisies' rate of profit, </w:t>
      </w:r>
      <w:proofErr w:type="gramStart"/>
      <w:r w:rsidRPr="004140F1">
        <w:rPr>
          <w:lang w:eastAsia="es-PE"/>
        </w:rPr>
        <w:t>it's</w:t>
      </w:r>
      <w:proofErr w:type="gramEnd"/>
      <w:r w:rsidRPr="004140F1">
        <w:rPr>
          <w:lang w:eastAsia="es-PE"/>
        </w:rPr>
        <w:t xml:space="preserve">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w:t>
      </w:r>
      <w:proofErr w:type="gramStart"/>
      <w:r w:rsidRPr="004140F1">
        <w:rPr>
          <w:lang w:eastAsia="es-PE"/>
        </w:rPr>
        <w:t>capitalists</w:t>
      </w:r>
      <w:proofErr w:type="gramEnd"/>
      <w:r w:rsidRPr="004140F1">
        <w:rPr>
          <w:lang w:eastAsia="es-PE"/>
        </w:rPr>
        <w:t xml:space="preserve"> trusts, due to its capital horizontal centralization initiated during the '70s and held until the 2019, when began its horizontal decentralization. The horizontal decentralization process </w:t>
      </w:r>
      <w:proofErr w:type="gramStart"/>
      <w:r w:rsidRPr="004140F1">
        <w:rPr>
          <w:lang w:eastAsia="es-PE"/>
        </w:rPr>
        <w:t>is expressed</w:t>
      </w:r>
      <w:proofErr w:type="gramEnd"/>
      <w:r w:rsidRPr="004140F1">
        <w:rPr>
          <w:lang w:eastAsia="es-PE"/>
        </w:rPr>
        <w:t xml:space="preserve"> in the protectionist policies adopted by both imperialists bourgeoisies due to an increasing digression of their rate of profit (</w:t>
      </w:r>
      <w:proofErr w:type="spellStart"/>
      <w:r w:rsidRPr="004140F1">
        <w:rPr>
          <w:lang w:eastAsia="es-PE"/>
        </w:rPr>
        <w:t>Figura</w:t>
      </w:r>
      <w:proofErr w:type="spellEnd"/>
      <w:r w:rsidRPr="004140F1">
        <w:rPr>
          <w:lang w:eastAsia="es-PE"/>
        </w:rPr>
        <w:t xml:space="preserve"> 2 y </w:t>
      </w:r>
      <w:proofErr w:type="spellStart"/>
      <w:r w:rsidRPr="004140F1">
        <w:rPr>
          <w:lang w:eastAsia="es-PE"/>
        </w:rPr>
        <w:t>Figura</w:t>
      </w:r>
      <w:proofErr w:type="spellEnd"/>
      <w:r w:rsidRPr="004140F1">
        <w:rPr>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4140F1">
        <w:rPr>
          <w:lang w:eastAsia="es-PE"/>
        </w:rPr>
        <w:t>are</w:t>
      </w:r>
      <w:proofErr w:type="gramEnd"/>
      <w:r w:rsidRPr="004140F1">
        <w:rPr>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4140F1" w:rsidRDefault="00B11CF0" w:rsidP="00D510F7">
      <w:pPr>
        <w:rPr>
          <w:lang w:eastAsia="es-PE"/>
        </w:rPr>
      </w:pPr>
      <w:r w:rsidRPr="004140F1">
        <w:rPr>
          <w:lang w:eastAsia="es-PE"/>
        </w:rPr>
        <w:t xml:space="preserve">Indeed, the differentiated reproduction outcomes depend on the natural and cultural conditions, expressed in the organic composition of capital at each instance of the whole circuit of capital reproduction. The differentiation mechanism </w:t>
      </w:r>
      <w:proofErr w:type="gramStart"/>
      <w:r w:rsidRPr="004140F1">
        <w:rPr>
          <w:lang w:eastAsia="es-PE"/>
        </w:rPr>
        <w:t>operating</w:t>
      </w:r>
      <w:proofErr w:type="gramEnd"/>
      <w:r w:rsidRPr="004140F1">
        <w:rPr>
          <w:lang w:eastAsia="es-PE"/>
        </w:rPr>
        <w:t xml:space="preserve">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4140F1" w:rsidRDefault="00B11CF0" w:rsidP="00D510F7">
      <w:pPr>
        <w:rPr>
          <w:lang w:eastAsia="es-PE"/>
        </w:rPr>
      </w:pPr>
      <w:r w:rsidRPr="004140F1">
        <w:rPr>
          <w:lang w:eastAsia="es-PE"/>
        </w:rPr>
        <w:t xml:space="preserve">The antimining peasants’ struggles in Los Andes of South America effectively obstruct the conversion of the money invested as mining </w:t>
      </w:r>
      <w:r w:rsidRPr="004140F1">
        <w:rPr>
          <w:lang w:eastAsia="es-PE"/>
        </w:rPr>
        <w:lastRenderedPageBreak/>
        <w:t>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4140F1" w:rsidRDefault="00B11CF0" w:rsidP="00D510F7">
      <w:pPr>
        <w:rPr>
          <w:lang w:eastAsia="es-PE"/>
        </w:rPr>
      </w:pPr>
    </w:p>
    <w:p w14:paraId="42975007" w14:textId="77777777" w:rsidR="00B11CF0" w:rsidRPr="004140F1" w:rsidRDefault="00B11CF0" w:rsidP="00D510F7">
      <w:pPr>
        <w:rPr>
          <w:lang w:eastAsia="es-PE"/>
        </w:rPr>
      </w:pPr>
      <w:r w:rsidRPr="004140F1">
        <w:rPr>
          <w:lang w:eastAsia="es-PE"/>
        </w:rPr>
        <w:t xml:space="preserve">The processes of production and circulation of mining imperialist productive capital had been challenged by proletarian mining workers' struggles in China at the coal and lead mines of </w:t>
      </w:r>
      <w:proofErr w:type="spellStart"/>
      <w:r w:rsidRPr="004140F1">
        <w:rPr>
          <w:lang w:eastAsia="es-PE"/>
        </w:rPr>
        <w:t>Anyuan</w:t>
      </w:r>
      <w:proofErr w:type="spellEnd"/>
      <w:r w:rsidRPr="004140F1">
        <w:rPr>
          <w:lang w:eastAsia="es-PE"/>
        </w:rPr>
        <w:t xml:space="preserve">, </w:t>
      </w:r>
      <w:proofErr w:type="spellStart"/>
      <w:r w:rsidRPr="004140F1">
        <w:rPr>
          <w:lang w:eastAsia="es-PE"/>
        </w:rPr>
        <w:t>Pinghsiang</w:t>
      </w:r>
      <w:proofErr w:type="spellEnd"/>
      <w:r w:rsidRPr="004140F1">
        <w:rPr>
          <w:lang w:eastAsia="es-PE"/>
        </w:rPr>
        <w:t xml:space="preserve"> County (Kiangsi Province) and </w:t>
      </w:r>
      <w:proofErr w:type="spellStart"/>
      <w:r w:rsidRPr="004140F1">
        <w:rPr>
          <w:lang w:eastAsia="es-PE"/>
        </w:rPr>
        <w:t>Shuikoushan</w:t>
      </w:r>
      <w:proofErr w:type="spellEnd"/>
      <w:r w:rsidRPr="004140F1">
        <w:rPr>
          <w:lang w:eastAsia="es-PE"/>
        </w:rPr>
        <w:t xml:space="preserve">, Changning (Hunan Province) between 1921 and 1927; as well as in Peru in episodes of mining contention identified as the massacres of Malpaso (1930), </w:t>
      </w:r>
      <w:proofErr w:type="spellStart"/>
      <w:r w:rsidRPr="004140F1">
        <w:rPr>
          <w:lang w:eastAsia="es-PE"/>
        </w:rPr>
        <w:t>Toquepala</w:t>
      </w:r>
      <w:proofErr w:type="spellEnd"/>
      <w:r w:rsidRPr="004140F1">
        <w:rPr>
          <w:lang w:eastAsia="es-PE"/>
        </w:rPr>
        <w:t xml:space="preserve"> (1966), and </w:t>
      </w:r>
      <w:proofErr w:type="spellStart"/>
      <w:r w:rsidRPr="004140F1">
        <w:rPr>
          <w:lang w:eastAsia="es-PE"/>
        </w:rPr>
        <w:t>Cobriza</w:t>
      </w:r>
      <w:proofErr w:type="spellEnd"/>
      <w:r w:rsidRPr="004140F1">
        <w:rPr>
          <w:lang w:eastAsia="es-PE"/>
        </w:rPr>
        <w:t xml:space="preserve"> (1971). Nevertheless, the cooperation between the peasants' movement and the proletarian mining workers in China developed in the Autumn Harvest Uprising of 1927. On </w:t>
      </w:r>
      <w:proofErr w:type="spellStart"/>
      <w:r w:rsidRPr="004140F1">
        <w:rPr>
          <w:lang w:eastAsia="es-PE"/>
        </w:rPr>
        <w:t>Octorber</w:t>
      </w:r>
      <w:proofErr w:type="spellEnd"/>
      <w:r w:rsidRPr="004140F1">
        <w:rPr>
          <w:lang w:eastAsia="es-PE"/>
        </w:rPr>
        <w:t xml:space="preserve"> of 1928, Mao Tse-Tung led </w:t>
      </w:r>
      <w:proofErr w:type="gramStart"/>
      <w:r w:rsidRPr="004140F1">
        <w:rPr>
          <w:lang w:eastAsia="es-PE"/>
        </w:rPr>
        <w:t>this forces</w:t>
      </w:r>
      <w:proofErr w:type="gramEnd"/>
      <w:r w:rsidRPr="004140F1">
        <w:rPr>
          <w:lang w:eastAsia="es-PE"/>
        </w:rPr>
        <w:t xml:space="preserve"> to the </w:t>
      </w:r>
      <w:proofErr w:type="spellStart"/>
      <w:r w:rsidRPr="004140F1">
        <w:rPr>
          <w:lang w:eastAsia="es-PE"/>
        </w:rPr>
        <w:t>Chingkang</w:t>
      </w:r>
      <w:proofErr w:type="spellEnd"/>
      <w:r w:rsidRPr="004140F1">
        <w:rPr>
          <w:lang w:eastAsia="es-PE"/>
        </w:rPr>
        <w:t xml:space="preserve"> Mountains, and the further armed struggle against Japanese and U.S. imperialism and shared imperialism (Mao, [1928]1967:63-69, 81-103).</w:t>
      </w:r>
    </w:p>
    <w:p w14:paraId="41E5E6DF" w14:textId="77777777" w:rsidR="00B11CF0" w:rsidRPr="004140F1" w:rsidRDefault="00B11CF0" w:rsidP="00D510F7">
      <w:pPr>
        <w:rPr>
          <w:lang w:eastAsia="es-PE"/>
        </w:rPr>
      </w:pPr>
      <w:r w:rsidRPr="004140F1">
        <w:rPr>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4140F1" w:rsidRDefault="00B11CF0" w:rsidP="00D510F7">
      <w:pPr>
        <w:rPr>
          <w:lang w:eastAsia="es-PE"/>
        </w:rPr>
      </w:pPr>
      <w:r w:rsidRPr="004140F1">
        <w:rPr>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4140F1">
        <w:rPr>
          <w:lang w:eastAsia="es-PE"/>
        </w:rPr>
        <w:t>quechua</w:t>
      </w:r>
      <w:proofErr w:type="spellEnd"/>
      <w:r w:rsidRPr="004140F1">
        <w:rPr>
          <w:lang w:eastAsia="es-PE"/>
        </w:rPr>
        <w:t xml:space="preserve">, </w:t>
      </w:r>
      <w:proofErr w:type="spellStart"/>
      <w:r w:rsidRPr="004140F1">
        <w:rPr>
          <w:lang w:eastAsia="es-PE"/>
        </w:rPr>
        <w:t>kichwa</w:t>
      </w:r>
      <w:proofErr w:type="spellEnd"/>
      <w:r w:rsidRPr="004140F1">
        <w:rPr>
          <w:lang w:eastAsia="es-PE"/>
        </w:rPr>
        <w:t xml:space="preserve">, </w:t>
      </w:r>
      <w:proofErr w:type="spellStart"/>
      <w:r w:rsidRPr="004140F1">
        <w:rPr>
          <w:lang w:eastAsia="es-PE"/>
        </w:rPr>
        <w:t>aymara</w:t>
      </w:r>
      <w:proofErr w:type="spellEnd"/>
      <w:r w:rsidRPr="004140F1">
        <w:rPr>
          <w:lang w:eastAsia="es-PE"/>
        </w:rPr>
        <w:t xml:space="preserve">, </w:t>
      </w:r>
      <w:proofErr w:type="spellStart"/>
      <w:r w:rsidRPr="004140F1">
        <w:rPr>
          <w:lang w:eastAsia="es-PE"/>
        </w:rPr>
        <w:t>wankas</w:t>
      </w:r>
      <w:proofErr w:type="spellEnd"/>
      <w:r w:rsidRPr="004140F1">
        <w:rPr>
          <w:lang w:eastAsia="es-PE"/>
        </w:rPr>
        <w:t xml:space="preserve">, </w:t>
      </w:r>
      <w:proofErr w:type="spellStart"/>
      <w:r w:rsidRPr="004140F1">
        <w:rPr>
          <w:lang w:eastAsia="es-PE"/>
        </w:rPr>
        <w:t>caranquis</w:t>
      </w:r>
      <w:proofErr w:type="spellEnd"/>
      <w:r w:rsidRPr="004140F1">
        <w:rPr>
          <w:lang w:eastAsia="es-PE"/>
        </w:rPr>
        <w:t xml:space="preserve">, </w:t>
      </w:r>
      <w:proofErr w:type="spellStart"/>
      <w:r w:rsidRPr="004140F1">
        <w:rPr>
          <w:lang w:eastAsia="es-PE"/>
        </w:rPr>
        <w:t>cañaris</w:t>
      </w:r>
      <w:proofErr w:type="spellEnd"/>
      <w:r w:rsidRPr="004140F1">
        <w:rPr>
          <w:lang w:eastAsia="es-PE"/>
        </w:rPr>
        <w:t xml:space="preserve">, </w:t>
      </w:r>
      <w:proofErr w:type="spellStart"/>
      <w:r w:rsidRPr="004140F1">
        <w:rPr>
          <w:lang w:eastAsia="es-PE"/>
        </w:rPr>
        <w:t>otavalos</w:t>
      </w:r>
      <w:proofErr w:type="spellEnd"/>
      <w:r w:rsidRPr="004140F1">
        <w:rPr>
          <w:lang w:eastAsia="es-PE"/>
        </w:rPr>
        <w:t xml:space="preserve">, </w:t>
      </w:r>
      <w:proofErr w:type="spellStart"/>
      <w:r w:rsidRPr="004140F1">
        <w:rPr>
          <w:lang w:eastAsia="es-PE"/>
        </w:rPr>
        <w:t>pastos</w:t>
      </w:r>
      <w:proofErr w:type="spellEnd"/>
      <w:r w:rsidRPr="004140F1">
        <w:rPr>
          <w:lang w:eastAsia="es-PE"/>
        </w:rPr>
        <w:t xml:space="preserve"> in the highlands, </w:t>
      </w:r>
      <w:proofErr w:type="spellStart"/>
      <w:r w:rsidRPr="004140F1">
        <w:rPr>
          <w:lang w:eastAsia="es-PE"/>
        </w:rPr>
        <w:t>moches</w:t>
      </w:r>
      <w:proofErr w:type="spellEnd"/>
      <w:r w:rsidRPr="004140F1">
        <w:rPr>
          <w:lang w:eastAsia="es-PE"/>
        </w:rPr>
        <w:t xml:space="preserve">, </w:t>
      </w:r>
      <w:proofErr w:type="spellStart"/>
      <w:r w:rsidRPr="004140F1">
        <w:rPr>
          <w:lang w:eastAsia="es-PE"/>
        </w:rPr>
        <w:t>valdivias</w:t>
      </w:r>
      <w:proofErr w:type="spellEnd"/>
      <w:r w:rsidRPr="004140F1">
        <w:rPr>
          <w:lang w:eastAsia="es-PE"/>
        </w:rPr>
        <w:t xml:space="preserve">, </w:t>
      </w:r>
      <w:proofErr w:type="spellStart"/>
      <w:r w:rsidRPr="004140F1">
        <w:rPr>
          <w:lang w:eastAsia="es-PE"/>
        </w:rPr>
        <w:t>huancavilcas</w:t>
      </w:r>
      <w:proofErr w:type="spellEnd"/>
      <w:r w:rsidRPr="004140F1">
        <w:rPr>
          <w:lang w:eastAsia="es-PE"/>
        </w:rPr>
        <w:t xml:space="preserve">, afros in the coastal valleys, </w:t>
      </w:r>
      <w:proofErr w:type="spellStart"/>
      <w:r w:rsidRPr="004140F1">
        <w:rPr>
          <w:lang w:eastAsia="es-PE"/>
        </w:rPr>
        <w:t>mapuches</w:t>
      </w:r>
      <w:proofErr w:type="spellEnd"/>
      <w:r w:rsidRPr="004140F1">
        <w:rPr>
          <w:lang w:eastAsia="es-PE"/>
        </w:rPr>
        <w:t xml:space="preserve"> in the southern forests, and </w:t>
      </w:r>
      <w:proofErr w:type="spellStart"/>
      <w:r w:rsidRPr="004140F1">
        <w:rPr>
          <w:lang w:eastAsia="es-PE"/>
        </w:rPr>
        <w:t>awajún</w:t>
      </w:r>
      <w:proofErr w:type="spellEnd"/>
      <w:r w:rsidRPr="004140F1">
        <w:rPr>
          <w:lang w:eastAsia="es-PE"/>
        </w:rPr>
        <w:t xml:space="preserve">, </w:t>
      </w:r>
      <w:proofErr w:type="spellStart"/>
      <w:r w:rsidRPr="004140F1">
        <w:rPr>
          <w:lang w:eastAsia="es-PE"/>
        </w:rPr>
        <w:t>waoranis</w:t>
      </w:r>
      <w:proofErr w:type="spellEnd"/>
      <w:r w:rsidRPr="004140F1">
        <w:rPr>
          <w:lang w:eastAsia="es-PE"/>
        </w:rPr>
        <w:t xml:space="preserve">, </w:t>
      </w:r>
      <w:proofErr w:type="spellStart"/>
      <w:r w:rsidRPr="004140F1">
        <w:rPr>
          <w:lang w:eastAsia="es-PE"/>
        </w:rPr>
        <w:t>cofanes</w:t>
      </w:r>
      <w:proofErr w:type="spellEnd"/>
      <w:r w:rsidRPr="004140F1">
        <w:rPr>
          <w:lang w:eastAsia="es-PE"/>
        </w:rPr>
        <w:t xml:space="preserve">, </w:t>
      </w:r>
      <w:proofErr w:type="spellStart"/>
      <w:r w:rsidRPr="004140F1">
        <w:rPr>
          <w:lang w:eastAsia="es-PE"/>
        </w:rPr>
        <w:t>secoyas</w:t>
      </w:r>
      <w:proofErr w:type="spellEnd"/>
      <w:r w:rsidRPr="004140F1">
        <w:rPr>
          <w:lang w:eastAsia="es-PE"/>
        </w:rPr>
        <w:t xml:space="preserve">, </w:t>
      </w:r>
      <w:proofErr w:type="spellStart"/>
      <w:r w:rsidRPr="004140F1">
        <w:rPr>
          <w:lang w:eastAsia="es-PE"/>
        </w:rPr>
        <w:t>shuaras</w:t>
      </w:r>
      <w:proofErr w:type="spellEnd"/>
      <w:r w:rsidRPr="004140F1">
        <w:rPr>
          <w:lang w:eastAsia="es-PE"/>
        </w:rPr>
        <w:t xml:space="preserve">, </w:t>
      </w:r>
      <w:proofErr w:type="spellStart"/>
      <w:r w:rsidRPr="004140F1">
        <w:rPr>
          <w:lang w:eastAsia="es-PE"/>
        </w:rPr>
        <w:t>achuras</w:t>
      </w:r>
      <w:proofErr w:type="spellEnd"/>
      <w:r w:rsidRPr="004140F1">
        <w:rPr>
          <w:lang w:eastAsia="es-PE"/>
        </w:rPr>
        <w:t xml:space="preserve">, </w:t>
      </w:r>
      <w:proofErr w:type="spellStart"/>
      <w:r w:rsidRPr="004140F1">
        <w:rPr>
          <w:lang w:eastAsia="es-PE"/>
        </w:rPr>
        <w:t>zaparas</w:t>
      </w:r>
      <w:proofErr w:type="spellEnd"/>
      <w:r w:rsidRPr="004140F1">
        <w:rPr>
          <w:lang w:eastAsia="es-PE"/>
        </w:rPr>
        <w:t xml:space="preserve">, among others in the Amazonian, the </w:t>
      </w:r>
      <w:proofErr w:type="spellStart"/>
      <w:r w:rsidRPr="004140F1">
        <w:rPr>
          <w:lang w:eastAsia="es-PE"/>
        </w:rPr>
        <w:t>ankebain</w:t>
      </w:r>
      <w:proofErr w:type="spellEnd"/>
      <w:r w:rsidRPr="004140F1">
        <w:rPr>
          <w:lang w:eastAsia="es-PE"/>
        </w:rPr>
        <w:t xml:space="preserve"> of </w:t>
      </w:r>
      <w:proofErr w:type="spellStart"/>
      <w:r w:rsidRPr="004140F1">
        <w:rPr>
          <w:lang w:eastAsia="es-PE"/>
        </w:rPr>
        <w:t>Mamansoya</w:t>
      </w:r>
      <w:proofErr w:type="spellEnd"/>
      <w:r w:rsidRPr="004140F1">
        <w:rPr>
          <w:lang w:eastAsia="es-PE"/>
        </w:rPr>
        <w:t xml:space="preserve"> (and the other inhabitants of other seven worlds connected with this (Ortiz </w:t>
      </w:r>
      <w:proofErr w:type="spellStart"/>
      <w:r w:rsidRPr="004140F1">
        <w:rPr>
          <w:lang w:eastAsia="es-PE"/>
        </w:rPr>
        <w:lastRenderedPageBreak/>
        <w:t>Rescaniere</w:t>
      </w:r>
      <w:proofErr w:type="spellEnd"/>
      <w:r w:rsidRPr="004140F1">
        <w:rPr>
          <w:lang w:eastAsia="es-PE"/>
        </w:rPr>
        <w:t xml:space="preserve">, 1975)), survived to the colonization genocide of the original accumulation process in Los Andes. </w:t>
      </w:r>
      <w:r w:rsidR="00840747" w:rsidRPr="004140F1">
        <w:rPr>
          <w:lang w:eastAsia="es-PE"/>
        </w:rPr>
        <w:t>Culturally, materially</w:t>
      </w:r>
      <w:r w:rsidRPr="004140F1">
        <w:rPr>
          <w:lang w:eastAsia="es-PE"/>
        </w:rPr>
        <w:t>, historically, the resistance of the "indigenous" peoples of Los Andes, reproduced and developed the intrinsic relation between the "indigenous" and the "land".</w:t>
      </w:r>
      <w:r w:rsidR="00840747" w:rsidRPr="004140F1">
        <w:rPr>
          <w:rStyle w:val="FootnoteReference"/>
          <w:rFonts w:ascii="Times New Roman" w:hAnsi="Times New Roman"/>
          <w:lang w:eastAsia="es-PE"/>
        </w:rPr>
        <w:footnoteReference w:id="13"/>
      </w:r>
    </w:p>
    <w:p w14:paraId="0E1FCBF9" w14:textId="3FE3C947" w:rsidR="00B11CF0" w:rsidRPr="004140F1" w:rsidRDefault="00B11CF0" w:rsidP="00D510F7">
      <w:pPr>
        <w:rPr>
          <w:lang w:eastAsia="es-PE"/>
        </w:rPr>
      </w:pPr>
      <w:r w:rsidRPr="004140F1">
        <w:rPr>
          <w:lang w:eastAsia="es-PE"/>
        </w:rPr>
        <w:lastRenderedPageBreak/>
        <w:t xml:space="preserve"> </w:t>
      </w:r>
    </w:p>
    <w:p w14:paraId="6D751E90" w14:textId="7EE37DD2" w:rsidR="00B11CF0" w:rsidRPr="004140F1" w:rsidRDefault="00B11CF0" w:rsidP="00D510F7">
      <w:pPr>
        <w:rPr>
          <w:lang w:eastAsia="es-PE"/>
        </w:rPr>
      </w:pPr>
      <w:r w:rsidRPr="004140F1">
        <w:rPr>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4140F1">
        <w:rPr>
          <w:rStyle w:val="FootnoteReference"/>
          <w:rFonts w:ascii="Times New Roman" w:hAnsi="Times New Roman"/>
          <w:lang w:eastAsia="es-PE"/>
        </w:rPr>
        <w:footnoteReference w:id="14"/>
      </w:r>
      <w:r w:rsidRPr="004140F1">
        <w:rPr>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4140F1" w:rsidRDefault="00B11CF0" w:rsidP="00D510F7">
      <w:pPr>
        <w:rPr>
          <w:lang w:eastAsia="es-PE"/>
        </w:rPr>
      </w:pPr>
      <w:r w:rsidRPr="004140F1">
        <w:rPr>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4140F1" w:rsidRDefault="00B11CF0" w:rsidP="00D510F7">
      <w:pPr>
        <w:rPr>
          <w:lang w:eastAsia="es-PE"/>
        </w:rPr>
      </w:pPr>
      <w:r w:rsidRPr="004140F1">
        <w:rPr>
          <w:lang w:eastAsia="es-PE"/>
        </w:rPr>
        <w:t xml:space="preserve">The tendency to accumulate monetary gold in national reserves that was strongly monopolistic under U.S. hegemony until the beginning of the new millennia, when it began to be followed not only by the European central banks of Germany, </w:t>
      </w:r>
      <w:proofErr w:type="gramStart"/>
      <w:r w:rsidRPr="004140F1">
        <w:rPr>
          <w:lang w:eastAsia="es-PE"/>
        </w:rPr>
        <w:t>France</w:t>
      </w:r>
      <w:proofErr w:type="gramEnd"/>
      <w:r w:rsidRPr="004140F1">
        <w:rPr>
          <w:lang w:eastAsia="es-PE"/>
        </w:rPr>
        <w:t xml:space="preserve"> and Italy, but also by Russia, India, </w:t>
      </w:r>
      <w:proofErr w:type="spellStart"/>
      <w:r w:rsidRPr="004140F1">
        <w:rPr>
          <w:lang w:eastAsia="es-PE"/>
        </w:rPr>
        <w:t>Japon</w:t>
      </w:r>
      <w:proofErr w:type="spellEnd"/>
      <w:r w:rsidRPr="004140F1">
        <w:rPr>
          <w:lang w:eastAsia="es-PE"/>
        </w:rPr>
        <w:t>, and specifically China.</w:t>
      </w:r>
      <w:r w:rsidR="0035386B" w:rsidRPr="004140F1">
        <w:rPr>
          <w:lang w:eastAsia="es-PE"/>
        </w:rPr>
        <w:t xml:space="preserve"> </w:t>
      </w:r>
      <w:r w:rsidRPr="004140F1">
        <w:rPr>
          <w:lang w:eastAsia="es-PE"/>
        </w:rPr>
        <w:t xml:space="preserve">The last mentioned bank state capitalist trust increased its acquisition of gold for its national reserves, as its superiority in monetary holdings compared to the U.S. (Figure 2) required a balance in proportion to its </w:t>
      </w:r>
      <w:r w:rsidRPr="004140F1">
        <w:rPr>
          <w:lang w:eastAsia="es-PE"/>
        </w:rPr>
        <w:lastRenderedPageBreak/>
        <w:t>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4140F1" w:rsidRDefault="00B11CF0" w:rsidP="00D510F7">
      <w:pPr>
        <w:rPr>
          <w:lang w:eastAsia="es-PE"/>
        </w:rPr>
      </w:pPr>
      <w:r w:rsidRPr="004140F1">
        <w:rPr>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4140F1">
        <w:rPr>
          <w:lang w:eastAsia="es-PE"/>
        </w:rPr>
        <w:t xml:space="preserve"> </w:t>
      </w:r>
      <w:r w:rsidRPr="004140F1">
        <w:rPr>
          <w:lang w:eastAsia="es-PE"/>
        </w:rPr>
        <w:t>A long twentieth century of imperialism over gold mining countries holds a current U.S. high advantage in monetary gold holdings, which implies a non-</w:t>
      </w:r>
      <w:proofErr w:type="gramStart"/>
      <w:r w:rsidRPr="004140F1">
        <w:rPr>
          <w:lang w:eastAsia="es-PE"/>
        </w:rPr>
        <w:t>actually completed</w:t>
      </w:r>
      <w:proofErr w:type="gramEnd"/>
      <w:r w:rsidRPr="004140F1">
        <w:rPr>
          <w:lang w:eastAsia="es-PE"/>
        </w:rPr>
        <w:t xml:space="preserve"> transition to China as a new hegemonic state of global capitalism. mining and mining struggles against U.S. gold mining and China copper mining in Peru </w:t>
      </w:r>
      <w:proofErr w:type="gramStart"/>
      <w:r w:rsidRPr="004140F1">
        <w:rPr>
          <w:lang w:eastAsia="es-PE"/>
        </w:rPr>
        <w:t>evidenced</w:t>
      </w:r>
      <w:proofErr w:type="gramEnd"/>
      <w:r w:rsidRPr="004140F1">
        <w:rPr>
          <w:lang w:eastAsia="es-PE"/>
        </w:rPr>
        <w:t xml:space="preserve"> a complex dynamic of imperialist mining from which approaches of U.S. hegemonic crisis and the initiation of a fifth systemic cycle of accumulation with “Chinese characteristics” can be problematized beyond.</w:t>
      </w:r>
    </w:p>
    <w:p w14:paraId="3936215A" w14:textId="77777777" w:rsidR="00B11CF0" w:rsidRPr="004140F1" w:rsidRDefault="00B11CF0" w:rsidP="00D510F7">
      <w:pPr>
        <w:rPr>
          <w:lang w:eastAsia="es-PE"/>
        </w:rPr>
      </w:pPr>
      <w:r w:rsidRPr="004140F1">
        <w:rPr>
          <w:lang w:eastAsia="es-PE"/>
        </w:rPr>
        <w:t xml:space="preserve">In the current critical juncture of capitalism's systemic chaos (Arrighi and Silver 1999), antimining struggles in Los Andes and Latin America take an anti-imperialistic and antisystemic role. To </w:t>
      </w:r>
      <w:proofErr w:type="gramStart"/>
      <w:r w:rsidRPr="004140F1">
        <w:rPr>
          <w:lang w:eastAsia="es-PE"/>
        </w:rPr>
        <w:t>initiate</w:t>
      </w:r>
      <w:proofErr w:type="gramEnd"/>
      <w:r w:rsidRPr="004140F1">
        <w:rPr>
          <w:lang w:eastAsia="es-PE"/>
        </w:rPr>
        <w:t xml:space="preserv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w:t>
      </w:r>
      <w:proofErr w:type="gramStart"/>
      <w:r w:rsidRPr="004140F1">
        <w:rPr>
          <w:lang w:eastAsia="es-PE"/>
        </w:rPr>
        <w:t>allocated</w:t>
      </w:r>
      <w:proofErr w:type="gramEnd"/>
      <w:r w:rsidRPr="004140F1">
        <w:rPr>
          <w:lang w:eastAsia="es-PE"/>
        </w:rPr>
        <w:t xml:space="preserve"> intensively in the branches of industry they already know can provide the highest rate of profit, as mining and gold mining in particular. A new material expansion phase is a necessary condition for another cycle of financial expansion (Arrighi, 1994), but at this time the extended accumulation circuit mechanism could be reaching its natural, </w:t>
      </w:r>
      <w:proofErr w:type="gramStart"/>
      <w:r w:rsidRPr="004140F1">
        <w:rPr>
          <w:lang w:eastAsia="es-PE"/>
        </w:rPr>
        <w:t>cultural</w:t>
      </w:r>
      <w:proofErr w:type="gramEnd"/>
      <w:r w:rsidRPr="004140F1">
        <w:rPr>
          <w:lang w:eastAsia="es-PE"/>
        </w:rPr>
        <w:t xml:space="preserve"> and historical limits. Not only climate change but also historical change constrains and obstructs capitalism reconstitution at the present.</w:t>
      </w:r>
    </w:p>
    <w:p w14:paraId="5B7C15A6" w14:textId="77777777" w:rsidR="00B11CF0" w:rsidRPr="004140F1" w:rsidRDefault="00B11CF0" w:rsidP="00D510F7">
      <w:pPr>
        <w:rPr>
          <w:lang w:eastAsia="es-PE"/>
        </w:rPr>
      </w:pPr>
      <w:r w:rsidRPr="004140F1">
        <w:rPr>
          <w:lang w:eastAsia="es-PE"/>
        </w:rPr>
        <w:t xml:space="preserve">Until the beginning of the Twenty First century, the rising tide of environmental struggles carried out by peasant mobilization against the imperialists mining bourgeoisies, takes particular relevance to </w:t>
      </w:r>
      <w:r w:rsidRPr="004140F1">
        <w:rPr>
          <w:lang w:eastAsia="es-PE"/>
        </w:rPr>
        <w:lastRenderedPageBreak/>
        <w:t>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4140F1" w:rsidRDefault="00B11CF0" w:rsidP="00D510F7">
      <w:pPr>
        <w:rPr>
          <w:lang w:eastAsia="es-PE"/>
        </w:rPr>
      </w:pPr>
      <w:r w:rsidRPr="004140F1">
        <w:rPr>
          <w:lang w:eastAsia="es-PE"/>
        </w:rPr>
        <w:t xml:space="preserve">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w:t>
      </w:r>
      <w:r w:rsidRPr="004140F1">
        <w:rPr>
          <w:lang w:eastAsia="es-PE"/>
        </w:rPr>
        <w:lastRenderedPageBreak/>
        <w:t>scale approach to the study of the antisystemic effects executed by the indigenous-cholo antimining struggles in Los Andes, as antisystemic challenges of historical resistance</w:t>
      </w:r>
      <w:r w:rsidR="00840747" w:rsidRPr="004140F1">
        <w:rPr>
          <w:lang w:eastAsia="es-PE"/>
        </w:rPr>
        <w:t>.</w:t>
      </w:r>
    </w:p>
    <w:p w14:paraId="15489141" w14:textId="77777777" w:rsidR="00E24764" w:rsidRPr="004140F1" w:rsidRDefault="00E24764" w:rsidP="00D510F7">
      <w:pPr>
        <w:rPr>
          <w:lang w:eastAsia="es-PE"/>
        </w:rPr>
      </w:pPr>
    </w:p>
    <w:p w14:paraId="3E4F122D" w14:textId="77777777" w:rsidR="00E24764" w:rsidRPr="004140F1" w:rsidRDefault="00E24764" w:rsidP="00D510F7">
      <w:pPr>
        <w:rPr>
          <w:lang w:eastAsia="es-PE"/>
        </w:rPr>
      </w:pPr>
    </w:p>
    <w:p w14:paraId="0D2265EF" w14:textId="77777777" w:rsidR="00E24764" w:rsidRPr="004140F1" w:rsidRDefault="00E24764" w:rsidP="00D510F7">
      <w:pPr>
        <w:pStyle w:val="Heading1"/>
        <w:rPr>
          <w:lang w:val="en-GB"/>
          <w:rPrChange w:id="44" w:author="51964" w:date="2024-09-11T23:34:00Z" w16du:dateUtc="2024-09-12T06:34:00Z">
            <w:rPr>
              <w:lang w:val="en-US"/>
            </w:rPr>
          </w:rPrChange>
        </w:rPr>
        <w:sectPr w:rsidR="00E24764" w:rsidRPr="004140F1">
          <w:footerReference w:type="default" r:id="rId16"/>
          <w:pgSz w:w="11906" w:h="16838"/>
          <w:pgMar w:top="1417" w:right="1701" w:bottom="1417" w:left="1701" w:header="708" w:footer="708" w:gutter="0"/>
          <w:cols w:space="708"/>
          <w:docGrid w:linePitch="360"/>
        </w:sectPr>
      </w:pPr>
    </w:p>
    <w:p w14:paraId="0DA1648B" w14:textId="77777777" w:rsidR="00E24764" w:rsidRPr="004140F1" w:rsidRDefault="00E24764" w:rsidP="00D510F7">
      <w:pPr>
        <w:pStyle w:val="Heading1"/>
        <w:rPr>
          <w:lang w:val="en-GB"/>
          <w:rPrChange w:id="45" w:author="51964" w:date="2024-09-11T23:34:00Z" w16du:dateUtc="2024-09-12T06:34:00Z">
            <w:rPr/>
          </w:rPrChange>
        </w:rPr>
      </w:pPr>
      <w:proofErr w:type="spellStart"/>
      <w:r w:rsidRPr="004140F1">
        <w:rPr>
          <w:lang w:val="en-GB"/>
          <w:rPrChange w:id="46" w:author="51964" w:date="2024-09-11T23:34:00Z" w16du:dateUtc="2024-09-12T06:34:00Z">
            <w:rPr/>
          </w:rPrChange>
        </w:rPr>
        <w:lastRenderedPageBreak/>
        <w:t>Figuras</w:t>
      </w:r>
      <w:proofErr w:type="spellEnd"/>
    </w:p>
    <w:p w14:paraId="66D332AE" w14:textId="77777777" w:rsidR="00E24764" w:rsidRPr="004140F1" w:rsidRDefault="00E24764" w:rsidP="00D510F7">
      <w:r w:rsidRPr="004140F1">
        <w:t>Figure 1. Gold price in U.S. current dollars and China current Yuan, 1960-2023</w:t>
      </w:r>
    </w:p>
    <w:p w14:paraId="36B54D08" w14:textId="35C92EFF" w:rsidR="00E24764" w:rsidRPr="004140F1" w:rsidRDefault="00E24764" w:rsidP="00D510F7">
      <w:r w:rsidRPr="00EB6EDC">
        <w:rPr>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4140F1" w:rsidRDefault="00E24764" w:rsidP="00D510F7">
      <w:r w:rsidRPr="004140F1">
        <w:t>Source: World Gold Council Price Data.</w:t>
      </w:r>
    </w:p>
    <w:p w14:paraId="62E0772C" w14:textId="77777777" w:rsidR="00E24764" w:rsidRPr="004140F1" w:rsidRDefault="00E24764" w:rsidP="00D510F7"/>
    <w:p w14:paraId="2883CC09" w14:textId="77777777" w:rsidR="00E24764" w:rsidRPr="004140F1" w:rsidRDefault="00E24764" w:rsidP="00D510F7"/>
    <w:p w14:paraId="0DF75E59" w14:textId="087C6D8F" w:rsidR="00E24764" w:rsidRPr="004140F1" w:rsidRDefault="00E24764" w:rsidP="00D510F7">
      <w:r w:rsidRPr="004140F1">
        <w:t xml:space="preserve">Figure 2. Total capital reserve funds in </w:t>
      </w:r>
      <w:proofErr w:type="gramStart"/>
      <w:r w:rsidRPr="004140F1">
        <w:t>monetized-capital</w:t>
      </w:r>
      <w:proofErr w:type="gramEnd"/>
      <w:r w:rsidRPr="004140F1">
        <w:t xml:space="preserve"> (U.S. current dollars) of</w:t>
      </w:r>
    </w:p>
    <w:p w14:paraId="77D8A3C9" w14:textId="65EB21CC" w:rsidR="00E24764" w:rsidRPr="004140F1" w:rsidRDefault="00E24764" w:rsidP="00D510F7">
      <w:r w:rsidRPr="004140F1">
        <w:t xml:space="preserve">the </w:t>
      </w:r>
      <w:proofErr w:type="gramStart"/>
      <w:r w:rsidRPr="004140F1">
        <w:t>top-ten</w:t>
      </w:r>
      <w:proofErr w:type="gramEnd"/>
      <w:r w:rsidRPr="004140F1">
        <w:t xml:space="preserve"> gold-bearers national-economies, 1960-2023</w:t>
      </w:r>
    </w:p>
    <w:p w14:paraId="4849F4C1" w14:textId="58DA99C3" w:rsidR="00E24764" w:rsidRPr="004140F1" w:rsidRDefault="00E24764" w:rsidP="00D510F7">
      <w:r w:rsidRPr="00EB6EDC">
        <w:rPr>
          <w:noProof/>
        </w:rPr>
        <w:lastRenderedPageBreak/>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4140F1" w:rsidRDefault="00E24764" w:rsidP="00D510F7">
      <w:r w:rsidRPr="004140F1">
        <w:t>Figure 3. Total capital reserve funds in gold-money-capital (U.S. current dollars) of</w:t>
      </w:r>
    </w:p>
    <w:p w14:paraId="147CFF8E" w14:textId="08527EE7" w:rsidR="00E24764" w:rsidRPr="004140F1" w:rsidRDefault="00E24764" w:rsidP="00D510F7">
      <w:r w:rsidRPr="004140F1">
        <w:lastRenderedPageBreak/>
        <w:t xml:space="preserve">the </w:t>
      </w:r>
      <w:proofErr w:type="gramStart"/>
      <w:r w:rsidRPr="004140F1">
        <w:t>top-ten</w:t>
      </w:r>
      <w:proofErr w:type="gramEnd"/>
      <w:r w:rsidRPr="004140F1">
        <w:t xml:space="preserve"> gold-bearers national-economies, 1960-2023</w:t>
      </w:r>
    </w:p>
    <w:p w14:paraId="242FB989" w14:textId="73D54715" w:rsidR="00E24764" w:rsidRPr="004140F1" w:rsidRDefault="00E24764" w:rsidP="00D510F7">
      <w:r w:rsidRPr="00EB6EDC">
        <w:rPr>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4140F1" w:rsidRDefault="00E24764" w:rsidP="00D510F7">
      <w:r w:rsidRPr="004140F1">
        <w:lastRenderedPageBreak/>
        <w:t>Figure 4. China and U.S. total capital reserve funds in gold-money-capital (U.S.</w:t>
      </w:r>
    </w:p>
    <w:p w14:paraId="11AFEA49" w14:textId="2EDD46F7" w:rsidR="00E24764" w:rsidRPr="004140F1" w:rsidRDefault="00E24764" w:rsidP="00D510F7">
      <w:r w:rsidRPr="004140F1">
        <w:t>current dollars), 2000-2023</w:t>
      </w:r>
    </w:p>
    <w:p w14:paraId="531B648E" w14:textId="5CED8DA0" w:rsidR="00E24764" w:rsidRPr="004140F1" w:rsidRDefault="00E24764" w:rsidP="00D510F7">
      <w:pPr>
        <w:sectPr w:rsidR="00E24764" w:rsidRPr="004140F1" w:rsidSect="00E24764">
          <w:pgSz w:w="16838" w:h="11906" w:orient="landscape"/>
          <w:pgMar w:top="1699" w:right="1411" w:bottom="1699" w:left="1411" w:header="706" w:footer="706" w:gutter="0"/>
          <w:cols w:space="708"/>
          <w:docGrid w:linePitch="360"/>
        </w:sectPr>
      </w:pPr>
      <w:r w:rsidRPr="00EB6EDC">
        <w:rPr>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4140F1" w:rsidRDefault="00E24764" w:rsidP="00D510F7">
      <w:pPr>
        <w:pStyle w:val="Heading1"/>
        <w:rPr>
          <w:lang w:val="en-GB"/>
          <w:rPrChange w:id="47" w:author="51964" w:date="2024-09-11T23:34:00Z" w16du:dateUtc="2024-09-12T06:34:00Z">
            <w:rPr/>
          </w:rPrChange>
        </w:rPr>
      </w:pPr>
      <w:proofErr w:type="spellStart"/>
      <w:r w:rsidRPr="004140F1">
        <w:rPr>
          <w:lang w:val="en-GB"/>
          <w:rPrChange w:id="48" w:author="51964" w:date="2024-09-11T23:34:00Z" w16du:dateUtc="2024-09-12T06:34:00Z">
            <w:rPr/>
          </w:rPrChange>
        </w:rPr>
        <w:lastRenderedPageBreak/>
        <w:t>Referencias</w:t>
      </w:r>
      <w:proofErr w:type="spellEnd"/>
    </w:p>
    <w:p w14:paraId="2EF79F54" w14:textId="77777777" w:rsidR="00F11436" w:rsidRPr="004140F1" w:rsidRDefault="00F11436" w:rsidP="00D510F7">
      <w:pPr>
        <w:rPr>
          <w:lang w:eastAsia="es-PE"/>
          <w:rPrChange w:id="49" w:author="51964" w:date="2024-09-11T23:34:00Z" w16du:dateUtc="2024-09-12T06:34:00Z">
            <w:rPr>
              <w:lang w:val="es-PE" w:eastAsia="es-PE"/>
            </w:rPr>
          </w:rPrChange>
        </w:rPr>
      </w:pPr>
      <w:r w:rsidRPr="004140F1">
        <w:rPr>
          <w:lang w:eastAsia="es-PE"/>
        </w:rPr>
        <w:t xml:space="preserve">Abu-Lughod, Janet L. 1991, </w:t>
      </w:r>
      <w:r w:rsidRPr="004140F1">
        <w:rPr>
          <w:i/>
          <w:iCs/>
          <w:lang w:eastAsia="es-PE"/>
        </w:rPr>
        <w:t>Before European Hegemony: The World System A. D. 1250-1350</w:t>
      </w:r>
      <w:r w:rsidRPr="004140F1">
        <w:rPr>
          <w:lang w:eastAsia="es-PE"/>
        </w:rPr>
        <w:t xml:space="preserve">, 1. publ., paperback., New York: Oxford Univ. </w:t>
      </w:r>
      <w:r w:rsidRPr="004140F1">
        <w:rPr>
          <w:lang w:eastAsia="es-PE"/>
          <w:rPrChange w:id="50" w:author="51964" w:date="2024-09-11T23:34:00Z" w16du:dateUtc="2024-09-12T06:34:00Z">
            <w:rPr>
              <w:lang w:val="es-PE" w:eastAsia="es-PE"/>
            </w:rPr>
          </w:rPrChange>
        </w:rPr>
        <w:t>Press.</w:t>
      </w:r>
    </w:p>
    <w:p w14:paraId="6CA81767" w14:textId="77777777" w:rsidR="00F11436" w:rsidRPr="004140F1" w:rsidRDefault="00F11436" w:rsidP="00D510F7">
      <w:pPr>
        <w:rPr>
          <w:lang w:eastAsia="es-PE"/>
        </w:rPr>
      </w:pPr>
      <w:r w:rsidRPr="004140F1">
        <w:rPr>
          <w:lang w:eastAsia="es-PE"/>
        </w:rPr>
        <w:t xml:space="preserve">Anderson, Kevin B. and Peter Hudis 2007, ‘Dialectic’, in </w:t>
      </w:r>
      <w:r w:rsidRPr="004140F1">
        <w:rPr>
          <w:i/>
          <w:iCs/>
          <w:lang w:eastAsia="es-PE"/>
        </w:rPr>
        <w:t xml:space="preserve">The Blackwell </w:t>
      </w:r>
      <w:proofErr w:type="spellStart"/>
      <w:r w:rsidRPr="004140F1">
        <w:rPr>
          <w:i/>
          <w:iCs/>
          <w:lang w:eastAsia="es-PE"/>
        </w:rPr>
        <w:t>Encyclopedia</w:t>
      </w:r>
      <w:proofErr w:type="spellEnd"/>
      <w:r w:rsidRPr="004140F1">
        <w:rPr>
          <w:i/>
          <w:iCs/>
          <w:lang w:eastAsia="es-PE"/>
        </w:rPr>
        <w:t xml:space="preserve"> of Sociology</w:t>
      </w:r>
      <w:r w:rsidRPr="004140F1">
        <w:rPr>
          <w:lang w:eastAsia="es-PE"/>
        </w:rPr>
        <w:t>, edited by George Ritzer, 1st ed., Wiley.</w:t>
      </w:r>
    </w:p>
    <w:p w14:paraId="0796CBF9" w14:textId="77777777" w:rsidR="00F11436" w:rsidRPr="004140F1" w:rsidRDefault="00F11436" w:rsidP="00D510F7">
      <w:pPr>
        <w:rPr>
          <w:lang w:eastAsia="es-PE"/>
        </w:rPr>
      </w:pPr>
      <w:r w:rsidRPr="004140F1">
        <w:rPr>
          <w:lang w:eastAsia="es-PE"/>
        </w:rPr>
        <w:t>Arboleda, Martín 2020, Planetary Mine: Territories of Extraction under Late Capitalism, Brooklyn: Verso Books.</w:t>
      </w:r>
    </w:p>
    <w:p w14:paraId="3F1BC52E" w14:textId="77777777" w:rsidR="00F11436" w:rsidRPr="004140F1" w:rsidRDefault="00F11436" w:rsidP="00D510F7">
      <w:pPr>
        <w:rPr>
          <w:lang w:eastAsia="es-PE"/>
        </w:rPr>
      </w:pPr>
      <w:r w:rsidRPr="004140F1">
        <w:rPr>
          <w:lang w:eastAsia="es-PE"/>
        </w:rPr>
        <w:t xml:space="preserve">Arrighi, Giovanni 1994, The Long Twentieth Century: Money, Power, and the Origins of Our Times, </w:t>
      </w:r>
      <w:proofErr w:type="gramStart"/>
      <w:r w:rsidRPr="004140F1">
        <w:rPr>
          <w:lang w:eastAsia="es-PE"/>
        </w:rPr>
        <w:t>London ;</w:t>
      </w:r>
      <w:proofErr w:type="gramEnd"/>
      <w:r w:rsidRPr="004140F1">
        <w:rPr>
          <w:lang w:eastAsia="es-PE"/>
        </w:rPr>
        <w:t xml:space="preserve"> New York: Verso.</w:t>
      </w:r>
    </w:p>
    <w:p w14:paraId="2768589E" w14:textId="77777777" w:rsidR="00F11436" w:rsidRPr="004140F1" w:rsidRDefault="00F11436" w:rsidP="00D510F7">
      <w:pPr>
        <w:rPr>
          <w:lang w:eastAsia="es-PE"/>
        </w:rPr>
      </w:pPr>
      <w:r w:rsidRPr="004140F1">
        <w:rPr>
          <w:lang w:eastAsia="es-PE"/>
        </w:rPr>
        <w:t xml:space="preserve">Arrighi, Giovanni, Terence K. Hopkins, and Immanuel Maurice Wallerstein 1989, </w:t>
      </w:r>
      <w:r w:rsidRPr="004140F1">
        <w:rPr>
          <w:i/>
          <w:iCs/>
          <w:lang w:eastAsia="es-PE"/>
        </w:rPr>
        <w:t>Antisystemic Movements</w:t>
      </w:r>
      <w:r w:rsidRPr="004140F1">
        <w:rPr>
          <w:lang w:eastAsia="es-PE"/>
        </w:rPr>
        <w:t xml:space="preserve">, </w:t>
      </w:r>
      <w:proofErr w:type="gramStart"/>
      <w:r w:rsidRPr="004140F1">
        <w:rPr>
          <w:lang w:eastAsia="es-PE"/>
        </w:rPr>
        <w:t>London ;</w:t>
      </w:r>
      <w:proofErr w:type="gramEnd"/>
      <w:r w:rsidRPr="004140F1">
        <w:rPr>
          <w:lang w:eastAsia="es-PE"/>
        </w:rPr>
        <w:t xml:space="preserve"> New York: Verso.</w:t>
      </w:r>
    </w:p>
    <w:p w14:paraId="691C763E" w14:textId="77777777" w:rsidR="00F11436" w:rsidRPr="004140F1" w:rsidRDefault="00F11436" w:rsidP="00D510F7">
      <w:pPr>
        <w:rPr>
          <w:lang w:eastAsia="es-PE"/>
        </w:rPr>
      </w:pPr>
      <w:r w:rsidRPr="004140F1">
        <w:rPr>
          <w:lang w:eastAsia="es-PE"/>
        </w:rPr>
        <w:t xml:space="preserve">Arrighi, Giovanni, and Beverly J. Silver, eds. 1999, </w:t>
      </w:r>
      <w:r w:rsidRPr="004140F1">
        <w:rPr>
          <w:i/>
          <w:iCs/>
          <w:lang w:eastAsia="es-PE"/>
        </w:rPr>
        <w:t>Chaos and Governance in the Modern World System</w:t>
      </w:r>
      <w:proofErr w:type="gramStart"/>
      <w:r w:rsidRPr="004140F1">
        <w:rPr>
          <w:lang w:eastAsia="es-PE"/>
        </w:rPr>
        <w:t>, .</w:t>
      </w:r>
      <w:proofErr w:type="gramEnd"/>
      <w:r w:rsidRPr="004140F1">
        <w:rPr>
          <w:lang w:eastAsia="es-PE"/>
        </w:rPr>
        <w:t xml:space="preserve"> Contradictions of modernity </w:t>
      </w:r>
      <w:proofErr w:type="gramStart"/>
      <w:r w:rsidRPr="004140F1">
        <w:rPr>
          <w:lang w:eastAsia="es-PE"/>
        </w:rPr>
        <w:t>10</w:t>
      </w:r>
      <w:proofErr w:type="gramEnd"/>
      <w:r w:rsidRPr="004140F1">
        <w:rPr>
          <w:lang w:eastAsia="es-PE"/>
        </w:rPr>
        <w:t>, Minneapolis: University of Minnesota Press.</w:t>
      </w:r>
    </w:p>
    <w:p w14:paraId="03F1285B" w14:textId="77777777" w:rsidR="00F11436" w:rsidRPr="004140F1" w:rsidRDefault="00F11436" w:rsidP="00D510F7">
      <w:pPr>
        <w:rPr>
          <w:lang w:eastAsia="es-PE"/>
        </w:rPr>
      </w:pPr>
      <w:r w:rsidRPr="004140F1">
        <w:rPr>
          <w:lang w:eastAsia="es-PE"/>
        </w:rPr>
        <w:t xml:space="preserve">Bukharin, Nikolai 1966, </w:t>
      </w:r>
      <w:r w:rsidRPr="004140F1">
        <w:rPr>
          <w:i/>
          <w:iCs/>
          <w:lang w:eastAsia="es-PE"/>
        </w:rPr>
        <w:t>Imperialism and World Economy</w:t>
      </w:r>
      <w:r w:rsidRPr="004140F1">
        <w:rPr>
          <w:lang w:eastAsia="es-PE"/>
        </w:rPr>
        <w:t>, 1</w:t>
      </w:r>
      <w:proofErr w:type="gramStart"/>
      <w:r w:rsidRPr="004140F1">
        <w:rPr>
          <w:lang w:eastAsia="es-PE"/>
        </w:rPr>
        <w:t>st  English</w:t>
      </w:r>
      <w:proofErr w:type="gramEnd"/>
      <w:r w:rsidRPr="004140F1">
        <w:rPr>
          <w:lang w:eastAsia="es-PE"/>
        </w:rPr>
        <w:t xml:space="preserve"> ed., New York: Howard Fertig.</w:t>
      </w:r>
    </w:p>
    <w:p w14:paraId="55A5D9E3" w14:textId="77777777" w:rsidR="00F11436" w:rsidRPr="004140F1" w:rsidRDefault="00F11436" w:rsidP="00D510F7">
      <w:pPr>
        <w:rPr>
          <w:lang w:eastAsia="es-PE"/>
        </w:rPr>
      </w:pPr>
      <w:r w:rsidRPr="004140F1">
        <w:rPr>
          <w:lang w:eastAsia="es-PE"/>
        </w:rPr>
        <w:t xml:space="preserve">Bundschuh, Jochen, Marta I. Litter, Faruque Parvez, Gabriela Román-Ross, Hugo B. Nicolli, </w:t>
      </w:r>
      <w:proofErr w:type="spellStart"/>
      <w:r w:rsidRPr="004140F1">
        <w:rPr>
          <w:lang w:eastAsia="es-PE"/>
        </w:rPr>
        <w:t>Jiin</w:t>
      </w:r>
      <w:proofErr w:type="spellEnd"/>
      <w:r w:rsidRPr="004140F1">
        <w:rPr>
          <w:lang w:eastAsia="es-PE"/>
        </w:rPr>
        <w:t>-Shuh Jean, Chen-</w:t>
      </w:r>
      <w:proofErr w:type="spellStart"/>
      <w:r w:rsidRPr="004140F1">
        <w:rPr>
          <w:lang w:eastAsia="es-PE"/>
        </w:rPr>
        <w:t>Wuing</w:t>
      </w:r>
      <w:proofErr w:type="spellEnd"/>
      <w:r w:rsidRPr="004140F1">
        <w:rPr>
          <w:lang w:eastAsia="es-PE"/>
        </w:rPr>
        <w:t xml:space="preserve"> Liu, Dina López, María A. Armienta, Luiz R.G. Guilherme, Alina Gomez Cuevas, Lorena Cornejo, Luis </w:t>
      </w:r>
      <w:proofErr w:type="spellStart"/>
      <w:r w:rsidRPr="004140F1">
        <w:rPr>
          <w:lang w:eastAsia="es-PE"/>
        </w:rPr>
        <w:t>Cumbal</w:t>
      </w:r>
      <w:proofErr w:type="spellEnd"/>
      <w:r w:rsidRPr="004140F1">
        <w:rPr>
          <w:lang w:eastAsia="es-PE"/>
        </w:rPr>
        <w:t xml:space="preserve">, and Regla </w:t>
      </w:r>
      <w:proofErr w:type="spellStart"/>
      <w:r w:rsidRPr="004140F1">
        <w:rPr>
          <w:lang w:eastAsia="es-PE"/>
        </w:rPr>
        <w:t>Toujaguez</w:t>
      </w:r>
      <w:proofErr w:type="spellEnd"/>
      <w:r w:rsidRPr="004140F1">
        <w:rPr>
          <w:lang w:eastAsia="es-PE"/>
        </w:rPr>
        <w:t xml:space="preserve"> 2011, ‘One century of arsenic exposure in Latin America: A review of history and occurrence from 14 countries’, </w:t>
      </w:r>
      <w:r w:rsidRPr="004140F1">
        <w:rPr>
          <w:i/>
          <w:iCs/>
          <w:lang w:eastAsia="es-PE"/>
        </w:rPr>
        <w:t>The Science of The Total Environment</w:t>
      </w:r>
      <w:r w:rsidRPr="004140F1">
        <w:rPr>
          <w:lang w:eastAsia="es-PE"/>
        </w:rPr>
        <w:t>, 429, 2–35.</w:t>
      </w:r>
    </w:p>
    <w:p w14:paraId="56A4C775" w14:textId="77777777" w:rsidR="00F11436" w:rsidRPr="004140F1" w:rsidRDefault="00F11436" w:rsidP="00D510F7">
      <w:pPr>
        <w:rPr>
          <w:lang w:eastAsia="es-PE"/>
        </w:rPr>
      </w:pPr>
      <w:r w:rsidRPr="00EB6EDC">
        <w:rPr>
          <w:lang w:val="es-PE" w:eastAsia="es-PE"/>
        </w:rPr>
        <w:t xml:space="preserve">Cueva, Agustín 1999, El desarrollo del capitalismo en América Latina: ensayo de interpretación histórica, 17. ed. </w:t>
      </w:r>
      <w:proofErr w:type="spellStart"/>
      <w:r w:rsidRPr="00EB6EDC">
        <w:rPr>
          <w:lang w:val="es-PE" w:eastAsia="es-PE"/>
        </w:rPr>
        <w:t>aum</w:t>
      </w:r>
      <w:proofErr w:type="spellEnd"/>
      <w:r w:rsidRPr="00EB6EDC">
        <w:rPr>
          <w:lang w:val="es-PE" w:eastAsia="es-PE"/>
        </w:rPr>
        <w:t>.</w:t>
      </w:r>
      <w:proofErr w:type="gramStart"/>
      <w:r w:rsidRPr="00EB6EDC">
        <w:rPr>
          <w:lang w:val="es-PE" w:eastAsia="es-PE"/>
        </w:rPr>
        <w:t>, .</w:t>
      </w:r>
      <w:proofErr w:type="gramEnd"/>
      <w:r w:rsidRPr="00EB6EDC">
        <w:rPr>
          <w:lang w:val="es-PE" w:eastAsia="es-PE"/>
        </w:rPr>
        <w:t xml:space="preserve"> </w:t>
      </w:r>
      <w:r w:rsidRPr="004140F1">
        <w:rPr>
          <w:lang w:eastAsia="es-PE"/>
        </w:rPr>
        <w:t xml:space="preserve">Historia, México, D.F: Siglo </w:t>
      </w:r>
      <w:proofErr w:type="spellStart"/>
      <w:r w:rsidRPr="004140F1">
        <w:rPr>
          <w:lang w:eastAsia="es-PE"/>
        </w:rPr>
        <w:t>Veintiuno</w:t>
      </w:r>
      <w:proofErr w:type="spellEnd"/>
      <w:r w:rsidRPr="004140F1">
        <w:rPr>
          <w:lang w:eastAsia="es-PE"/>
        </w:rPr>
        <w:t xml:space="preserve"> Ed.</w:t>
      </w:r>
    </w:p>
    <w:p w14:paraId="0A84C639" w14:textId="77777777" w:rsidR="00F11436" w:rsidRPr="004140F1" w:rsidRDefault="00F11436" w:rsidP="00D510F7">
      <w:pPr>
        <w:rPr>
          <w:lang w:eastAsia="es-PE"/>
        </w:rPr>
      </w:pPr>
      <w:r w:rsidRPr="004140F1">
        <w:rPr>
          <w:lang w:eastAsia="es-PE"/>
        </w:rPr>
        <w:t xml:space="preserve">De La Cadena, Marisol 2005, ‘The production of other knowledges and its tensions: From </w:t>
      </w:r>
      <w:proofErr w:type="spellStart"/>
      <w:r w:rsidRPr="004140F1">
        <w:rPr>
          <w:lang w:eastAsia="es-PE"/>
        </w:rPr>
        <w:t>Andeanist</w:t>
      </w:r>
      <w:proofErr w:type="spellEnd"/>
      <w:r w:rsidRPr="004140F1">
        <w:rPr>
          <w:lang w:eastAsia="es-PE"/>
        </w:rPr>
        <w:t xml:space="preserve"> Anthropology to </w:t>
      </w:r>
      <w:proofErr w:type="spellStart"/>
      <w:r w:rsidRPr="004140F1">
        <w:rPr>
          <w:lang w:eastAsia="es-PE"/>
        </w:rPr>
        <w:t>Interculturalidad</w:t>
      </w:r>
      <w:proofErr w:type="spellEnd"/>
      <w:r w:rsidRPr="004140F1">
        <w:rPr>
          <w:lang w:eastAsia="es-PE"/>
        </w:rPr>
        <w:t xml:space="preserve">?’, </w:t>
      </w:r>
      <w:r w:rsidRPr="004140F1">
        <w:rPr>
          <w:i/>
          <w:iCs/>
          <w:lang w:eastAsia="es-PE"/>
        </w:rPr>
        <w:t>Journal of the World Anthropology Network</w:t>
      </w:r>
      <w:r w:rsidRPr="004140F1">
        <w:rPr>
          <w:lang w:eastAsia="es-PE"/>
        </w:rPr>
        <w:t>, (1), 13–33.</w:t>
      </w:r>
    </w:p>
    <w:p w14:paraId="22B52FB5" w14:textId="77777777" w:rsidR="00F11436" w:rsidRPr="004140F1" w:rsidRDefault="00F11436" w:rsidP="00D510F7">
      <w:pPr>
        <w:rPr>
          <w:lang w:eastAsia="es-PE"/>
        </w:rPr>
      </w:pPr>
      <w:r w:rsidRPr="004140F1">
        <w:rPr>
          <w:lang w:eastAsia="es-PE"/>
        </w:rPr>
        <w:t xml:space="preserve">——— 2010, ‘Indigenous Cosmopolitics in the Andes: Conceptual Reflections beyond “Politics”’, </w:t>
      </w:r>
      <w:r w:rsidRPr="004140F1">
        <w:rPr>
          <w:i/>
          <w:iCs/>
          <w:lang w:eastAsia="es-PE"/>
        </w:rPr>
        <w:t>Cultural Anthropology</w:t>
      </w:r>
      <w:r w:rsidRPr="004140F1">
        <w:rPr>
          <w:lang w:eastAsia="es-PE"/>
        </w:rPr>
        <w:t>, 25(2), 334–70.</w:t>
      </w:r>
    </w:p>
    <w:p w14:paraId="1BF3F2AC" w14:textId="77777777" w:rsidR="00F11436" w:rsidRPr="004140F1" w:rsidRDefault="00F11436" w:rsidP="00D510F7">
      <w:pPr>
        <w:rPr>
          <w:lang w:eastAsia="es-PE"/>
        </w:rPr>
      </w:pPr>
      <w:r w:rsidRPr="004140F1">
        <w:rPr>
          <w:lang w:eastAsia="es-PE"/>
        </w:rPr>
        <w:lastRenderedPageBreak/>
        <w:t xml:space="preserve">Flores Galindo, Alberto. 2010, </w:t>
      </w:r>
      <w:r w:rsidRPr="004140F1">
        <w:rPr>
          <w:i/>
          <w:iCs/>
          <w:lang w:eastAsia="es-PE"/>
        </w:rPr>
        <w:t xml:space="preserve">In Search of an </w:t>
      </w:r>
      <w:proofErr w:type="gramStart"/>
      <w:r w:rsidRPr="004140F1">
        <w:rPr>
          <w:i/>
          <w:iCs/>
          <w:lang w:eastAsia="es-PE"/>
        </w:rPr>
        <w:t>Inca :</w:t>
      </w:r>
      <w:proofErr w:type="gramEnd"/>
      <w:r w:rsidRPr="004140F1">
        <w:rPr>
          <w:i/>
          <w:iCs/>
          <w:lang w:eastAsia="es-PE"/>
        </w:rPr>
        <w:t xml:space="preserve"> Identity and Utopia in the Andes</w:t>
      </w:r>
      <w:r w:rsidRPr="004140F1">
        <w:rPr>
          <w:lang w:eastAsia="es-PE"/>
        </w:rPr>
        <w:t xml:space="preserve">, Ed. </w:t>
      </w:r>
      <w:r w:rsidRPr="004140F1">
        <w:rPr>
          <w:lang w:eastAsia="es-PE"/>
          <w:rPrChange w:id="51" w:author="51964" w:date="2024-09-11T23:34:00Z" w16du:dateUtc="2024-09-12T06:34:00Z">
            <w:rPr>
              <w:lang w:val="es-PE" w:eastAsia="es-PE"/>
            </w:rPr>
          </w:rPrChange>
        </w:rPr>
        <w:t xml:space="preserve">Carlos Aguirre, Charles F. Walker, and Willie. </w:t>
      </w:r>
      <w:r w:rsidRPr="004140F1">
        <w:rPr>
          <w:lang w:eastAsia="es-PE"/>
        </w:rPr>
        <w:t>Hiatt</w:t>
      </w:r>
      <w:proofErr w:type="gramStart"/>
      <w:r w:rsidRPr="004140F1">
        <w:rPr>
          <w:lang w:eastAsia="es-PE"/>
        </w:rPr>
        <w:t>, .</w:t>
      </w:r>
      <w:proofErr w:type="gramEnd"/>
      <w:r w:rsidRPr="004140F1">
        <w:rPr>
          <w:lang w:eastAsia="es-PE"/>
        </w:rPr>
        <w:t xml:space="preserve"> </w:t>
      </w:r>
      <w:proofErr w:type="gramStart"/>
      <w:r w:rsidRPr="004140F1">
        <w:rPr>
          <w:lang w:eastAsia="es-PE"/>
        </w:rPr>
        <w:t>New approaches</w:t>
      </w:r>
      <w:proofErr w:type="gramEnd"/>
      <w:r w:rsidRPr="004140F1">
        <w:rPr>
          <w:lang w:eastAsia="es-PE"/>
        </w:rPr>
        <w:t xml:space="preserve"> to the Americas., New York: Cambridge University Press.</w:t>
      </w:r>
    </w:p>
    <w:p w14:paraId="78B161A2" w14:textId="77777777" w:rsidR="00F11436" w:rsidRPr="00EB6EDC" w:rsidRDefault="00F11436" w:rsidP="00D510F7">
      <w:pPr>
        <w:rPr>
          <w:lang w:val="es-PE" w:eastAsia="es-PE"/>
        </w:rPr>
      </w:pPr>
      <w:r w:rsidRPr="00EB6EDC">
        <w:rPr>
          <w:lang w:val="es-PE" w:eastAsia="es-PE"/>
        </w:rPr>
        <w:t xml:space="preserve">Iza, Leónidas, Andrés Tapia, and Andrés Madrid 2020, </w:t>
      </w:r>
      <w:r w:rsidRPr="00EB6EDC">
        <w:rPr>
          <w:i/>
          <w:iCs/>
          <w:lang w:val="es-PE" w:eastAsia="es-PE"/>
        </w:rPr>
        <w:t>Estallido: La Rebelión de Octubre En Ecuador</w:t>
      </w:r>
      <w:r w:rsidRPr="00EB6EDC">
        <w:rPr>
          <w:lang w:val="es-PE" w:eastAsia="es-PE"/>
        </w:rPr>
        <w:t xml:space="preserve">, 1. ed., Quito: Red </w:t>
      </w:r>
      <w:proofErr w:type="spellStart"/>
      <w:r w:rsidRPr="00EB6EDC">
        <w:rPr>
          <w:lang w:val="es-PE" w:eastAsia="es-PE"/>
        </w:rPr>
        <w:t>Kapari</w:t>
      </w:r>
      <w:proofErr w:type="spellEnd"/>
      <w:r w:rsidRPr="00EB6EDC">
        <w:rPr>
          <w:lang w:val="es-PE" w:eastAsia="es-PE"/>
        </w:rPr>
        <w:t>.</w:t>
      </w:r>
    </w:p>
    <w:p w14:paraId="47FB8A0C" w14:textId="77777777" w:rsidR="00F11436" w:rsidRPr="00EB6EDC" w:rsidRDefault="00F11436" w:rsidP="00D510F7">
      <w:pPr>
        <w:rPr>
          <w:lang w:val="es-PE" w:eastAsia="es-PE"/>
        </w:rPr>
      </w:pPr>
      <w:r w:rsidRPr="00EB6EDC">
        <w:rPr>
          <w:lang w:val="es-PE" w:eastAsia="es-PE"/>
        </w:rPr>
        <w:t xml:space="preserve">Jiménez, Sol Pérez 2020, ‘Grupo México: Epítome de la deshumanización y la barbarie del extractivismo’, </w:t>
      </w:r>
      <w:r w:rsidRPr="00EB6EDC">
        <w:rPr>
          <w:i/>
          <w:iCs/>
          <w:lang w:val="es-PE" w:eastAsia="es-PE"/>
        </w:rPr>
        <w:t>Ecología Política</w:t>
      </w:r>
      <w:r w:rsidRPr="00EB6EDC">
        <w:rPr>
          <w:lang w:val="es-PE" w:eastAsia="es-PE"/>
        </w:rPr>
        <w:t>, (60), 24–32.</w:t>
      </w:r>
    </w:p>
    <w:p w14:paraId="17EBD47D" w14:textId="77777777" w:rsidR="00F11436" w:rsidRPr="004140F1" w:rsidRDefault="00F11436" w:rsidP="00D510F7">
      <w:pPr>
        <w:rPr>
          <w:lang w:eastAsia="es-PE"/>
        </w:rPr>
      </w:pPr>
      <w:r w:rsidRPr="004140F1">
        <w:rPr>
          <w:lang w:eastAsia="es-PE"/>
        </w:rPr>
        <w:t xml:space="preserve">Lenin, V. I. 1914, ‘Conspectus of Hegel’s book The Science of Logic’, in </w:t>
      </w:r>
      <w:r w:rsidRPr="004140F1">
        <w:rPr>
          <w:i/>
          <w:iCs/>
          <w:lang w:eastAsia="es-PE"/>
        </w:rPr>
        <w:t>V. I. Lenin Collected Works. Philosophical Notebooks</w:t>
      </w:r>
      <w:r w:rsidRPr="004140F1">
        <w:rPr>
          <w:lang w:eastAsia="es-PE"/>
        </w:rPr>
        <w:t>, Moscow: Progress Publishers.</w:t>
      </w:r>
    </w:p>
    <w:p w14:paraId="4D4388FD" w14:textId="77777777" w:rsidR="00F11436" w:rsidRPr="004140F1" w:rsidRDefault="00F11436" w:rsidP="00D510F7">
      <w:pPr>
        <w:rPr>
          <w:lang w:eastAsia="es-PE"/>
        </w:rPr>
      </w:pPr>
      <w:r w:rsidRPr="004140F1">
        <w:rPr>
          <w:lang w:eastAsia="es-PE"/>
        </w:rPr>
        <w:t xml:space="preserve">——— 1964, ‘Imperialism, the highest stage of capitalism. A popular outline’, in </w:t>
      </w:r>
      <w:r w:rsidRPr="004140F1">
        <w:rPr>
          <w:i/>
          <w:iCs/>
          <w:lang w:eastAsia="es-PE"/>
        </w:rPr>
        <w:t>V. I. Lenin Collected Works. December 1915 - July 1916</w:t>
      </w:r>
      <w:r w:rsidRPr="004140F1">
        <w:rPr>
          <w:lang w:eastAsia="es-PE"/>
        </w:rPr>
        <w:t>, Moscow: Progress Publishers.</w:t>
      </w:r>
    </w:p>
    <w:p w14:paraId="32EB39FD" w14:textId="77777777" w:rsidR="00F11436" w:rsidRPr="004140F1" w:rsidRDefault="00F11436" w:rsidP="00D510F7">
      <w:pPr>
        <w:rPr>
          <w:lang w:eastAsia="es-PE"/>
          <w:rPrChange w:id="52" w:author="51964" w:date="2024-09-11T23:34:00Z" w16du:dateUtc="2024-09-12T06:34:00Z">
            <w:rPr>
              <w:lang w:val="es-PE" w:eastAsia="es-PE"/>
            </w:rPr>
          </w:rPrChange>
        </w:rPr>
      </w:pPr>
      <w:r w:rsidRPr="004140F1">
        <w:rPr>
          <w:lang w:eastAsia="es-PE"/>
        </w:rPr>
        <w:t xml:space="preserve">Luxemburg, Rosa 2015, ‘The complete works of Rosa Luxemburg. Volume II, Economic Writings 2’, in </w:t>
      </w:r>
      <w:r w:rsidRPr="004140F1">
        <w:rPr>
          <w:i/>
          <w:iCs/>
          <w:lang w:eastAsia="es-PE"/>
        </w:rPr>
        <w:t>The Accumulation of Capital: A Contribution to the Economic Theory of Imperialism</w:t>
      </w:r>
      <w:r w:rsidRPr="004140F1">
        <w:rPr>
          <w:lang w:eastAsia="es-PE"/>
        </w:rPr>
        <w:t xml:space="preserve">, edited by Peter Hudis and Paul le Blanc, trans. </w:t>
      </w:r>
      <w:r w:rsidRPr="004140F1">
        <w:rPr>
          <w:lang w:eastAsia="es-PE"/>
          <w:rPrChange w:id="53" w:author="51964" w:date="2024-09-11T23:34:00Z" w16du:dateUtc="2024-09-12T06:34:00Z">
            <w:rPr>
              <w:lang w:val="es-PE" w:eastAsia="es-PE"/>
            </w:rPr>
          </w:rPrChange>
        </w:rPr>
        <w:t>Nicholas Gray and George Shriver, London: Verso.</w:t>
      </w:r>
    </w:p>
    <w:p w14:paraId="051C5DDB" w14:textId="77777777" w:rsidR="00F11436" w:rsidRPr="004140F1" w:rsidRDefault="00F11436" w:rsidP="00D510F7">
      <w:pPr>
        <w:rPr>
          <w:lang w:eastAsia="es-PE"/>
        </w:rPr>
      </w:pPr>
      <w:r w:rsidRPr="004140F1">
        <w:rPr>
          <w:lang w:eastAsia="es-PE"/>
        </w:rPr>
        <w:t xml:space="preserve">Mao, Tse-Tung 1967, ‘The Struggle in the </w:t>
      </w:r>
      <w:proofErr w:type="spellStart"/>
      <w:r w:rsidRPr="004140F1">
        <w:rPr>
          <w:lang w:eastAsia="es-PE"/>
        </w:rPr>
        <w:t>Chingkang</w:t>
      </w:r>
      <w:proofErr w:type="spellEnd"/>
      <w:r w:rsidRPr="004140F1">
        <w:rPr>
          <w:lang w:eastAsia="es-PE"/>
        </w:rPr>
        <w:t xml:space="preserve"> Mountains’, in </w:t>
      </w:r>
      <w:r w:rsidRPr="004140F1">
        <w:rPr>
          <w:i/>
          <w:iCs/>
          <w:lang w:eastAsia="es-PE"/>
        </w:rPr>
        <w:t>Selected works of Mao Tse-tung.</w:t>
      </w:r>
      <w:r w:rsidRPr="004140F1">
        <w:rPr>
          <w:lang w:eastAsia="es-PE"/>
        </w:rPr>
        <w:t>, Peking: Foreign Languages Press.</w:t>
      </w:r>
    </w:p>
    <w:p w14:paraId="2C493DDA" w14:textId="77777777" w:rsidR="00F11436" w:rsidRPr="004140F1" w:rsidRDefault="00F11436" w:rsidP="00D510F7">
      <w:pPr>
        <w:rPr>
          <w:lang w:eastAsia="es-PE"/>
        </w:rPr>
      </w:pPr>
      <w:r w:rsidRPr="004140F1">
        <w:rPr>
          <w:lang w:eastAsia="es-PE"/>
        </w:rPr>
        <w:t xml:space="preserve">Mariátegui, José Carlos 1929, ‘The New Peru.’, </w:t>
      </w:r>
      <w:r w:rsidRPr="004140F1">
        <w:rPr>
          <w:i/>
          <w:iCs/>
          <w:lang w:eastAsia="es-PE"/>
        </w:rPr>
        <w:t>Nation</w:t>
      </w:r>
      <w:r w:rsidRPr="004140F1">
        <w:rPr>
          <w:lang w:eastAsia="es-PE"/>
        </w:rPr>
        <w:t>, 128(3315), 78–79.</w:t>
      </w:r>
    </w:p>
    <w:p w14:paraId="10D69CE1" w14:textId="77777777" w:rsidR="00F11436" w:rsidRPr="004140F1" w:rsidRDefault="00F11436" w:rsidP="00D510F7">
      <w:pPr>
        <w:rPr>
          <w:lang w:eastAsia="es-PE"/>
        </w:rPr>
      </w:pPr>
      <w:r w:rsidRPr="004140F1">
        <w:rPr>
          <w:lang w:eastAsia="es-PE"/>
        </w:rPr>
        <w:t xml:space="preserve">——— 2011, ‘On the Character of Peruvian Society’, in </w:t>
      </w:r>
      <w:r w:rsidRPr="004140F1">
        <w:rPr>
          <w:i/>
          <w:iCs/>
          <w:lang w:eastAsia="es-PE"/>
        </w:rPr>
        <w:t xml:space="preserve">Jos Carlos </w:t>
      </w:r>
      <w:proofErr w:type="spellStart"/>
      <w:r w:rsidRPr="004140F1">
        <w:rPr>
          <w:i/>
          <w:iCs/>
          <w:lang w:eastAsia="es-PE"/>
        </w:rPr>
        <w:t>Maritegui</w:t>
      </w:r>
      <w:proofErr w:type="spellEnd"/>
      <w:r w:rsidRPr="004140F1">
        <w:rPr>
          <w:i/>
          <w:iCs/>
          <w:lang w:eastAsia="es-PE"/>
        </w:rPr>
        <w:t>: An Anthology</w:t>
      </w:r>
      <w:r w:rsidRPr="004140F1">
        <w:rPr>
          <w:lang w:eastAsia="es-PE"/>
        </w:rPr>
        <w:t>, edited by Harry E Vanden and Marc Becker, New York: New York University Press.</w:t>
      </w:r>
    </w:p>
    <w:p w14:paraId="144D1E8F" w14:textId="77777777" w:rsidR="00F11436" w:rsidRPr="004140F1" w:rsidRDefault="00F11436" w:rsidP="00D510F7">
      <w:pPr>
        <w:rPr>
          <w:lang w:eastAsia="es-PE"/>
        </w:rPr>
      </w:pPr>
      <w:r w:rsidRPr="004140F1">
        <w:rPr>
          <w:lang w:eastAsia="es-PE"/>
        </w:rPr>
        <w:t xml:space="preserve">Marx, Karl 1976, </w:t>
      </w:r>
      <w:r w:rsidRPr="004140F1">
        <w:rPr>
          <w:i/>
          <w:iCs/>
          <w:lang w:eastAsia="es-PE"/>
        </w:rPr>
        <w:t>Capital. A Critique of Political Economy</w:t>
      </w:r>
      <w:r w:rsidRPr="004140F1">
        <w:rPr>
          <w:lang w:eastAsia="es-PE"/>
        </w:rPr>
        <w:t xml:space="preserve">, Trans. </w:t>
      </w:r>
      <w:r w:rsidRPr="004140F1">
        <w:rPr>
          <w:lang w:eastAsia="es-PE"/>
          <w:rPrChange w:id="54" w:author="51964" w:date="2024-09-11T23:34:00Z" w16du:dateUtc="2024-09-12T06:34:00Z">
            <w:rPr>
              <w:lang w:val="es-PE" w:eastAsia="es-PE"/>
            </w:rPr>
          </w:rPrChange>
        </w:rPr>
        <w:t xml:space="preserve">Ben Fowkes, Vol. 1. </w:t>
      </w:r>
      <w:r w:rsidRPr="004140F1">
        <w:rPr>
          <w:lang w:eastAsia="es-PE"/>
        </w:rPr>
        <w:t>3 vols., New York: Penguin Books.</w:t>
      </w:r>
    </w:p>
    <w:p w14:paraId="6D9A1DFA" w14:textId="77777777" w:rsidR="00F11436" w:rsidRPr="004140F1" w:rsidRDefault="00F11436" w:rsidP="00D510F7">
      <w:pPr>
        <w:rPr>
          <w:lang w:eastAsia="es-PE"/>
        </w:rPr>
      </w:pPr>
      <w:r w:rsidRPr="004140F1">
        <w:rPr>
          <w:lang w:eastAsia="es-PE"/>
        </w:rPr>
        <w:t xml:space="preserve">——— 1988, ‘12. Letter from Marx to Engels in Manchester. 30 April 1868’, in </w:t>
      </w:r>
      <w:r w:rsidRPr="004140F1">
        <w:rPr>
          <w:i/>
          <w:iCs/>
          <w:lang w:eastAsia="es-PE"/>
        </w:rPr>
        <w:t xml:space="preserve">Karl Marx, Frederick </w:t>
      </w:r>
      <w:proofErr w:type="gramStart"/>
      <w:r w:rsidRPr="004140F1">
        <w:rPr>
          <w:i/>
          <w:iCs/>
          <w:lang w:eastAsia="es-PE"/>
        </w:rPr>
        <w:t>Engels :</w:t>
      </w:r>
      <w:proofErr w:type="gramEnd"/>
      <w:r w:rsidRPr="004140F1">
        <w:rPr>
          <w:i/>
          <w:iCs/>
          <w:lang w:eastAsia="es-PE"/>
        </w:rPr>
        <w:t xml:space="preserve"> Collected Works</w:t>
      </w:r>
      <w:r w:rsidRPr="004140F1">
        <w:rPr>
          <w:lang w:eastAsia="es-PE"/>
        </w:rPr>
        <w:t xml:space="preserve">, by </w:t>
      </w:r>
      <w:proofErr w:type="spellStart"/>
      <w:r w:rsidRPr="004140F1">
        <w:rPr>
          <w:lang w:eastAsia="es-PE"/>
        </w:rPr>
        <w:t>by</w:t>
      </w:r>
      <w:proofErr w:type="spellEnd"/>
      <w:r w:rsidRPr="004140F1">
        <w:rPr>
          <w:lang w:eastAsia="es-PE"/>
        </w:rPr>
        <w:t xml:space="preserve"> Karl Marx and Friedrich Engels, New York: International Publishers.</w:t>
      </w:r>
    </w:p>
    <w:p w14:paraId="4C7CEB58" w14:textId="77777777" w:rsidR="00F11436" w:rsidRPr="004140F1" w:rsidRDefault="00F11436" w:rsidP="00D510F7">
      <w:pPr>
        <w:rPr>
          <w:lang w:eastAsia="es-PE"/>
          <w:rPrChange w:id="55" w:author="51964" w:date="2024-09-11T23:34:00Z" w16du:dateUtc="2024-09-12T06:34:00Z">
            <w:rPr>
              <w:lang w:val="es-PE" w:eastAsia="es-PE"/>
            </w:rPr>
          </w:rPrChange>
        </w:rPr>
      </w:pPr>
      <w:r w:rsidRPr="004140F1">
        <w:rPr>
          <w:lang w:eastAsia="es-PE"/>
        </w:rPr>
        <w:lastRenderedPageBreak/>
        <w:t xml:space="preserve">——— 2016, </w:t>
      </w:r>
      <w:r w:rsidRPr="004140F1">
        <w:rPr>
          <w:i/>
          <w:iCs/>
          <w:lang w:eastAsia="es-PE"/>
        </w:rPr>
        <w:t>Marx’s Economic Manuscript of 1864-1865</w:t>
      </w:r>
      <w:r w:rsidRPr="004140F1">
        <w:rPr>
          <w:lang w:eastAsia="es-PE"/>
        </w:rPr>
        <w:t xml:space="preserve">, Ed. </w:t>
      </w:r>
      <w:r w:rsidRPr="004140F1">
        <w:rPr>
          <w:lang w:eastAsia="es-PE"/>
          <w:rPrChange w:id="56" w:author="51964" w:date="2024-09-11T23:34:00Z" w16du:dateUtc="2024-09-12T06:34:00Z">
            <w:rPr>
              <w:lang w:val="es-PE" w:eastAsia="es-PE"/>
            </w:rPr>
          </w:rPrChange>
        </w:rPr>
        <w:t>Fred Moseley. Trans. Ben Fowkes</w:t>
      </w:r>
      <w:proofErr w:type="gramStart"/>
      <w:r w:rsidRPr="004140F1">
        <w:rPr>
          <w:lang w:eastAsia="es-PE"/>
          <w:rPrChange w:id="57" w:author="51964" w:date="2024-09-11T23:34:00Z" w16du:dateUtc="2024-09-12T06:34:00Z">
            <w:rPr>
              <w:lang w:val="es-PE" w:eastAsia="es-PE"/>
            </w:rPr>
          </w:rPrChange>
        </w:rPr>
        <w:t>, .</w:t>
      </w:r>
      <w:proofErr w:type="gramEnd"/>
      <w:r w:rsidRPr="004140F1">
        <w:rPr>
          <w:lang w:eastAsia="es-PE"/>
          <w:rPrChange w:id="58" w:author="51964" w:date="2024-09-11T23:34:00Z" w16du:dateUtc="2024-09-12T06:34:00Z">
            <w:rPr>
              <w:lang w:val="es-PE" w:eastAsia="es-PE"/>
            </w:rPr>
          </w:rPrChange>
        </w:rPr>
        <w:t xml:space="preserve"> Historical Materialism 100, </w:t>
      </w:r>
      <w:proofErr w:type="gramStart"/>
      <w:r w:rsidRPr="004140F1">
        <w:rPr>
          <w:lang w:eastAsia="es-PE"/>
          <w:rPrChange w:id="59" w:author="51964" w:date="2024-09-11T23:34:00Z" w16du:dateUtc="2024-09-12T06:34:00Z">
            <w:rPr>
              <w:lang w:val="es-PE" w:eastAsia="es-PE"/>
            </w:rPr>
          </w:rPrChange>
        </w:rPr>
        <w:t>Leiden ;</w:t>
      </w:r>
      <w:proofErr w:type="gramEnd"/>
      <w:r w:rsidRPr="004140F1">
        <w:rPr>
          <w:lang w:eastAsia="es-PE"/>
          <w:rPrChange w:id="60" w:author="51964" w:date="2024-09-11T23:34:00Z" w16du:dateUtc="2024-09-12T06:34:00Z">
            <w:rPr>
              <w:lang w:val="es-PE" w:eastAsia="es-PE"/>
            </w:rPr>
          </w:rPrChange>
        </w:rPr>
        <w:t xml:space="preserve"> Boston: Brill.</w:t>
      </w:r>
    </w:p>
    <w:p w14:paraId="6F5D5B9E" w14:textId="77777777" w:rsidR="00F11436" w:rsidRPr="00EB6EDC" w:rsidRDefault="00F11436" w:rsidP="00D510F7">
      <w:pPr>
        <w:rPr>
          <w:lang w:val="es-PE" w:eastAsia="es-PE"/>
        </w:rPr>
      </w:pPr>
      <w:r w:rsidRPr="00EB6EDC">
        <w:rPr>
          <w:lang w:val="es-PE" w:eastAsia="es-PE"/>
        </w:rPr>
        <w:t xml:space="preserve">Mejía, José Manuel 2021, ‘Cambio de escala en la contienda </w:t>
      </w:r>
      <w:proofErr w:type="spellStart"/>
      <w:r w:rsidRPr="00EB6EDC">
        <w:rPr>
          <w:lang w:val="es-PE" w:eastAsia="es-PE"/>
        </w:rPr>
        <w:t>anti-minera</w:t>
      </w:r>
      <w:proofErr w:type="spellEnd"/>
      <w:r w:rsidRPr="00EB6EDC">
        <w:rPr>
          <w:lang w:val="es-PE" w:eastAsia="es-PE"/>
        </w:rPr>
        <w:t xml:space="preserve"> peruana. Construcción de teoría a partir del conflicto por la exploración del cerro </w:t>
      </w:r>
      <w:proofErr w:type="spellStart"/>
      <w:r w:rsidRPr="00EB6EDC">
        <w:rPr>
          <w:lang w:val="es-PE" w:eastAsia="es-PE"/>
        </w:rPr>
        <w:t>Quilish</w:t>
      </w:r>
      <w:proofErr w:type="spellEnd"/>
      <w:r w:rsidRPr="00EB6EDC">
        <w:rPr>
          <w:lang w:val="es-PE" w:eastAsia="es-PE"/>
        </w:rPr>
        <w:t xml:space="preserve"> en Cajamarca’, Quito: Facultad Latinoamericana de Ciencias Sociales - Sede Ecuador.</w:t>
      </w:r>
    </w:p>
    <w:p w14:paraId="6B90B5A1" w14:textId="77777777" w:rsidR="00F11436" w:rsidRPr="00EB6EDC" w:rsidRDefault="00F11436" w:rsidP="00D510F7">
      <w:pPr>
        <w:rPr>
          <w:lang w:val="es-PE" w:eastAsia="es-PE"/>
        </w:rPr>
      </w:pPr>
      <w:r w:rsidRPr="00EB6EDC">
        <w:rPr>
          <w:lang w:val="es-PE" w:eastAsia="es-PE"/>
        </w:rPr>
        <w:t>Mejía Villena, José Manuel 2024, ‘Luchas campesinas contra la expansión de la frontera extractiva: minería imperialista y conflicto de clases en Cajamarca, Perú’, Quito: Universidad Andina Simón Bolívar, Sede Ecuador.</w:t>
      </w:r>
    </w:p>
    <w:p w14:paraId="2994DDCC" w14:textId="77777777" w:rsidR="00F11436" w:rsidRPr="00EB6EDC" w:rsidRDefault="00F11436" w:rsidP="00D510F7">
      <w:pPr>
        <w:rPr>
          <w:lang w:val="es-PE" w:eastAsia="es-PE"/>
        </w:rPr>
      </w:pPr>
      <w:r w:rsidRPr="00EB6EDC">
        <w:rPr>
          <w:lang w:val="es-PE" w:eastAsia="es-PE"/>
        </w:rPr>
        <w:t xml:space="preserve">Melgar </w:t>
      </w:r>
      <w:proofErr w:type="spellStart"/>
      <w:r w:rsidRPr="00EB6EDC">
        <w:rPr>
          <w:lang w:val="es-PE" w:eastAsia="es-PE"/>
        </w:rPr>
        <w:t>Bao</w:t>
      </w:r>
      <w:proofErr w:type="spellEnd"/>
      <w:r w:rsidRPr="00EB6EDC">
        <w:rPr>
          <w:lang w:val="es-PE" w:eastAsia="es-PE"/>
        </w:rPr>
        <w:t xml:space="preserve">, Ricardo 2020, ‘Izquierdas y cultura militante en el frente minero: Perú 1928-1930’, </w:t>
      </w:r>
      <w:r w:rsidRPr="00EB6EDC">
        <w:rPr>
          <w:i/>
          <w:iCs/>
          <w:lang w:val="es-PE" w:eastAsia="es-PE"/>
        </w:rPr>
        <w:t xml:space="preserve">Avances del </w:t>
      </w:r>
      <w:proofErr w:type="spellStart"/>
      <w:r w:rsidRPr="00EB6EDC">
        <w:rPr>
          <w:i/>
          <w:iCs/>
          <w:lang w:val="es-PE" w:eastAsia="es-PE"/>
        </w:rPr>
        <w:t>Cesor</w:t>
      </w:r>
      <w:proofErr w:type="spellEnd"/>
      <w:r w:rsidRPr="00EB6EDC">
        <w:rPr>
          <w:lang w:val="es-PE" w:eastAsia="es-PE"/>
        </w:rPr>
        <w:t>, 17(22), 127–48.</w:t>
      </w:r>
    </w:p>
    <w:p w14:paraId="4F0D9BC6" w14:textId="77777777" w:rsidR="00F11436" w:rsidRPr="004140F1" w:rsidRDefault="00F11436" w:rsidP="00D510F7">
      <w:pPr>
        <w:rPr>
          <w:lang w:eastAsia="es-PE"/>
        </w:rPr>
      </w:pPr>
      <w:r w:rsidRPr="004140F1">
        <w:rPr>
          <w:lang w:eastAsia="es-PE"/>
        </w:rPr>
        <w:t xml:space="preserve">Merton, Robert K. 1948, ‘The Self-Fulfilling Prophecy’, </w:t>
      </w:r>
      <w:r w:rsidRPr="004140F1">
        <w:rPr>
          <w:i/>
          <w:iCs/>
          <w:lang w:eastAsia="es-PE"/>
        </w:rPr>
        <w:t>The Antioch Review</w:t>
      </w:r>
      <w:r w:rsidRPr="004140F1">
        <w:rPr>
          <w:lang w:eastAsia="es-PE"/>
        </w:rPr>
        <w:t>, 8(2), 193–210.</w:t>
      </w:r>
    </w:p>
    <w:p w14:paraId="581DCB67" w14:textId="77777777" w:rsidR="00F11436" w:rsidRPr="00EB6EDC" w:rsidRDefault="00F11436" w:rsidP="00D510F7">
      <w:pPr>
        <w:rPr>
          <w:lang w:val="es-PE" w:eastAsia="es-PE"/>
        </w:rPr>
      </w:pPr>
      <w:r w:rsidRPr="00EB6EDC">
        <w:rPr>
          <w:lang w:val="es-PE" w:eastAsia="es-PE"/>
        </w:rPr>
        <w:t xml:space="preserve">Montoya, Gustavo, and Homero Quiroz, eds. 2023, </w:t>
      </w:r>
      <w:r w:rsidRPr="00EB6EDC">
        <w:rPr>
          <w:i/>
          <w:iCs/>
          <w:lang w:val="es-PE" w:eastAsia="es-PE"/>
        </w:rPr>
        <w:t>Estallido Popular. Protesta y Masacre En Perú, 2022-2023</w:t>
      </w:r>
      <w:r w:rsidRPr="00EB6EDC">
        <w:rPr>
          <w:lang w:val="es-PE" w:eastAsia="es-PE"/>
        </w:rPr>
        <w:t>, Lima: Estallido Editorial &amp; Editorial Horizonte.</w:t>
      </w:r>
    </w:p>
    <w:p w14:paraId="0A110B68" w14:textId="77777777" w:rsidR="00F11436" w:rsidRPr="004140F1" w:rsidRDefault="00F11436" w:rsidP="00D510F7">
      <w:pPr>
        <w:rPr>
          <w:lang w:eastAsia="es-PE"/>
        </w:rPr>
      </w:pPr>
      <w:r w:rsidRPr="004140F1">
        <w:rPr>
          <w:lang w:eastAsia="es-PE"/>
        </w:rPr>
        <w:t xml:space="preserve">O’Connor, James 1984, </w:t>
      </w:r>
      <w:r w:rsidRPr="004140F1">
        <w:rPr>
          <w:i/>
          <w:iCs/>
          <w:lang w:eastAsia="es-PE"/>
        </w:rPr>
        <w:t>Accumulation Crisis</w:t>
      </w:r>
      <w:r w:rsidRPr="004140F1">
        <w:rPr>
          <w:lang w:eastAsia="es-PE"/>
        </w:rPr>
        <w:t>, New York: B. Blackwell.</w:t>
      </w:r>
    </w:p>
    <w:p w14:paraId="4AEF5837" w14:textId="77777777" w:rsidR="00F11436" w:rsidRPr="00EB6EDC" w:rsidRDefault="00F11436" w:rsidP="00D510F7">
      <w:pPr>
        <w:rPr>
          <w:lang w:val="es-PE" w:eastAsia="es-PE"/>
        </w:rPr>
      </w:pPr>
      <w:r w:rsidRPr="00EB6EDC">
        <w:rPr>
          <w:lang w:val="es-PE" w:eastAsia="es-PE"/>
        </w:rPr>
        <w:t xml:space="preserve">Ortiz </w:t>
      </w:r>
      <w:proofErr w:type="spellStart"/>
      <w:r w:rsidRPr="00EB6EDC">
        <w:rPr>
          <w:lang w:val="es-PE" w:eastAsia="es-PE"/>
        </w:rPr>
        <w:t>Rescanière</w:t>
      </w:r>
      <w:proofErr w:type="spellEnd"/>
      <w:r w:rsidRPr="00EB6EDC">
        <w:rPr>
          <w:lang w:val="es-PE" w:eastAsia="es-PE"/>
        </w:rPr>
        <w:t xml:space="preserve">, Alejandro 1975, ‘El orden secoya o el árbol del universo’, </w:t>
      </w:r>
      <w:r w:rsidRPr="00EB6EDC">
        <w:rPr>
          <w:i/>
          <w:iCs/>
          <w:lang w:val="es-PE" w:eastAsia="es-PE"/>
        </w:rPr>
        <w:t>Textual</w:t>
      </w:r>
      <w:r w:rsidRPr="00EB6EDC">
        <w:rPr>
          <w:lang w:val="es-PE" w:eastAsia="es-PE"/>
        </w:rPr>
        <w:t>, (10), 50–60.</w:t>
      </w:r>
    </w:p>
    <w:p w14:paraId="5B18221A" w14:textId="77777777" w:rsidR="00F11436" w:rsidRPr="00EB6EDC" w:rsidRDefault="00F11436" w:rsidP="00D510F7">
      <w:pPr>
        <w:rPr>
          <w:lang w:val="es-PE" w:eastAsia="es-PE"/>
        </w:rPr>
      </w:pPr>
      <w:r w:rsidRPr="00EB6EDC">
        <w:rPr>
          <w:lang w:val="es-PE" w:eastAsia="es-PE"/>
        </w:rPr>
        <w:t xml:space="preserve">Pérez Mundaca, José 2012, </w:t>
      </w:r>
      <w:r w:rsidRPr="00EB6EDC">
        <w:rPr>
          <w:i/>
          <w:iCs/>
          <w:lang w:val="es-PE" w:eastAsia="es-PE"/>
        </w:rPr>
        <w:t>Conflicto Minero En El Perú. Caso Yanacocha (Cambios y Permanencias)</w:t>
      </w:r>
      <w:r w:rsidRPr="00EB6EDC">
        <w:rPr>
          <w:lang w:val="es-PE" w:eastAsia="es-PE"/>
        </w:rPr>
        <w:t>, Cajamarca: Universidad Nacional de Cajamarca.</w:t>
      </w:r>
    </w:p>
    <w:p w14:paraId="47E11D68" w14:textId="77777777" w:rsidR="00F11436" w:rsidRPr="00EB6EDC" w:rsidRDefault="00F11436" w:rsidP="00D510F7">
      <w:pPr>
        <w:rPr>
          <w:lang w:val="es-PE" w:eastAsia="es-PE"/>
        </w:rPr>
      </w:pPr>
      <w:r w:rsidRPr="00EB6EDC">
        <w:rPr>
          <w:lang w:val="es-PE" w:eastAsia="es-PE"/>
        </w:rPr>
        <w:t xml:space="preserve">Quijano, Aníbal 1980, ‘Lo cholo y el conflicto cultural en el Perú’, in </w:t>
      </w:r>
      <w:r w:rsidRPr="00EB6EDC">
        <w:rPr>
          <w:i/>
          <w:iCs/>
          <w:lang w:val="es-PE" w:eastAsia="es-PE"/>
        </w:rPr>
        <w:t>Dominación y cultura. Lo cholo y el conflicto cultural en el Perú</w:t>
      </w:r>
      <w:r w:rsidRPr="00EB6EDC">
        <w:rPr>
          <w:lang w:val="es-PE" w:eastAsia="es-PE"/>
        </w:rPr>
        <w:t>, Lima: Mosca Azul Editores.</w:t>
      </w:r>
    </w:p>
    <w:p w14:paraId="2231F015" w14:textId="77777777" w:rsidR="00F11436" w:rsidRPr="00EB6EDC" w:rsidRDefault="00F11436" w:rsidP="00D510F7">
      <w:pPr>
        <w:rPr>
          <w:lang w:val="es-PE" w:eastAsia="es-PE"/>
        </w:rPr>
      </w:pPr>
      <w:r w:rsidRPr="00EB6EDC">
        <w:rPr>
          <w:lang w:val="es-PE" w:eastAsia="es-PE"/>
        </w:rPr>
        <w:t xml:space="preserve">——— 1988, ‘Imperialismo, clases sociales y estado en el Perú: 1985-1930’, in </w:t>
      </w:r>
      <w:r w:rsidRPr="00EB6EDC">
        <w:rPr>
          <w:i/>
          <w:iCs/>
          <w:lang w:val="es-PE" w:eastAsia="es-PE"/>
        </w:rPr>
        <w:t>Clases sociales y crisis política en América Latina: Seminario de Oaxaca</w:t>
      </w:r>
      <w:r w:rsidRPr="00EB6EDC">
        <w:rPr>
          <w:lang w:val="es-PE" w:eastAsia="es-PE"/>
        </w:rPr>
        <w:t xml:space="preserve">, </w:t>
      </w:r>
      <w:proofErr w:type="spellStart"/>
      <w:r w:rsidRPr="00EB6EDC">
        <w:rPr>
          <w:lang w:val="es-PE" w:eastAsia="es-PE"/>
        </w:rPr>
        <w:t>edited</w:t>
      </w:r>
      <w:proofErr w:type="spellEnd"/>
      <w:r w:rsidRPr="00EB6EDC">
        <w:rPr>
          <w:lang w:val="es-PE" w:eastAsia="es-PE"/>
        </w:rPr>
        <w:t xml:space="preserve"> </w:t>
      </w:r>
      <w:proofErr w:type="spellStart"/>
      <w:r w:rsidRPr="00EB6EDC">
        <w:rPr>
          <w:lang w:val="es-PE" w:eastAsia="es-PE"/>
        </w:rPr>
        <w:t>by</w:t>
      </w:r>
      <w:proofErr w:type="spellEnd"/>
      <w:r w:rsidRPr="00EB6EDC">
        <w:rPr>
          <w:lang w:val="es-PE" w:eastAsia="es-PE"/>
        </w:rPr>
        <w:t xml:space="preserve"> Raúl Benítez Zenteno, Quinta., México, MX: Siglo Veintiuno.</w:t>
      </w:r>
    </w:p>
    <w:p w14:paraId="70D40C2D" w14:textId="77777777" w:rsidR="00F11436" w:rsidRPr="004140F1" w:rsidRDefault="00F11436" w:rsidP="00D510F7">
      <w:pPr>
        <w:rPr>
          <w:lang w:eastAsia="es-PE"/>
        </w:rPr>
      </w:pPr>
      <w:r w:rsidRPr="004140F1">
        <w:rPr>
          <w:lang w:eastAsia="es-PE"/>
        </w:rPr>
        <w:t xml:space="preserve">——— 2007, ‘COLONIALITY AND MODERNITY/RATIONALITY’, </w:t>
      </w:r>
      <w:r w:rsidRPr="004140F1">
        <w:rPr>
          <w:i/>
          <w:iCs/>
          <w:lang w:eastAsia="es-PE"/>
        </w:rPr>
        <w:t>Cultural studies (London, England)</w:t>
      </w:r>
      <w:r w:rsidRPr="004140F1">
        <w:rPr>
          <w:lang w:eastAsia="es-PE"/>
        </w:rPr>
        <w:t>, 21(2–3), 168–78.</w:t>
      </w:r>
    </w:p>
    <w:p w14:paraId="11E3FD2E" w14:textId="77777777" w:rsidR="00F11436" w:rsidRPr="004140F1" w:rsidRDefault="00F11436" w:rsidP="00D510F7">
      <w:pPr>
        <w:rPr>
          <w:lang w:eastAsia="es-PE"/>
        </w:rPr>
      </w:pPr>
      <w:r w:rsidRPr="004140F1">
        <w:rPr>
          <w:lang w:eastAsia="es-PE"/>
        </w:rPr>
        <w:lastRenderedPageBreak/>
        <w:t>——— 2024, Aníbal Quijano: Foundational Essays on the Coloniality of Power, Durham: Duke University Press.</w:t>
      </w:r>
    </w:p>
    <w:p w14:paraId="727497AA" w14:textId="77777777" w:rsidR="00F11436" w:rsidRPr="004140F1" w:rsidRDefault="00F11436" w:rsidP="00D510F7">
      <w:pPr>
        <w:rPr>
          <w:lang w:eastAsia="es-PE"/>
        </w:rPr>
      </w:pPr>
      <w:r w:rsidRPr="004140F1">
        <w:rPr>
          <w:lang w:eastAsia="es-PE"/>
        </w:rPr>
        <w:t>Quijano, Aníbal and Immanuel Maurice Wallerstein 1992, ‘</w:t>
      </w:r>
      <w:proofErr w:type="spellStart"/>
      <w:r w:rsidRPr="004140F1">
        <w:rPr>
          <w:lang w:eastAsia="es-PE"/>
        </w:rPr>
        <w:t>Americanity</w:t>
      </w:r>
      <w:proofErr w:type="spellEnd"/>
      <w:r w:rsidRPr="004140F1">
        <w:rPr>
          <w:lang w:eastAsia="es-PE"/>
        </w:rPr>
        <w:t xml:space="preserve"> as a concept; or, The Americas in the modern world-system’, </w:t>
      </w:r>
      <w:r w:rsidRPr="004140F1">
        <w:rPr>
          <w:i/>
          <w:iCs/>
          <w:lang w:eastAsia="es-PE"/>
        </w:rPr>
        <w:t>International Social Science Journal</w:t>
      </w:r>
      <w:r w:rsidRPr="004140F1">
        <w:rPr>
          <w:lang w:eastAsia="es-PE"/>
        </w:rPr>
        <w:t xml:space="preserve">, </w:t>
      </w:r>
      <w:proofErr w:type="gramStart"/>
      <w:r w:rsidRPr="004140F1">
        <w:rPr>
          <w:lang w:eastAsia="es-PE"/>
        </w:rPr>
        <w:t>XLIV(</w:t>
      </w:r>
      <w:proofErr w:type="gramEnd"/>
      <w:r w:rsidRPr="004140F1">
        <w:rPr>
          <w:lang w:eastAsia="es-PE"/>
        </w:rPr>
        <w:t>4), 549–57.</w:t>
      </w:r>
    </w:p>
    <w:p w14:paraId="7DEB394F" w14:textId="77777777" w:rsidR="00F11436" w:rsidRPr="004140F1" w:rsidRDefault="00F11436" w:rsidP="00D510F7">
      <w:pPr>
        <w:rPr>
          <w:lang w:eastAsia="es-PE"/>
        </w:rPr>
      </w:pPr>
      <w:r w:rsidRPr="004140F1">
        <w:rPr>
          <w:lang w:eastAsia="es-PE"/>
        </w:rPr>
        <w:t xml:space="preserve">Ross, Michael L. 2003, ‘Oil, Drugs, and Diamonds: The Varying Roles of Natural Resources in Civil War’, </w:t>
      </w:r>
      <w:r w:rsidRPr="004140F1">
        <w:rPr>
          <w:i/>
          <w:iCs/>
          <w:lang w:eastAsia="es-PE"/>
        </w:rPr>
        <w:t>The political economy of armed conflict: beyond greed and grievance</w:t>
      </w:r>
      <w:r w:rsidRPr="004140F1">
        <w:rPr>
          <w:lang w:eastAsia="es-PE"/>
        </w:rPr>
        <w:t>, Ed. Karen Ballentine and Jake Sherman, 47–70.</w:t>
      </w:r>
    </w:p>
    <w:p w14:paraId="440282E9" w14:textId="77777777" w:rsidR="00F11436" w:rsidRPr="004140F1" w:rsidRDefault="00F11436" w:rsidP="00D510F7">
      <w:pPr>
        <w:rPr>
          <w:lang w:eastAsia="es-PE"/>
        </w:rPr>
      </w:pPr>
      <w:r w:rsidRPr="004140F1">
        <w:rPr>
          <w:lang w:eastAsia="es-PE"/>
        </w:rPr>
        <w:t xml:space="preserve">SGS Canada 2019, ‘Amended and </w:t>
      </w:r>
      <w:proofErr w:type="gramStart"/>
      <w:r w:rsidRPr="004140F1">
        <w:rPr>
          <w:lang w:eastAsia="es-PE"/>
        </w:rPr>
        <w:t>restated  n</w:t>
      </w:r>
      <w:proofErr w:type="gramEnd"/>
      <w:r w:rsidRPr="004140F1">
        <w:rPr>
          <w:lang w:eastAsia="es-PE"/>
        </w:rPr>
        <w:t>° 43-101 preliminary economic assessment  of the La Mina VMS project, Cotopaxi province, Ecuador’, SGS.</w:t>
      </w:r>
    </w:p>
    <w:p w14:paraId="2F64FE2F" w14:textId="77777777" w:rsidR="00F11436" w:rsidRPr="004140F1" w:rsidRDefault="00F11436" w:rsidP="00D510F7">
      <w:pPr>
        <w:rPr>
          <w:lang w:eastAsia="es-PE"/>
        </w:rPr>
      </w:pPr>
      <w:r w:rsidRPr="004140F1">
        <w:rPr>
          <w:lang w:eastAsia="es-PE"/>
        </w:rPr>
        <w:t xml:space="preserve">Tilly, Charles and Sidney Tarrow 2015, </w:t>
      </w:r>
      <w:r w:rsidRPr="004140F1">
        <w:rPr>
          <w:i/>
          <w:iCs/>
          <w:lang w:eastAsia="es-PE"/>
        </w:rPr>
        <w:t>Contentious Politics</w:t>
      </w:r>
      <w:r w:rsidRPr="004140F1">
        <w:rPr>
          <w:lang w:eastAsia="es-PE"/>
        </w:rPr>
        <w:t>, London: Paradigm Publishers.</w:t>
      </w:r>
    </w:p>
    <w:p w14:paraId="50782D3C" w14:textId="77777777" w:rsidR="00F11436" w:rsidRPr="00EB6EDC" w:rsidRDefault="00F11436" w:rsidP="00D510F7">
      <w:pPr>
        <w:rPr>
          <w:lang w:val="es-PE" w:eastAsia="es-PE"/>
        </w:rPr>
      </w:pPr>
      <w:r w:rsidRPr="00EB6EDC">
        <w:rPr>
          <w:lang w:val="es-PE" w:eastAsia="es-PE"/>
        </w:rPr>
        <w:t xml:space="preserve">Valcárcel, Luis Eduardo 1927, </w:t>
      </w:r>
      <w:r w:rsidRPr="00EB6EDC">
        <w:rPr>
          <w:i/>
          <w:iCs/>
          <w:lang w:val="es-PE" w:eastAsia="es-PE"/>
        </w:rPr>
        <w:t>Tempestad En Los Andes</w:t>
      </w:r>
      <w:proofErr w:type="gramStart"/>
      <w:r w:rsidRPr="00EB6EDC">
        <w:rPr>
          <w:lang w:val="es-PE" w:eastAsia="es-PE"/>
        </w:rPr>
        <w:t>, .</w:t>
      </w:r>
      <w:proofErr w:type="gramEnd"/>
      <w:r w:rsidRPr="00EB6EDC">
        <w:rPr>
          <w:lang w:val="es-PE" w:eastAsia="es-PE"/>
        </w:rPr>
        <w:t xml:space="preserve"> Biblioteca ‘Amauta’, Lima: Editorial Minerva.</w:t>
      </w:r>
    </w:p>
    <w:p w14:paraId="2D6C40AC" w14:textId="77777777" w:rsidR="00F11436" w:rsidRPr="004140F1" w:rsidRDefault="00F11436" w:rsidP="00D510F7">
      <w:pPr>
        <w:rPr>
          <w:lang w:eastAsia="es-PE"/>
        </w:rPr>
      </w:pPr>
      <w:r w:rsidRPr="004140F1">
        <w:rPr>
          <w:lang w:eastAsia="es-PE"/>
        </w:rPr>
        <w:t xml:space="preserve">Veltmeyer, Henry 2015, ‘The New Geoeconomics of Capital in Latin America’, in </w:t>
      </w:r>
      <w:r w:rsidRPr="004140F1">
        <w:rPr>
          <w:i/>
          <w:iCs/>
          <w:lang w:eastAsia="es-PE"/>
        </w:rPr>
        <w:t>Beyond Free Trade</w:t>
      </w:r>
      <w:r w:rsidRPr="004140F1">
        <w:rPr>
          <w:lang w:eastAsia="es-PE"/>
        </w:rPr>
        <w:t>.</w:t>
      </w:r>
    </w:p>
    <w:p w14:paraId="2CF9D336" w14:textId="77777777" w:rsidR="00F11436" w:rsidRPr="004140F1" w:rsidRDefault="00F11436" w:rsidP="00D510F7">
      <w:pPr>
        <w:rPr>
          <w:lang w:eastAsia="es-PE"/>
        </w:rPr>
      </w:pPr>
      <w:r w:rsidRPr="004140F1">
        <w:rPr>
          <w:lang w:eastAsia="es-PE"/>
        </w:rPr>
        <w:t xml:space="preserve">Wallerstein, Immanuel 2002, ‘New Revolts Against the System’, </w:t>
      </w:r>
      <w:r w:rsidRPr="004140F1">
        <w:rPr>
          <w:i/>
          <w:iCs/>
          <w:lang w:eastAsia="es-PE"/>
        </w:rPr>
        <w:t>New Left Review</w:t>
      </w:r>
      <w:r w:rsidRPr="004140F1">
        <w:rPr>
          <w:lang w:eastAsia="es-PE"/>
        </w:rPr>
        <w:t>, 18, 29–39.</w:t>
      </w:r>
    </w:p>
    <w:p w14:paraId="07289876" w14:textId="77777777" w:rsidR="00F11436" w:rsidRPr="004140F1" w:rsidRDefault="00F11436" w:rsidP="00D510F7">
      <w:pPr>
        <w:rPr>
          <w:lang w:eastAsia="es-PE"/>
        </w:rPr>
      </w:pPr>
      <w:r w:rsidRPr="004140F1">
        <w:rPr>
          <w:lang w:eastAsia="es-PE"/>
        </w:rPr>
        <w:t xml:space="preserve">Walsh, Catherine E., Walter D. </w:t>
      </w:r>
      <w:proofErr w:type="spellStart"/>
      <w:r w:rsidRPr="004140F1">
        <w:rPr>
          <w:lang w:eastAsia="es-PE"/>
        </w:rPr>
        <w:t>Mignolo</w:t>
      </w:r>
      <w:proofErr w:type="spellEnd"/>
      <w:r w:rsidRPr="004140F1">
        <w:rPr>
          <w:lang w:eastAsia="es-PE"/>
        </w:rPr>
        <w:t xml:space="preserve">, and Rita </w:t>
      </w:r>
      <w:proofErr w:type="spellStart"/>
      <w:r w:rsidRPr="004140F1">
        <w:rPr>
          <w:lang w:eastAsia="es-PE"/>
        </w:rPr>
        <w:t>Segato</w:t>
      </w:r>
      <w:proofErr w:type="spellEnd"/>
      <w:r w:rsidRPr="004140F1">
        <w:rPr>
          <w:lang w:eastAsia="es-PE"/>
        </w:rPr>
        <w:t xml:space="preserve"> 2024, ‘Introduction’, in </w:t>
      </w:r>
      <w:r w:rsidRPr="004140F1">
        <w:rPr>
          <w:i/>
          <w:iCs/>
          <w:lang w:eastAsia="es-PE"/>
        </w:rPr>
        <w:t>Aníbal Quijano: Foundational Essays on the Coloniality of Power</w:t>
      </w:r>
      <w:r w:rsidRPr="004140F1">
        <w:rPr>
          <w:lang w:eastAsia="es-PE"/>
        </w:rPr>
        <w:t xml:space="preserve">, edited by Walter D. </w:t>
      </w:r>
      <w:proofErr w:type="spellStart"/>
      <w:r w:rsidRPr="004140F1">
        <w:rPr>
          <w:lang w:eastAsia="es-PE"/>
        </w:rPr>
        <w:t>Mignolo</w:t>
      </w:r>
      <w:proofErr w:type="spellEnd"/>
      <w:r w:rsidRPr="004140F1">
        <w:rPr>
          <w:lang w:eastAsia="es-PE"/>
        </w:rPr>
        <w:t xml:space="preserve">, Rita </w:t>
      </w:r>
      <w:proofErr w:type="spellStart"/>
      <w:r w:rsidRPr="004140F1">
        <w:rPr>
          <w:lang w:eastAsia="es-PE"/>
        </w:rPr>
        <w:t>Segato</w:t>
      </w:r>
      <w:proofErr w:type="spellEnd"/>
      <w:r w:rsidRPr="004140F1">
        <w:rPr>
          <w:lang w:eastAsia="es-PE"/>
        </w:rPr>
        <w:t>, and Catherine E. Walsh, Durham: Duke University Press.</w:t>
      </w:r>
    </w:p>
    <w:p w14:paraId="7C21D323" w14:textId="77777777" w:rsidR="00E24764" w:rsidRPr="00F11436" w:rsidRDefault="00E24764" w:rsidP="00D510F7">
      <w:pPr>
        <w:rPr>
          <w:lang w:eastAsia="es-PE"/>
        </w:rPr>
      </w:pPr>
    </w:p>
    <w:sectPr w:rsidR="00E24764" w:rsidRPr="00F11436" w:rsidSect="00E24764">
      <w:pgSz w:w="11906" w:h="16838"/>
      <w:pgMar w:top="1411" w:right="1699" w:bottom="1411" w:left="1699"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1" w:author="51964" w:date="2024-09-11T01:29:00Z" w:initials="5">
    <w:p w14:paraId="55844A74" w14:textId="77777777" w:rsidR="00236351" w:rsidRDefault="00236351" w:rsidP="00236351">
      <w:pPr>
        <w:pStyle w:val="CommentText"/>
      </w:pPr>
      <w:r w:rsidRPr="004140F1">
        <w:rPr>
          <w:rStyle w:val="CommentReference"/>
        </w:rPr>
        <w:annotationRef/>
      </w:r>
      <w:r w:rsidRPr="004140F1">
        <w:t>sigue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844A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E39505" w16cex:dateUtc="2024-09-11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844A74" w16cid:durableId="38E395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0CDBF9" w14:textId="77777777" w:rsidR="00CD4784" w:rsidRPr="004140F1" w:rsidRDefault="00CD4784" w:rsidP="00D510F7">
      <w:r w:rsidRPr="004140F1">
        <w:separator/>
      </w:r>
    </w:p>
  </w:endnote>
  <w:endnote w:type="continuationSeparator" w:id="0">
    <w:p w14:paraId="64DF94A4" w14:textId="77777777" w:rsidR="00CD4784" w:rsidRPr="004140F1" w:rsidRDefault="00CD4784" w:rsidP="00D510F7">
      <w:r w:rsidRPr="004140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AEF27" w14:textId="6038F597" w:rsidR="009D3A50" w:rsidRPr="004140F1" w:rsidRDefault="009D3A50" w:rsidP="00D510F7">
    <w:pPr>
      <w:pStyle w:val="Footer"/>
    </w:pPr>
  </w:p>
  <w:p w14:paraId="4E3B0878" w14:textId="77777777" w:rsidR="009D3A50" w:rsidRPr="004140F1" w:rsidRDefault="009D3A50" w:rsidP="00D51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2A98D" w14:textId="77777777" w:rsidR="00CD4784" w:rsidRPr="004140F1" w:rsidRDefault="00CD4784" w:rsidP="00D510F7">
      <w:r w:rsidRPr="004140F1">
        <w:separator/>
      </w:r>
    </w:p>
  </w:footnote>
  <w:footnote w:type="continuationSeparator" w:id="0">
    <w:p w14:paraId="61BE58D5" w14:textId="77777777" w:rsidR="00CD4784" w:rsidRPr="004140F1" w:rsidRDefault="00CD4784" w:rsidP="00D510F7">
      <w:r w:rsidRPr="004140F1">
        <w:continuationSeparator/>
      </w:r>
    </w:p>
  </w:footnote>
  <w:footnote w:id="1">
    <w:p w14:paraId="45F24445" w14:textId="093A9E96" w:rsidR="00F11436" w:rsidRPr="004140F1" w:rsidRDefault="00F11436" w:rsidP="00D510F7">
      <w:pPr>
        <w:pStyle w:val="FootnoteText"/>
      </w:pPr>
      <w:r w:rsidRPr="004140F1">
        <w:rPr>
          <w:rStyle w:val="FootnoteReference"/>
        </w:rPr>
        <w:footnoteRef/>
      </w:r>
      <w:r w:rsidRPr="004140F1">
        <w:t xml:space="preserve"> See Lenin 1914, and Anderson and Hudis 2007.</w:t>
      </w:r>
    </w:p>
  </w:footnote>
  <w:footnote w:id="2">
    <w:p w14:paraId="75D22237" w14:textId="1A021616" w:rsidR="002A5FE9" w:rsidRPr="004140F1" w:rsidRDefault="002A5FE9" w:rsidP="00EB6EDC">
      <w:pPr>
        <w:pStyle w:val="FootnoteText"/>
        <w:rPr>
          <w:rPrChange w:id="9" w:author="51964" w:date="2024-09-11T23:34:00Z" w16du:dateUtc="2024-09-12T06:34:00Z">
            <w:rPr>
              <w:lang w:val="es-PE"/>
            </w:rPr>
          </w:rPrChange>
        </w:rPr>
      </w:pPr>
      <w:r w:rsidRPr="004140F1">
        <w:rPr>
          <w:rStyle w:val="FootnoteReference"/>
        </w:rPr>
        <w:footnoteRef/>
      </w:r>
      <w:r w:rsidRPr="00EB6EDC">
        <w:rPr>
          <w:lang w:val="en-US"/>
          <w:rPrChange w:id="10" w:author="51964" w:date="2025-01-02T14:55:00Z" w16du:dateUtc="2025-01-02T19:55:00Z">
            <w:rPr>
              <w:lang w:val="es-PE"/>
            </w:rPr>
          </w:rPrChange>
        </w:rPr>
        <w:t xml:space="preserve"> </w:t>
      </w:r>
      <w:del w:id="11" w:author="51964" w:date="2025-01-02T14:55:00Z" w16du:dateUtc="2025-01-02T19:55:00Z">
        <w:r w:rsidRPr="00EB6EDC" w:rsidDel="00EB6EDC">
          <w:rPr>
            <w:lang w:val="en-US"/>
            <w:rPrChange w:id="12" w:author="51964" w:date="2025-01-02T14:55:00Z" w16du:dateUtc="2025-01-02T19:55:00Z">
              <w:rPr>
                <w:lang w:val="es-PE"/>
              </w:rPr>
            </w:rPrChange>
          </w:rPr>
          <w:delText>“</w:delText>
        </w:r>
      </w:del>
      <w:r w:rsidR="00EB6EDC" w:rsidRPr="00EB6EDC">
        <w:rPr>
          <w:i/>
          <w:iCs/>
          <w:lang w:val="en-US"/>
        </w:rPr>
        <w:t>“</w:t>
      </w:r>
      <w:r w:rsidR="00EB6EDC">
        <w:rPr>
          <w:i/>
          <w:iCs/>
          <w:lang w:val="en-US"/>
        </w:rPr>
        <w:t>[W]</w:t>
      </w:r>
      <w:proofErr w:type="spellStart"/>
      <w:r w:rsidR="00EB6EDC" w:rsidRPr="00EB6EDC">
        <w:rPr>
          <w:i/>
          <w:iCs/>
          <w:lang w:val="en-US"/>
        </w:rPr>
        <w:t>orld</w:t>
      </w:r>
      <w:proofErr w:type="spellEnd"/>
      <w:r w:rsidR="00EB6EDC" w:rsidRPr="00EB6EDC">
        <w:rPr>
          <w:i/>
          <w:iCs/>
          <w:lang w:val="en-US"/>
        </w:rPr>
        <w:t xml:space="preserve">  economy includes all these economic phenomena which, all  in a , are based on the relations between human beings en</w:t>
      </w:r>
      <w:del w:id="13" w:author="51964" w:date="2025-01-02T14:55:00Z" w16du:dateUtc="2025-01-02T19:55:00Z">
        <w:r w:rsidRPr="00EB6EDC" w:rsidDel="00EB6EDC">
          <w:rPr>
            <w:lang w:val="en-US"/>
            <w:rPrChange w:id="14" w:author="51964" w:date="2025-01-02T14:55:00Z" w16du:dateUtc="2025-01-02T19:55:00Z">
              <w:rPr>
                <w:lang w:val="es-PE"/>
              </w:rPr>
            </w:rPrChange>
          </w:rPr>
          <w:delText xml:space="preserve">La economía mundo incluye todos estos fenómenos económicos que, </w:delText>
        </w:r>
      </w:del>
      <w:r w:rsidR="00EB6EDC" w:rsidRPr="00EB6EDC">
        <w:rPr>
          <w:i/>
          <w:iCs/>
          <w:lang w:val="en-US"/>
        </w:rPr>
        <w:t>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classes—the class of the world proletariat on the one hand  and the world bourgeoisie on the other.</w:t>
      </w:r>
      <w:r w:rsidR="00EB6EDC">
        <w:rPr>
          <w:lang w:val="en-US"/>
        </w:rPr>
        <w:t xml:space="preserve">” </w:t>
      </w:r>
      <w:del w:id="15" w:author="51964" w:date="2025-01-02T14:55:00Z" w16du:dateUtc="2025-01-02T19:55:00Z">
        <w:r w:rsidRPr="004140F1" w:rsidDel="00EB6EDC">
          <w:rPr>
            <w:rPrChange w:id="16" w:author="51964" w:date="2024-09-11T23:34:00Z" w16du:dateUtc="2024-09-12T06:34:00Z">
              <w:rPr>
                <w:lang w:val="es-PE"/>
              </w:rPr>
            </w:rPrChange>
          </w:rPr>
          <w:delText>en definitiva, se basan en las relaciones entre seres humanos envueltas en el proceso de producción. En general, todo el proceso de la vida económica mundial en los tiempos modernos se reduce a la producción de plusvalor y a su distribución entre los diversos grupos y subgrupos de la burguesía sobre la base de una reproducción cada vez más amplia de las relaciones entre dos clases: la clase del proletariado mundial, por una parte, y la burguesía mundial, por otra</w:delText>
        </w:r>
      </w:del>
      <w:del w:id="17" w:author="51964" w:date="2025-01-02T14:56:00Z" w16du:dateUtc="2025-01-02T19:56:00Z">
        <w:r w:rsidRPr="004140F1" w:rsidDel="00EB6EDC">
          <w:rPr>
            <w:rPrChange w:id="18" w:author="51964" w:date="2024-09-11T23:34:00Z" w16du:dateUtc="2024-09-12T06:34:00Z">
              <w:rPr>
                <w:lang w:val="es-PE"/>
              </w:rPr>
            </w:rPrChange>
          </w:rPr>
          <w:delText xml:space="preserve">” </w:delText>
        </w:r>
      </w:del>
      <w:r w:rsidRPr="004140F1">
        <w:rPr>
          <w:rPrChange w:id="19" w:author="51964" w:date="2024-09-11T23:34:00Z" w16du:dateUtc="2024-09-12T06:34:00Z">
            <w:rPr>
              <w:lang w:val="es-PE"/>
            </w:rPr>
          </w:rPrChange>
        </w:rPr>
        <w:t>(Bukharin [1929]1966:26–27)</w:t>
      </w:r>
      <w:r w:rsidR="009C6FA0" w:rsidRPr="004140F1">
        <w:rPr>
          <w:rPrChange w:id="20" w:author="51964" w:date="2024-09-11T23:34:00Z" w16du:dateUtc="2024-09-12T06:34:00Z">
            <w:rPr>
              <w:lang w:val="es-PE"/>
            </w:rPr>
          </w:rPrChange>
        </w:rPr>
        <w:t>.</w:t>
      </w:r>
    </w:p>
  </w:footnote>
  <w:footnote w:id="3">
    <w:p w14:paraId="13D28D5A" w14:textId="4B6E6CE0" w:rsidR="005166E3" w:rsidRPr="004140F1" w:rsidRDefault="005166E3" w:rsidP="00D510F7">
      <w:pPr>
        <w:pStyle w:val="FootnoteText"/>
      </w:pPr>
      <w:r w:rsidRPr="004140F1">
        <w:rPr>
          <w:rStyle w:val="FootnoteReference"/>
        </w:rPr>
        <w:footnoteRef/>
      </w:r>
      <w:r w:rsidR="00491172">
        <w:t xml:space="preserve"> Ver: </w:t>
      </w:r>
      <w:del w:id="22" w:author="51964" w:date="2025-01-02T14:57:00Z" w16du:dateUtc="2025-01-02T19:57:00Z">
        <w:r w:rsidRPr="004140F1" w:rsidDel="00491172">
          <w:delText xml:space="preserve"> </w:delText>
        </w:r>
      </w:del>
      <w:r w:rsidR="00491172" w:rsidRPr="004140F1">
        <w:t xml:space="preserve">Marx </w:t>
      </w:r>
      <w:r w:rsidR="00491172">
        <w:t>(</w:t>
      </w:r>
      <w:r w:rsidR="00491172" w:rsidRPr="004140F1">
        <w:t>[</w:t>
      </w:r>
      <w:proofErr w:type="gramStart"/>
      <w:r w:rsidR="00491172" w:rsidRPr="004140F1">
        <w:t>1886]1976:874</w:t>
      </w:r>
      <w:proofErr w:type="gramEnd"/>
      <w:r w:rsidR="00491172" w:rsidRPr="004140F1">
        <w:t>-875,915)</w:t>
      </w:r>
      <w:r w:rsidR="00491172">
        <w:t xml:space="preserve">; </w:t>
      </w:r>
      <w:r w:rsidR="00491172" w:rsidRPr="004140F1">
        <w:t xml:space="preserve">Cueva </w:t>
      </w:r>
      <w:r w:rsidR="00491172">
        <w:t>(</w:t>
      </w:r>
      <w:r w:rsidR="00491172" w:rsidRPr="004140F1">
        <w:t>[1977]1999:63–78</w:t>
      </w:r>
      <w:r w:rsidR="00491172">
        <w:t>.</w:t>
      </w:r>
    </w:p>
  </w:footnote>
  <w:footnote w:id="4">
    <w:p w14:paraId="786AA2D6" w14:textId="7185E3F3" w:rsidR="00154C5A" w:rsidRPr="004140F1" w:rsidRDefault="00154C5A" w:rsidP="00D510F7">
      <w:pPr>
        <w:pStyle w:val="FootnoteText"/>
      </w:pPr>
      <w:r w:rsidRPr="004140F1">
        <w:rPr>
          <w:rStyle w:val="FootnoteReference"/>
        </w:rPr>
        <w:footnoteRef/>
      </w:r>
      <w:r w:rsidRPr="004140F1">
        <w:t xml:space="preserve"> “Social sites consists of loci in which organized human action occurs; they include individuals, aspects of individuals, organizations, networks, and places” (Tilly </w:t>
      </w:r>
      <w:proofErr w:type="gramStart"/>
      <w:r w:rsidRPr="004140F1">
        <w:t>2002:xi</w:t>
      </w:r>
      <w:proofErr w:type="gramEnd"/>
      <w:r w:rsidRPr="004140F1">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5">
    <w:p w14:paraId="00B7A472" w14:textId="4112B6B5" w:rsidR="00A73D16" w:rsidRPr="004140F1" w:rsidRDefault="00A73D16" w:rsidP="00D510F7">
      <w:pPr>
        <w:pStyle w:val="FootnoteText"/>
      </w:pPr>
      <w:r w:rsidRPr="004140F1">
        <w:rPr>
          <w:rStyle w:val="FootnoteReference"/>
        </w:rPr>
        <w:footnoteRef/>
      </w:r>
      <w:r w:rsidRPr="004140F1">
        <w:t xml:space="preserve"> “The development of </w:t>
      </w:r>
      <w:proofErr w:type="gramStart"/>
      <w:r w:rsidRPr="004140F1">
        <w:t>joint  stock</w:t>
      </w:r>
      <w:proofErr w:type="gramEnd"/>
      <w:r w:rsidRPr="004140F1">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140F1">
        <w:t>individual  production</w:t>
      </w:r>
      <w:proofErr w:type="gramEnd"/>
      <w:r w:rsidRPr="004140F1">
        <w:t xml:space="preserve"> branches are in various ways knit together into one collective body, organized on a large scale. Finance capital seizes the entire country in an iron grip. “National economy” turns into one </w:t>
      </w:r>
      <w:proofErr w:type="gramStart"/>
      <w:r w:rsidRPr="004140F1">
        <w:t>gigantic combined</w:t>
      </w:r>
      <w:proofErr w:type="gramEnd"/>
      <w:r w:rsidRPr="004140F1">
        <w:t xml:space="preserve"> trust whose partners are the financial groups [banks] and the state. Such formations we call state capitalist trusts" (Bukharin [</w:t>
      </w:r>
      <w:proofErr w:type="gramStart"/>
      <w:r w:rsidRPr="004140F1">
        <w:t>1915]1988:117</w:t>
      </w:r>
      <w:proofErr w:type="gramEnd"/>
      <w:r w:rsidRPr="004140F1">
        <w:t>-118).</w:t>
      </w:r>
    </w:p>
  </w:footnote>
  <w:footnote w:id="6">
    <w:p w14:paraId="52CC0561" w14:textId="745FF24B" w:rsidR="002B4BDE" w:rsidRPr="004140F1" w:rsidRDefault="002B4BDE" w:rsidP="00D510F7">
      <w:pPr>
        <w:pStyle w:val="FootnoteText"/>
      </w:pPr>
      <w:r w:rsidRPr="004140F1">
        <w:rPr>
          <w:rStyle w:val="FootnoteReference"/>
        </w:rPr>
        <w:footnoteRef/>
      </w:r>
      <w:r w:rsidRPr="004140F1">
        <w:t xml:space="preserve"> Martín Arboleda </w:t>
      </w:r>
      <w:proofErr w:type="gramStart"/>
      <w:r w:rsidRPr="004140F1">
        <w:t>stated</w:t>
      </w:r>
      <w:proofErr w:type="gramEnd"/>
      <w:r w:rsidRPr="004140F1">
        <w:t xml:space="preserve">: ““Already in the 1990s, before </w:t>
      </w:r>
      <w:proofErr w:type="spellStart"/>
      <w:r w:rsidRPr="004140F1">
        <w:t>socalled</w:t>
      </w:r>
      <w:proofErr w:type="spellEnd"/>
      <w:r w:rsidRPr="004140F1">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t>
      </w:r>
      <w:proofErr w:type="gramStart"/>
      <w:r w:rsidRPr="004140F1">
        <w:t>were undergirded</w:t>
      </w:r>
      <w:proofErr w:type="gramEnd"/>
      <w:r w:rsidRPr="004140F1">
        <w:t xml:space="preserve">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7">
    <w:p w14:paraId="1CD42432" w14:textId="0B2CE387" w:rsidR="00A73D16" w:rsidRPr="004140F1" w:rsidRDefault="00A73D16" w:rsidP="00D510F7">
      <w:pPr>
        <w:pStyle w:val="FootnoteText"/>
      </w:pPr>
      <w:r w:rsidRPr="004140F1">
        <w:rPr>
          <w:rStyle w:val="FootnoteReference"/>
        </w:rPr>
        <w:footnoteRef/>
      </w:r>
      <w:r w:rsidRPr="004140F1">
        <w:t xml:space="preserve"> 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w:t>
      </w:r>
      <w:proofErr w:type="gramStart"/>
      <w:r w:rsidRPr="004140F1">
        <w:t>depart</w:t>
      </w:r>
      <w:proofErr w:type="gramEnd"/>
      <w:r w:rsidRPr="004140F1">
        <w:t xml:space="preserve"> (Quijano 1980:63-65).</w:t>
      </w:r>
    </w:p>
  </w:footnote>
  <w:footnote w:id="8">
    <w:p w14:paraId="31A1E458" w14:textId="75E35FDD" w:rsidR="00CB26F3" w:rsidRPr="004140F1" w:rsidRDefault="00CB26F3" w:rsidP="00D510F7">
      <w:pPr>
        <w:pStyle w:val="FootnoteText"/>
      </w:pPr>
      <w:r w:rsidRPr="004140F1">
        <w:rPr>
          <w:rStyle w:val="FootnoteReference"/>
        </w:rPr>
        <w:footnoteRef/>
      </w:r>
      <w:r w:rsidRPr="004140F1">
        <w:t xml:space="preserve"> This concept </w:t>
      </w:r>
      <w:proofErr w:type="gramStart"/>
      <w:r w:rsidRPr="004140F1">
        <w:t>is widely explained</w:t>
      </w:r>
      <w:proofErr w:type="gramEnd"/>
      <w:r w:rsidRPr="004140F1">
        <w:t xml:space="preserve"> in the next section.</w:t>
      </w:r>
    </w:p>
  </w:footnote>
  <w:footnote w:id="9">
    <w:p w14:paraId="7DF30E2B" w14:textId="065CAE8F" w:rsidR="00032A82" w:rsidRPr="004140F1" w:rsidRDefault="00032A82" w:rsidP="00D510F7">
      <w:pPr>
        <w:pStyle w:val="FootnoteText"/>
      </w:pPr>
      <w:r w:rsidRPr="004140F1">
        <w:rPr>
          <w:rStyle w:val="FootnoteReference"/>
        </w:rPr>
        <w:footnoteRef/>
      </w:r>
      <w:r w:rsidRPr="004140F1">
        <w:t xml:space="preserve"> 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4140F1">
        <w:t>melting</w:t>
      </w:r>
      <w:proofErr w:type="spellEnd"/>
      <w:r w:rsidRPr="004140F1">
        <w:t xml:space="preserve"> and 15 percent of copper refinement at a </w:t>
      </w:r>
      <w:proofErr w:type="spellStart"/>
      <w:r w:rsidRPr="004140F1">
        <w:t>world¬scale</w:t>
      </w:r>
      <w:proofErr w:type="spellEnd"/>
      <w:r w:rsidRPr="004140F1">
        <w:t xml:space="preserve"> (Pérez-Jiménez, 2020:25). Evidencing the continuum of exclusive monopolistic operation of the U.S. imperialist bourgeoisies centralized formations in Peru during the complete twentieth century.</w:t>
      </w:r>
    </w:p>
  </w:footnote>
  <w:footnote w:id="10">
    <w:p w14:paraId="43D8DF03" w14:textId="1795A339" w:rsidR="008B6333" w:rsidRPr="004140F1" w:rsidRDefault="008B6333" w:rsidP="00D510F7">
      <w:pPr>
        <w:pStyle w:val="FootnoteText"/>
      </w:pPr>
      <w:r w:rsidRPr="004140F1">
        <w:rPr>
          <w:rStyle w:val="FootnoteReference"/>
        </w:rPr>
        <w:footnoteRef/>
      </w:r>
      <w:r w:rsidRPr="004140F1">
        <w:t xml:space="preserve"> </w:t>
      </w:r>
      <w:r w:rsidRPr="004140F1">
        <w:rPr>
          <w:lang w:eastAsia="es-PE"/>
        </w:rPr>
        <w:t xml:space="preserve">“A certain quantity of metal that is insignificant </w:t>
      </w:r>
      <w:proofErr w:type="gramStart"/>
      <w:r w:rsidRPr="004140F1">
        <w:rPr>
          <w:lang w:eastAsia="es-PE"/>
        </w:rPr>
        <w:t>in  comparison</w:t>
      </w:r>
      <w:proofErr w:type="gramEnd"/>
      <w:r w:rsidRPr="004140F1">
        <w:rPr>
          <w:lang w:eastAsia="es-PE"/>
        </w:rPr>
        <w:t xml:space="preserve"> with production as a whole is acknowledged as the pivot of the  system. Hence, on top of the terrifying illustration of this ‘pivotal character’, the beautiful theoretical dualism. </w:t>
      </w:r>
      <w:proofErr w:type="gramStart"/>
      <w:r w:rsidRPr="004140F1">
        <w:rPr>
          <w:lang w:eastAsia="es-PE"/>
        </w:rPr>
        <w:t>As long as</w:t>
      </w:r>
      <w:proofErr w:type="gramEnd"/>
      <w:r w:rsidRPr="004140F1">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w:t>
      </w:r>
      <w:proofErr w:type="spellStart"/>
      <w:r w:rsidRPr="004140F1">
        <w:rPr>
          <w:lang w:eastAsia="es-PE"/>
        </w:rPr>
        <w:t>labor</w:t>
      </w:r>
      <w:proofErr w:type="spellEnd"/>
      <w:r w:rsidRPr="004140F1">
        <w:rPr>
          <w:lang w:eastAsia="es-PE"/>
        </w:rPr>
        <w:t xml:space="preserve"> </w:t>
      </w:r>
      <w:proofErr w:type="gramStart"/>
      <w:r w:rsidRPr="004140F1">
        <w:rPr>
          <w:lang w:eastAsia="es-PE"/>
        </w:rPr>
        <w:t>have to</w:t>
      </w:r>
      <w:proofErr w:type="gramEnd"/>
      <w:r w:rsidRPr="004140F1">
        <w:rPr>
          <w:lang w:eastAsia="es-PE"/>
        </w:rPr>
        <w:t xml:space="preserve"> be sacrificed. But in what way are gold and silver distinguished from other forms of wealth? Not by </w:t>
      </w:r>
      <w:proofErr w:type="gramStart"/>
      <w:r w:rsidRPr="004140F1">
        <w:rPr>
          <w:lang w:eastAsia="es-PE"/>
        </w:rPr>
        <w:t>magnitude</w:t>
      </w:r>
      <w:proofErr w:type="gramEnd"/>
      <w:r w:rsidRPr="004140F1">
        <w:rPr>
          <w:lang w:eastAsia="es-PE"/>
        </w:rPr>
        <w:t xml:space="preserve"> of value, for this is determined by the quantity of </w:t>
      </w:r>
      <w:proofErr w:type="spellStart"/>
      <w:r w:rsidRPr="004140F1">
        <w:rPr>
          <w:lang w:eastAsia="es-PE"/>
        </w:rPr>
        <w:t>labor</w:t>
      </w:r>
      <w:proofErr w:type="spellEnd"/>
      <w:r w:rsidRPr="004140F1">
        <w:rPr>
          <w:lang w:eastAsia="es-PE"/>
        </w:rPr>
        <w:t xml:space="preserve"> materialized in them. But </w:t>
      </w:r>
      <w:proofErr w:type="gramStart"/>
      <w:r w:rsidRPr="004140F1">
        <w:rPr>
          <w:lang w:eastAsia="es-PE"/>
        </w:rPr>
        <w:t>rather as</w:t>
      </w:r>
      <w:proofErr w:type="gramEnd"/>
      <w:r w:rsidRPr="004140F1">
        <w:rPr>
          <w:lang w:eastAsia="es-PE"/>
        </w:rPr>
        <w:t xml:space="preserve"> autonomous incarnations and expressions of the social character of wealth. The social existence that it has appears as something beyond, as a thing, </w:t>
      </w:r>
      <w:proofErr w:type="gramStart"/>
      <w:r w:rsidRPr="004140F1">
        <w:rPr>
          <w:lang w:eastAsia="es-PE"/>
        </w:rPr>
        <w:t>object</w:t>
      </w:r>
      <w:proofErr w:type="gramEnd"/>
      <w:r w:rsidRPr="004140F1">
        <w:rPr>
          <w:lang w:eastAsia="es-PE"/>
        </w:rPr>
        <w:t xml:space="preserve">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4140F1">
        <w:rPr>
          <w:lang w:eastAsia="es-PE"/>
        </w:rPr>
        <w:t>money,  into</w:t>
      </w:r>
      <w:proofErr w:type="gramEnd"/>
      <w:r w:rsidRPr="004140F1">
        <w:rPr>
          <w:lang w:eastAsia="es-PE"/>
        </w:rPr>
        <w:t xml:space="preserve"> gold and silver, a crazy demand, but one that necessarily grows out of the system itself. And the gold and silver that is supposed to satisfy these immense claims amounts in all to </w:t>
      </w:r>
      <w:proofErr w:type="gramStart"/>
      <w:r w:rsidRPr="004140F1">
        <w:rPr>
          <w:lang w:eastAsia="es-PE"/>
        </w:rPr>
        <w:t>a few</w:t>
      </w:r>
      <w:proofErr w:type="gramEnd"/>
      <w:r w:rsidRPr="004140F1">
        <w:rPr>
          <w:lang w:eastAsia="es-PE"/>
        </w:rPr>
        <w:t xml:space="preserve"> millions in the vaults of the bank. A drain of bullion, therefore, shows most strikingly by its effects that production is </w:t>
      </w:r>
      <w:proofErr w:type="gramStart"/>
      <w:r w:rsidRPr="004140F1">
        <w:rPr>
          <w:lang w:eastAsia="es-PE"/>
        </w:rPr>
        <w:t>not  really</w:t>
      </w:r>
      <w:proofErr w:type="gramEnd"/>
      <w:r w:rsidRPr="004140F1">
        <w:rPr>
          <w:lang w:eastAsia="es-PE"/>
        </w:rPr>
        <w:t xml:space="preserve"> subjected to social control, as a social process, and that the social form of wealth exists alongside wealth itself as a thing. The bourgeois system does have this in common with earlier systems </w:t>
      </w:r>
      <w:proofErr w:type="gramStart"/>
      <w:r w:rsidRPr="004140F1">
        <w:rPr>
          <w:lang w:eastAsia="es-PE"/>
        </w:rPr>
        <w:t>in so far as</w:t>
      </w:r>
      <w:proofErr w:type="gramEnd"/>
      <w:r w:rsidRPr="004140F1">
        <w:rPr>
          <w:lang w:eastAsia="es-PE"/>
        </w:rPr>
        <w:t xml:space="preserve">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11">
    <w:p w14:paraId="1E94646F" w14:textId="2DE051E9" w:rsidR="008B6333" w:rsidRPr="004140F1" w:rsidRDefault="008B6333" w:rsidP="00D510F7">
      <w:pPr>
        <w:pStyle w:val="FootnoteText"/>
      </w:pPr>
      <w:r w:rsidRPr="004140F1">
        <w:rPr>
          <w:rStyle w:val="FootnoteReference"/>
        </w:rPr>
        <w:footnoteRef/>
      </w:r>
      <w:r w:rsidRPr="004140F1">
        <w:t xml:space="preserve"> </w:t>
      </w:r>
      <w:r w:rsidRPr="004140F1">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4140F1">
        <w:rPr>
          <w:lang w:eastAsia="es-PE"/>
        </w:rPr>
        <w:t>i</w:t>
      </w:r>
      <w:proofErr w:type="spellEnd"/>
      <w:r w:rsidRPr="004140F1">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p>
  </w:footnote>
  <w:footnote w:id="12">
    <w:p w14:paraId="1DB18C85" w14:textId="6136A828" w:rsidR="008B6333" w:rsidRPr="004140F1" w:rsidRDefault="008B6333" w:rsidP="00D510F7">
      <w:pPr>
        <w:pStyle w:val="FootnoteText"/>
      </w:pPr>
      <w:r w:rsidRPr="004140F1">
        <w:rPr>
          <w:rStyle w:val="FootnoteReference"/>
        </w:rPr>
        <w:footnoteRef/>
      </w:r>
      <w:r w:rsidRPr="004140F1">
        <w:t xml:space="preserve"> </w:t>
      </w:r>
      <w:r w:rsidRPr="004140F1">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3">
    <w:p w14:paraId="052AD70B" w14:textId="06F0A47C" w:rsidR="00840747" w:rsidRPr="004140F1" w:rsidRDefault="00840747" w:rsidP="00D510F7">
      <w:pPr>
        <w:rPr>
          <w:lang w:eastAsia="es-PE"/>
        </w:rPr>
      </w:pPr>
      <w:r w:rsidRPr="004140F1">
        <w:rPr>
          <w:rStyle w:val="FootnoteReference"/>
        </w:rPr>
        <w:footnoteRef/>
      </w:r>
      <w:r w:rsidRPr="004140F1">
        <w:t xml:space="preserve"> </w:t>
      </w:r>
      <w:r w:rsidRPr="004140F1">
        <w:rPr>
          <w:lang w:eastAsia="es-PE"/>
        </w:rPr>
        <w:t xml:space="preserve">““The land,” Valcárcel writes in his study of the economic life of </w:t>
      </w:r>
      <w:proofErr w:type="spellStart"/>
      <w:r w:rsidRPr="004140F1">
        <w:rPr>
          <w:lang w:eastAsia="es-PE"/>
        </w:rPr>
        <w:t>Tawantinsuyu</w:t>
      </w:r>
      <w:proofErr w:type="spellEnd"/>
      <w:r w:rsidRPr="004140F1">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sidRPr="004140F1">
        <w:rPr>
          <w:lang w:eastAsia="es-PE"/>
        </w:rPr>
        <w:t>anyone in particular, neither</w:t>
      </w:r>
      <w:proofErr w:type="gramEnd"/>
      <w:r w:rsidRPr="004140F1">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sidRPr="004140F1">
        <w:rPr>
          <w:lang w:eastAsia="es-PE"/>
        </w:rPr>
        <w:t>chholo</w:t>
      </w:r>
      <w:proofErr w:type="spellEnd"/>
      <w:r w:rsidRPr="004140F1">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Mariátegui's approach to the indigenous problem as the land problem, </w:t>
      </w:r>
      <w:proofErr w:type="gramStart"/>
      <w:r w:rsidRPr="004140F1">
        <w:rPr>
          <w:lang w:eastAsia="es-PE"/>
        </w:rPr>
        <w:t>is oriented</w:t>
      </w:r>
      <w:proofErr w:type="gramEnd"/>
      <w:r w:rsidRPr="004140F1">
        <w:rPr>
          <w:lang w:eastAsia="es-PE"/>
        </w:rPr>
        <w:t xml:space="preserve"> not only to challenge the oligarchy of landowners with military coalitions in control of land in Los Andes; but also, to target the bureaucratic bourgeoisie, and in that manner attacks the political structure of imperialism.</w:t>
      </w:r>
    </w:p>
  </w:footnote>
  <w:footnote w:id="14">
    <w:p w14:paraId="785ED13B" w14:textId="27CC93CA" w:rsidR="00840747" w:rsidRPr="00840747" w:rsidRDefault="00840747" w:rsidP="00D510F7">
      <w:pPr>
        <w:pStyle w:val="FootnoteText"/>
      </w:pPr>
      <w:r w:rsidRPr="004140F1">
        <w:rPr>
          <w:rStyle w:val="FootnoteReference"/>
        </w:rPr>
        <w:footnoteRef/>
      </w:r>
      <w:r w:rsidRPr="004140F1">
        <w:t xml:space="preserve"> </w:t>
      </w:r>
      <w:r w:rsidRPr="004140F1">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Heading1"/>
      <w:lvlText w:val="%1."/>
      <w:lvlJc w:val="left"/>
      <w:pPr>
        <w:ind w:left="63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51964">
    <w15:presenceInfo w15:providerId="None" w15:userId="519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ctiveWritingStyle w:appName="MSWord" w:lang="en-GB" w:vendorID="64" w:dllVersion="0" w:nlCheck="1" w:checkStyle="0"/>
  <w:activeWritingStyle w:appName="MSWord" w:lang="es-PE" w:vendorID="64" w:dllVersion="0" w:nlCheck="1" w:checkStyle="0"/>
  <w:activeWritingStyle w:appName="MSWord" w:lang="en-US" w:vendorID="64" w:dllVersion="0" w:nlCheck="1" w:checkStyle="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84F"/>
    <w:rsid w:val="00032A82"/>
    <w:rsid w:val="00033C48"/>
    <w:rsid w:val="00085FF6"/>
    <w:rsid w:val="000B42E4"/>
    <w:rsid w:val="00106850"/>
    <w:rsid w:val="00154C5A"/>
    <w:rsid w:val="001B1D16"/>
    <w:rsid w:val="001B74D6"/>
    <w:rsid w:val="001E64CF"/>
    <w:rsid w:val="001F4E84"/>
    <w:rsid w:val="00236351"/>
    <w:rsid w:val="002A219D"/>
    <w:rsid w:val="002A5FE9"/>
    <w:rsid w:val="002B4BDE"/>
    <w:rsid w:val="002D7BE7"/>
    <w:rsid w:val="00301E7F"/>
    <w:rsid w:val="0035386B"/>
    <w:rsid w:val="00354CF8"/>
    <w:rsid w:val="00356BDC"/>
    <w:rsid w:val="00360FA5"/>
    <w:rsid w:val="00375876"/>
    <w:rsid w:val="003A577A"/>
    <w:rsid w:val="003C2BC0"/>
    <w:rsid w:val="004140F1"/>
    <w:rsid w:val="00454E74"/>
    <w:rsid w:val="00491172"/>
    <w:rsid w:val="004C02D0"/>
    <w:rsid w:val="00503D37"/>
    <w:rsid w:val="005166E3"/>
    <w:rsid w:val="00550155"/>
    <w:rsid w:val="005651EB"/>
    <w:rsid w:val="005A484A"/>
    <w:rsid w:val="005E3ED1"/>
    <w:rsid w:val="00720A2F"/>
    <w:rsid w:val="007B0D43"/>
    <w:rsid w:val="008204B1"/>
    <w:rsid w:val="00823484"/>
    <w:rsid w:val="00840747"/>
    <w:rsid w:val="00892E73"/>
    <w:rsid w:val="008B6333"/>
    <w:rsid w:val="009356F8"/>
    <w:rsid w:val="009C6FA0"/>
    <w:rsid w:val="009D3A50"/>
    <w:rsid w:val="00A73D16"/>
    <w:rsid w:val="00A83CEF"/>
    <w:rsid w:val="00AD4902"/>
    <w:rsid w:val="00AE6D28"/>
    <w:rsid w:val="00B11CF0"/>
    <w:rsid w:val="00B47288"/>
    <w:rsid w:val="00B643B0"/>
    <w:rsid w:val="00C135CE"/>
    <w:rsid w:val="00C17A39"/>
    <w:rsid w:val="00CB26F3"/>
    <w:rsid w:val="00CC3CC7"/>
    <w:rsid w:val="00CD4784"/>
    <w:rsid w:val="00D00291"/>
    <w:rsid w:val="00D200DB"/>
    <w:rsid w:val="00D510F7"/>
    <w:rsid w:val="00DB0932"/>
    <w:rsid w:val="00DB467B"/>
    <w:rsid w:val="00DD0769"/>
    <w:rsid w:val="00DD2C7A"/>
    <w:rsid w:val="00E24764"/>
    <w:rsid w:val="00E41A0D"/>
    <w:rsid w:val="00E74237"/>
    <w:rsid w:val="00E74240"/>
    <w:rsid w:val="00EB5585"/>
    <w:rsid w:val="00EB6EDC"/>
    <w:rsid w:val="00ED5428"/>
    <w:rsid w:val="00F03CAE"/>
    <w:rsid w:val="00F11436"/>
    <w:rsid w:val="00FB74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0F7"/>
    <w:rPr>
      <w:rFonts w:ascii="Arial" w:hAnsi="Arial" w:cs="Times New Roman"/>
      <w:sz w:val="28"/>
      <w:lang w:val="en-GB"/>
    </w:rPr>
  </w:style>
  <w:style w:type="paragraph" w:styleId="Heading1">
    <w:name w:val="heading 1"/>
    <w:basedOn w:val="Normal"/>
    <w:next w:val="Normal"/>
    <w:link w:val="Heading1Char"/>
    <w:autoRedefine/>
    <w:uiPriority w:val="9"/>
    <w:qFormat/>
    <w:rsid w:val="00454E74"/>
    <w:pPr>
      <w:numPr>
        <w:numId w:val="2"/>
      </w:numPr>
      <w:spacing w:before="480" w:after="0" w:line="360" w:lineRule="auto"/>
      <w:ind w:left="360"/>
      <w:outlineLvl w:val="0"/>
    </w:pPr>
    <w:rPr>
      <w:rFonts w:ascii="Times New Roman" w:eastAsia="Times New Roman" w:hAnsi="Times New Roman"/>
      <w:b/>
      <w:kern w:val="0"/>
      <w:szCs w:val="32"/>
      <w:lang w:val="es-ES" w:eastAsia="es-PE"/>
      <w14:ligatures w14:val="none"/>
    </w:rPr>
  </w:style>
  <w:style w:type="paragraph" w:styleId="Heading2">
    <w:name w:val="heading 2"/>
    <w:basedOn w:val="Heading1"/>
    <w:next w:val="Normal"/>
    <w:link w:val="Heading2Char"/>
    <w:autoRedefine/>
    <w:uiPriority w:val="9"/>
    <w:unhideWhenUsed/>
    <w:qFormat/>
    <w:rsid w:val="00454E74"/>
    <w:pPr>
      <w:numPr>
        <w:ilvl w:val="1"/>
      </w:numPr>
      <w:outlineLvl w:val="1"/>
    </w:pPr>
    <w:rPr>
      <w:lang w:val="en-US"/>
    </w:rPr>
  </w:style>
  <w:style w:type="paragraph" w:styleId="Heading3">
    <w:name w:val="heading 3"/>
    <w:basedOn w:val="Normal"/>
    <w:next w:val="Normal"/>
    <w:link w:val="Heading3Char"/>
    <w:uiPriority w:val="9"/>
    <w:semiHidden/>
    <w:unhideWhenUsed/>
    <w:qFormat/>
    <w:rsid w:val="00CC3CC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EB5585"/>
    <w:pPr>
      <w:spacing w:after="240" w:line="276" w:lineRule="auto"/>
      <w:ind w:left="864" w:right="864"/>
      <w:jc w:val="both"/>
    </w:pPr>
    <w:rPr>
      <w:rFonts w:ascii="Times New Roman" w:hAnsi="Times New Roman"/>
      <w:i/>
      <w:iCs/>
      <w:color w:val="404040" w:themeColor="text1" w:themeTint="BF"/>
      <w:szCs w:val="24"/>
    </w:rPr>
  </w:style>
  <w:style w:type="character" w:customStyle="1" w:styleId="QuoteChar">
    <w:name w:val="Quote Char"/>
    <w:basedOn w:val="DefaultParagraphFont"/>
    <w:link w:val="Quote"/>
    <w:uiPriority w:val="29"/>
    <w:rsid w:val="00EB5585"/>
    <w:rPr>
      <w:rFonts w:ascii="Times New Roman" w:hAnsi="Times New Roman" w:cs="Times New Roman"/>
      <w:i/>
      <w:iCs/>
      <w:color w:val="404040" w:themeColor="text1" w:themeTint="BF"/>
      <w:szCs w:val="24"/>
      <w:lang w:val="en-US"/>
    </w:rPr>
  </w:style>
  <w:style w:type="paragraph" w:styleId="TableofFigures">
    <w:name w:val="table of figures"/>
    <w:basedOn w:val="Normal"/>
    <w:next w:val="Normal"/>
    <w:link w:val="TableofFiguresChar"/>
    <w:autoRedefine/>
    <w:uiPriority w:val="99"/>
    <w:unhideWhenUsed/>
    <w:qFormat/>
    <w:rsid w:val="00B47288"/>
    <w:pPr>
      <w:tabs>
        <w:tab w:val="right" w:leader="dot" w:pos="8495"/>
      </w:tabs>
      <w:spacing w:after="0" w:line="360" w:lineRule="auto"/>
    </w:pPr>
  </w:style>
  <w:style w:type="character" w:customStyle="1" w:styleId="Heading1Char">
    <w:name w:val="Heading 1 Char"/>
    <w:basedOn w:val="DefaultParagraphFont"/>
    <w:link w:val="Heading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Heading2Char">
    <w:name w:val="Heading 2 Char"/>
    <w:basedOn w:val="DefaultParagraphFont"/>
    <w:link w:val="Heading2"/>
    <w:uiPriority w:val="9"/>
    <w:rsid w:val="00454E74"/>
    <w:rPr>
      <w:rFonts w:ascii="Times New Roman" w:eastAsia="Times New Roman" w:hAnsi="Times New Roman" w:cs="Times New Roman"/>
      <w:b/>
      <w:kern w:val="0"/>
      <w:sz w:val="28"/>
      <w:szCs w:val="32"/>
      <w:lang w:val="en-US" w:eastAsia="es-PE"/>
      <w14:ligatures w14:val="none"/>
    </w:rPr>
  </w:style>
  <w:style w:type="paragraph" w:styleId="TOC1">
    <w:name w:val="toc 1"/>
    <w:basedOn w:val="Normal"/>
    <w:next w:val="Normal"/>
    <w:autoRedefine/>
    <w:uiPriority w:val="39"/>
    <w:unhideWhenUsed/>
    <w:rsid w:val="00B47288"/>
    <w:pPr>
      <w:spacing w:after="100" w:line="360" w:lineRule="auto"/>
      <w:jc w:val="both"/>
    </w:pPr>
    <w:rPr>
      <w:rFonts w:ascii="Times New Roman" w:eastAsia="Times New Roman" w:hAnsi="Times New Roman"/>
      <w:kern w:val="0"/>
      <w:sz w:val="24"/>
      <w:szCs w:val="24"/>
      <w:lang w:val="es-ES" w:eastAsia="es-PE"/>
      <w14:ligatures w14:val="none"/>
    </w:rPr>
  </w:style>
  <w:style w:type="paragraph" w:customStyle="1" w:styleId="Tabladetablas">
    <w:name w:val="Tabla de tablas"/>
    <w:basedOn w:val="TableofFigur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eofFiguresChar"/>
    <w:link w:val="Tabladetablas"/>
    <w:rsid w:val="00B47288"/>
    <w:rPr>
      <w:b/>
      <w:color w:val="000000"/>
      <w:szCs w:val="18"/>
    </w:rPr>
  </w:style>
  <w:style w:type="character" w:customStyle="1" w:styleId="TableofFiguresChar">
    <w:name w:val="Table of Figures Char"/>
    <w:basedOn w:val="DefaultParagraphFont"/>
    <w:link w:val="TableofFigures"/>
    <w:uiPriority w:val="99"/>
    <w:rsid w:val="00B47288"/>
  </w:style>
  <w:style w:type="character" w:customStyle="1" w:styleId="Heading3Char">
    <w:name w:val="Heading 3 Char"/>
    <w:basedOn w:val="DefaultParagraphFont"/>
    <w:link w:val="Heading3"/>
    <w:uiPriority w:val="9"/>
    <w:semiHidden/>
    <w:rsid w:val="00CC3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C7"/>
    <w:rPr>
      <w:rFonts w:eastAsiaTheme="majorEastAsia" w:cstheme="majorBidi"/>
      <w:color w:val="272727" w:themeColor="text1" w:themeTint="D8"/>
    </w:rPr>
  </w:style>
  <w:style w:type="paragraph" w:styleId="Title">
    <w:name w:val="Title"/>
    <w:basedOn w:val="Normal"/>
    <w:next w:val="Normal"/>
    <w:link w:val="TitleCh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itleChar">
    <w:name w:val="Title Char"/>
    <w:basedOn w:val="DefaultParagraphFont"/>
    <w:link w:val="Title"/>
    <w:uiPriority w:val="10"/>
    <w:rsid w:val="00B11CF0"/>
    <w:rPr>
      <w:rFonts w:asciiTheme="majorHAnsi" w:eastAsiaTheme="majorEastAsia" w:hAnsiTheme="majorHAnsi" w:cstheme="majorBidi"/>
      <w:b/>
      <w:bCs/>
      <w:spacing w:val="-10"/>
      <w:kern w:val="28"/>
      <w:sz w:val="24"/>
      <w:szCs w:val="24"/>
      <w:lang w:val="en-US"/>
    </w:rPr>
  </w:style>
  <w:style w:type="paragraph" w:styleId="Subtitle">
    <w:name w:val="Subtitle"/>
    <w:basedOn w:val="Normal"/>
    <w:next w:val="Normal"/>
    <w:link w:val="SubtitleChar"/>
    <w:uiPriority w:val="11"/>
    <w:qFormat/>
    <w:rsid w:val="00CC3CC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C3CC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C3CC7"/>
    <w:pPr>
      <w:ind w:left="720"/>
      <w:contextualSpacing/>
    </w:pPr>
  </w:style>
  <w:style w:type="character" w:styleId="IntenseEmphasis">
    <w:name w:val="Intense Emphasis"/>
    <w:basedOn w:val="DefaultParagraphFont"/>
    <w:uiPriority w:val="21"/>
    <w:qFormat/>
    <w:rsid w:val="00CC3CC7"/>
    <w:rPr>
      <w:i/>
      <w:iCs/>
      <w:color w:val="0F4761" w:themeColor="accent1" w:themeShade="BF"/>
    </w:rPr>
  </w:style>
  <w:style w:type="paragraph" w:styleId="IntenseQuote">
    <w:name w:val="Intense Quote"/>
    <w:basedOn w:val="Normal"/>
    <w:next w:val="Normal"/>
    <w:link w:val="IntenseQuoteCh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CC7"/>
    <w:rPr>
      <w:i/>
      <w:iCs/>
      <w:color w:val="0F4761" w:themeColor="accent1" w:themeShade="BF"/>
    </w:rPr>
  </w:style>
  <w:style w:type="character" w:styleId="IntenseReference">
    <w:name w:val="Intense Reference"/>
    <w:basedOn w:val="DefaultParagraphFont"/>
    <w:uiPriority w:val="32"/>
    <w:qFormat/>
    <w:rsid w:val="00CC3CC7"/>
    <w:rPr>
      <w:b/>
      <w:bCs/>
      <w:smallCaps/>
      <w:color w:val="0F4761" w:themeColor="accent1" w:themeShade="BF"/>
      <w:spacing w:val="5"/>
    </w:rPr>
  </w:style>
  <w:style w:type="paragraph" w:styleId="FootnoteText">
    <w:name w:val="footnote text"/>
    <w:basedOn w:val="Normal"/>
    <w:link w:val="FootnoteTextChar"/>
    <w:uiPriority w:val="99"/>
    <w:unhideWhenUsed/>
    <w:rsid w:val="00B11CF0"/>
    <w:pPr>
      <w:spacing w:after="0" w:line="240" w:lineRule="auto"/>
    </w:pPr>
    <w:rPr>
      <w:sz w:val="20"/>
      <w:szCs w:val="20"/>
    </w:rPr>
  </w:style>
  <w:style w:type="character" w:customStyle="1" w:styleId="FootnoteTextChar">
    <w:name w:val="Footnote Text Char"/>
    <w:basedOn w:val="DefaultParagraphFont"/>
    <w:link w:val="FootnoteText"/>
    <w:uiPriority w:val="99"/>
    <w:rsid w:val="00B11CF0"/>
    <w:rPr>
      <w:sz w:val="20"/>
      <w:szCs w:val="20"/>
      <w:lang w:val="en-US"/>
    </w:rPr>
  </w:style>
  <w:style w:type="character" w:styleId="FootnoteReference">
    <w:name w:val="footnote reference"/>
    <w:basedOn w:val="DefaultParagraphFont"/>
    <w:uiPriority w:val="99"/>
    <w:semiHidden/>
    <w:unhideWhenUsed/>
    <w:rsid w:val="00B11CF0"/>
    <w:rPr>
      <w:vertAlign w:val="superscript"/>
    </w:rPr>
  </w:style>
  <w:style w:type="character" w:styleId="Hyperlink">
    <w:name w:val="Hyperlink"/>
    <w:basedOn w:val="DefaultParagraphFont"/>
    <w:uiPriority w:val="99"/>
    <w:unhideWhenUsed/>
    <w:rsid w:val="00B643B0"/>
    <w:rPr>
      <w:color w:val="0000FF"/>
      <w:u w:val="single"/>
    </w:rPr>
  </w:style>
  <w:style w:type="paragraph" w:styleId="Header">
    <w:name w:val="header"/>
    <w:basedOn w:val="Normal"/>
    <w:link w:val="HeaderChar"/>
    <w:uiPriority w:val="99"/>
    <w:unhideWhenUsed/>
    <w:rsid w:val="009D3A5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D3A50"/>
    <w:rPr>
      <w:lang w:val="en-US"/>
    </w:rPr>
  </w:style>
  <w:style w:type="paragraph" w:styleId="Footer">
    <w:name w:val="footer"/>
    <w:basedOn w:val="Normal"/>
    <w:link w:val="FooterChar"/>
    <w:uiPriority w:val="99"/>
    <w:unhideWhenUsed/>
    <w:rsid w:val="009D3A5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D3A50"/>
    <w:rPr>
      <w:lang w:val="en-US"/>
    </w:rPr>
  </w:style>
  <w:style w:type="character" w:styleId="CommentReference">
    <w:name w:val="annotation reference"/>
    <w:basedOn w:val="DefaultParagraphFont"/>
    <w:uiPriority w:val="99"/>
    <w:semiHidden/>
    <w:unhideWhenUsed/>
    <w:rsid w:val="00236351"/>
    <w:rPr>
      <w:sz w:val="16"/>
      <w:szCs w:val="16"/>
    </w:rPr>
  </w:style>
  <w:style w:type="paragraph" w:styleId="CommentText">
    <w:name w:val="annotation text"/>
    <w:basedOn w:val="Normal"/>
    <w:link w:val="CommentTextChar"/>
    <w:uiPriority w:val="99"/>
    <w:unhideWhenUsed/>
    <w:rsid w:val="00236351"/>
    <w:pPr>
      <w:spacing w:line="240" w:lineRule="auto"/>
    </w:pPr>
    <w:rPr>
      <w:sz w:val="20"/>
      <w:szCs w:val="20"/>
    </w:rPr>
  </w:style>
  <w:style w:type="character" w:customStyle="1" w:styleId="CommentTextChar">
    <w:name w:val="Comment Text Char"/>
    <w:basedOn w:val="DefaultParagraphFont"/>
    <w:link w:val="CommentText"/>
    <w:uiPriority w:val="99"/>
    <w:rsid w:val="00236351"/>
    <w:rPr>
      <w:rFonts w:ascii="Arial"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36351"/>
    <w:rPr>
      <w:b/>
      <w:bCs/>
    </w:rPr>
  </w:style>
  <w:style w:type="character" w:customStyle="1" w:styleId="CommentSubjectChar">
    <w:name w:val="Comment Subject Char"/>
    <w:basedOn w:val="CommentTextChar"/>
    <w:link w:val="CommentSubject"/>
    <w:uiPriority w:val="99"/>
    <w:semiHidden/>
    <w:rsid w:val="00236351"/>
    <w:rPr>
      <w:rFonts w:ascii="Arial" w:hAnsi="Arial" w:cs="Times New Roman"/>
      <w:b/>
      <w:bCs/>
      <w:sz w:val="20"/>
      <w:szCs w:val="20"/>
      <w:lang w:val="en-US"/>
    </w:rPr>
  </w:style>
  <w:style w:type="paragraph" w:styleId="Revision">
    <w:name w:val="Revision"/>
    <w:hidden/>
    <w:uiPriority w:val="99"/>
    <w:semiHidden/>
    <w:rsid w:val="00106850"/>
    <w:pPr>
      <w:spacing w:after="0" w:line="240" w:lineRule="auto"/>
    </w:pPr>
    <w:rPr>
      <w:rFonts w:ascii="Arial" w:hAnsi="Arial" w:cs="Times New Roman"/>
      <w:sz w:val="28"/>
      <w:lang w:val="en-US"/>
    </w:rPr>
  </w:style>
  <w:style w:type="character" w:styleId="UnresolvedMention">
    <w:name w:val="Unresolved Mention"/>
    <w:basedOn w:val="DefaultParagraphFont"/>
    <w:uiPriority w:val="99"/>
    <w:semiHidden/>
    <w:unhideWhenUsed/>
    <w:rsid w:val="00EB6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3010">
      <w:bodyDiv w:val="1"/>
      <w:marLeft w:val="0"/>
      <w:marRight w:val="0"/>
      <w:marTop w:val="0"/>
      <w:marBottom w:val="0"/>
      <w:divBdr>
        <w:top w:val="none" w:sz="0" w:space="0" w:color="auto"/>
        <w:left w:val="none" w:sz="0" w:space="0" w:color="auto"/>
        <w:bottom w:val="none" w:sz="0" w:space="0" w:color="auto"/>
        <w:right w:val="none" w:sz="0" w:space="0" w:color="auto"/>
      </w:divBdr>
      <w:divsChild>
        <w:div w:id="440880749">
          <w:marLeft w:val="0"/>
          <w:marRight w:val="0"/>
          <w:marTop w:val="0"/>
          <w:marBottom w:val="0"/>
          <w:divBdr>
            <w:top w:val="none" w:sz="0" w:space="0" w:color="auto"/>
            <w:left w:val="none" w:sz="0" w:space="0" w:color="auto"/>
            <w:bottom w:val="none" w:sz="0" w:space="0" w:color="auto"/>
            <w:right w:val="none" w:sz="0" w:space="0" w:color="auto"/>
          </w:divBdr>
          <w:divsChild>
            <w:div w:id="2056809765">
              <w:marLeft w:val="0"/>
              <w:marRight w:val="0"/>
              <w:marTop w:val="0"/>
              <w:marBottom w:val="240"/>
              <w:divBdr>
                <w:top w:val="none" w:sz="0" w:space="0" w:color="auto"/>
                <w:left w:val="none" w:sz="0" w:space="0" w:color="auto"/>
                <w:bottom w:val="none" w:sz="0" w:space="0" w:color="auto"/>
                <w:right w:val="none" w:sz="0" w:space="0" w:color="auto"/>
              </w:divBdr>
            </w:div>
            <w:div w:id="1038354811">
              <w:marLeft w:val="0"/>
              <w:marRight w:val="0"/>
              <w:marTop w:val="0"/>
              <w:marBottom w:val="240"/>
              <w:divBdr>
                <w:top w:val="none" w:sz="0" w:space="0" w:color="auto"/>
                <w:left w:val="none" w:sz="0" w:space="0" w:color="auto"/>
                <w:bottom w:val="none" w:sz="0" w:space="0" w:color="auto"/>
                <w:right w:val="none" w:sz="0" w:space="0" w:color="auto"/>
              </w:divBdr>
            </w:div>
            <w:div w:id="725298086">
              <w:marLeft w:val="0"/>
              <w:marRight w:val="0"/>
              <w:marTop w:val="0"/>
              <w:marBottom w:val="240"/>
              <w:divBdr>
                <w:top w:val="none" w:sz="0" w:space="0" w:color="auto"/>
                <w:left w:val="none" w:sz="0" w:space="0" w:color="auto"/>
                <w:bottom w:val="none" w:sz="0" w:space="0" w:color="auto"/>
                <w:right w:val="none" w:sz="0" w:space="0" w:color="auto"/>
              </w:divBdr>
            </w:div>
            <w:div w:id="527184002">
              <w:marLeft w:val="0"/>
              <w:marRight w:val="0"/>
              <w:marTop w:val="0"/>
              <w:marBottom w:val="240"/>
              <w:divBdr>
                <w:top w:val="none" w:sz="0" w:space="0" w:color="auto"/>
                <w:left w:val="none" w:sz="0" w:space="0" w:color="auto"/>
                <w:bottom w:val="none" w:sz="0" w:space="0" w:color="auto"/>
                <w:right w:val="none" w:sz="0" w:space="0" w:color="auto"/>
              </w:divBdr>
            </w:div>
            <w:div w:id="290137256">
              <w:marLeft w:val="0"/>
              <w:marRight w:val="0"/>
              <w:marTop w:val="0"/>
              <w:marBottom w:val="240"/>
              <w:divBdr>
                <w:top w:val="none" w:sz="0" w:space="0" w:color="auto"/>
                <w:left w:val="none" w:sz="0" w:space="0" w:color="auto"/>
                <w:bottom w:val="none" w:sz="0" w:space="0" w:color="auto"/>
                <w:right w:val="none" w:sz="0" w:space="0" w:color="auto"/>
              </w:divBdr>
            </w:div>
            <w:div w:id="1236086641">
              <w:marLeft w:val="0"/>
              <w:marRight w:val="0"/>
              <w:marTop w:val="0"/>
              <w:marBottom w:val="240"/>
              <w:divBdr>
                <w:top w:val="none" w:sz="0" w:space="0" w:color="auto"/>
                <w:left w:val="none" w:sz="0" w:space="0" w:color="auto"/>
                <w:bottom w:val="none" w:sz="0" w:space="0" w:color="auto"/>
                <w:right w:val="none" w:sz="0" w:space="0" w:color="auto"/>
              </w:divBdr>
            </w:div>
            <w:div w:id="696540714">
              <w:marLeft w:val="0"/>
              <w:marRight w:val="0"/>
              <w:marTop w:val="0"/>
              <w:marBottom w:val="240"/>
              <w:divBdr>
                <w:top w:val="none" w:sz="0" w:space="0" w:color="auto"/>
                <w:left w:val="none" w:sz="0" w:space="0" w:color="auto"/>
                <w:bottom w:val="none" w:sz="0" w:space="0" w:color="auto"/>
                <w:right w:val="none" w:sz="0" w:space="0" w:color="auto"/>
              </w:divBdr>
            </w:div>
            <w:div w:id="546138848">
              <w:marLeft w:val="0"/>
              <w:marRight w:val="0"/>
              <w:marTop w:val="0"/>
              <w:marBottom w:val="240"/>
              <w:divBdr>
                <w:top w:val="none" w:sz="0" w:space="0" w:color="auto"/>
                <w:left w:val="none" w:sz="0" w:space="0" w:color="auto"/>
                <w:bottom w:val="none" w:sz="0" w:space="0" w:color="auto"/>
                <w:right w:val="none" w:sz="0" w:space="0" w:color="auto"/>
              </w:divBdr>
            </w:div>
            <w:div w:id="1244290844">
              <w:marLeft w:val="0"/>
              <w:marRight w:val="0"/>
              <w:marTop w:val="0"/>
              <w:marBottom w:val="240"/>
              <w:divBdr>
                <w:top w:val="none" w:sz="0" w:space="0" w:color="auto"/>
                <w:left w:val="none" w:sz="0" w:space="0" w:color="auto"/>
                <w:bottom w:val="none" w:sz="0" w:space="0" w:color="auto"/>
                <w:right w:val="none" w:sz="0" w:space="0" w:color="auto"/>
              </w:divBdr>
            </w:div>
            <w:div w:id="1294359937">
              <w:marLeft w:val="0"/>
              <w:marRight w:val="0"/>
              <w:marTop w:val="0"/>
              <w:marBottom w:val="240"/>
              <w:divBdr>
                <w:top w:val="none" w:sz="0" w:space="0" w:color="auto"/>
                <w:left w:val="none" w:sz="0" w:space="0" w:color="auto"/>
                <w:bottom w:val="none" w:sz="0" w:space="0" w:color="auto"/>
                <w:right w:val="none" w:sz="0" w:space="0" w:color="auto"/>
              </w:divBdr>
            </w:div>
            <w:div w:id="975599382">
              <w:marLeft w:val="0"/>
              <w:marRight w:val="0"/>
              <w:marTop w:val="0"/>
              <w:marBottom w:val="240"/>
              <w:divBdr>
                <w:top w:val="none" w:sz="0" w:space="0" w:color="auto"/>
                <w:left w:val="none" w:sz="0" w:space="0" w:color="auto"/>
                <w:bottom w:val="none" w:sz="0" w:space="0" w:color="auto"/>
                <w:right w:val="none" w:sz="0" w:space="0" w:color="auto"/>
              </w:divBdr>
            </w:div>
            <w:div w:id="560360535">
              <w:marLeft w:val="0"/>
              <w:marRight w:val="0"/>
              <w:marTop w:val="0"/>
              <w:marBottom w:val="240"/>
              <w:divBdr>
                <w:top w:val="none" w:sz="0" w:space="0" w:color="auto"/>
                <w:left w:val="none" w:sz="0" w:space="0" w:color="auto"/>
                <w:bottom w:val="none" w:sz="0" w:space="0" w:color="auto"/>
                <w:right w:val="none" w:sz="0" w:space="0" w:color="auto"/>
              </w:divBdr>
            </w:div>
            <w:div w:id="1957636236">
              <w:marLeft w:val="0"/>
              <w:marRight w:val="0"/>
              <w:marTop w:val="0"/>
              <w:marBottom w:val="240"/>
              <w:divBdr>
                <w:top w:val="none" w:sz="0" w:space="0" w:color="auto"/>
                <w:left w:val="none" w:sz="0" w:space="0" w:color="auto"/>
                <w:bottom w:val="none" w:sz="0" w:space="0" w:color="auto"/>
                <w:right w:val="none" w:sz="0" w:space="0" w:color="auto"/>
              </w:divBdr>
            </w:div>
            <w:div w:id="118568763">
              <w:marLeft w:val="0"/>
              <w:marRight w:val="0"/>
              <w:marTop w:val="0"/>
              <w:marBottom w:val="240"/>
              <w:divBdr>
                <w:top w:val="none" w:sz="0" w:space="0" w:color="auto"/>
                <w:left w:val="none" w:sz="0" w:space="0" w:color="auto"/>
                <w:bottom w:val="none" w:sz="0" w:space="0" w:color="auto"/>
                <w:right w:val="none" w:sz="0" w:space="0" w:color="auto"/>
              </w:divBdr>
            </w:div>
            <w:div w:id="1520393643">
              <w:marLeft w:val="0"/>
              <w:marRight w:val="0"/>
              <w:marTop w:val="0"/>
              <w:marBottom w:val="240"/>
              <w:divBdr>
                <w:top w:val="none" w:sz="0" w:space="0" w:color="auto"/>
                <w:left w:val="none" w:sz="0" w:space="0" w:color="auto"/>
                <w:bottom w:val="none" w:sz="0" w:space="0" w:color="auto"/>
                <w:right w:val="none" w:sz="0" w:space="0" w:color="auto"/>
              </w:divBdr>
            </w:div>
            <w:div w:id="41904131">
              <w:marLeft w:val="0"/>
              <w:marRight w:val="0"/>
              <w:marTop w:val="0"/>
              <w:marBottom w:val="240"/>
              <w:divBdr>
                <w:top w:val="none" w:sz="0" w:space="0" w:color="auto"/>
                <w:left w:val="none" w:sz="0" w:space="0" w:color="auto"/>
                <w:bottom w:val="none" w:sz="0" w:space="0" w:color="auto"/>
                <w:right w:val="none" w:sz="0" w:space="0" w:color="auto"/>
              </w:divBdr>
            </w:div>
            <w:div w:id="1816992477">
              <w:marLeft w:val="0"/>
              <w:marRight w:val="0"/>
              <w:marTop w:val="0"/>
              <w:marBottom w:val="240"/>
              <w:divBdr>
                <w:top w:val="none" w:sz="0" w:space="0" w:color="auto"/>
                <w:left w:val="none" w:sz="0" w:space="0" w:color="auto"/>
                <w:bottom w:val="none" w:sz="0" w:space="0" w:color="auto"/>
                <w:right w:val="none" w:sz="0" w:space="0" w:color="auto"/>
              </w:divBdr>
            </w:div>
            <w:div w:id="263080278">
              <w:marLeft w:val="0"/>
              <w:marRight w:val="0"/>
              <w:marTop w:val="0"/>
              <w:marBottom w:val="240"/>
              <w:divBdr>
                <w:top w:val="none" w:sz="0" w:space="0" w:color="auto"/>
                <w:left w:val="none" w:sz="0" w:space="0" w:color="auto"/>
                <w:bottom w:val="none" w:sz="0" w:space="0" w:color="auto"/>
                <w:right w:val="none" w:sz="0" w:space="0" w:color="auto"/>
              </w:divBdr>
            </w:div>
            <w:div w:id="284845849">
              <w:marLeft w:val="0"/>
              <w:marRight w:val="0"/>
              <w:marTop w:val="0"/>
              <w:marBottom w:val="240"/>
              <w:divBdr>
                <w:top w:val="none" w:sz="0" w:space="0" w:color="auto"/>
                <w:left w:val="none" w:sz="0" w:space="0" w:color="auto"/>
                <w:bottom w:val="none" w:sz="0" w:space="0" w:color="auto"/>
                <w:right w:val="none" w:sz="0" w:space="0" w:color="auto"/>
              </w:divBdr>
            </w:div>
            <w:div w:id="1459762359">
              <w:marLeft w:val="0"/>
              <w:marRight w:val="0"/>
              <w:marTop w:val="0"/>
              <w:marBottom w:val="240"/>
              <w:divBdr>
                <w:top w:val="none" w:sz="0" w:space="0" w:color="auto"/>
                <w:left w:val="none" w:sz="0" w:space="0" w:color="auto"/>
                <w:bottom w:val="none" w:sz="0" w:space="0" w:color="auto"/>
                <w:right w:val="none" w:sz="0" w:space="0" w:color="auto"/>
              </w:divBdr>
            </w:div>
            <w:div w:id="1940142262">
              <w:marLeft w:val="0"/>
              <w:marRight w:val="0"/>
              <w:marTop w:val="0"/>
              <w:marBottom w:val="240"/>
              <w:divBdr>
                <w:top w:val="none" w:sz="0" w:space="0" w:color="auto"/>
                <w:left w:val="none" w:sz="0" w:space="0" w:color="auto"/>
                <w:bottom w:val="none" w:sz="0" w:space="0" w:color="auto"/>
                <w:right w:val="none" w:sz="0" w:space="0" w:color="auto"/>
              </w:divBdr>
            </w:div>
            <w:div w:id="1073969850">
              <w:marLeft w:val="0"/>
              <w:marRight w:val="0"/>
              <w:marTop w:val="0"/>
              <w:marBottom w:val="240"/>
              <w:divBdr>
                <w:top w:val="none" w:sz="0" w:space="0" w:color="auto"/>
                <w:left w:val="none" w:sz="0" w:space="0" w:color="auto"/>
                <w:bottom w:val="none" w:sz="0" w:space="0" w:color="auto"/>
                <w:right w:val="none" w:sz="0" w:space="0" w:color="auto"/>
              </w:divBdr>
            </w:div>
            <w:div w:id="1390418614">
              <w:marLeft w:val="0"/>
              <w:marRight w:val="0"/>
              <w:marTop w:val="0"/>
              <w:marBottom w:val="240"/>
              <w:divBdr>
                <w:top w:val="none" w:sz="0" w:space="0" w:color="auto"/>
                <w:left w:val="none" w:sz="0" w:space="0" w:color="auto"/>
                <w:bottom w:val="none" w:sz="0" w:space="0" w:color="auto"/>
                <w:right w:val="none" w:sz="0" w:space="0" w:color="auto"/>
              </w:divBdr>
            </w:div>
            <w:div w:id="1338801331">
              <w:marLeft w:val="0"/>
              <w:marRight w:val="0"/>
              <w:marTop w:val="0"/>
              <w:marBottom w:val="240"/>
              <w:divBdr>
                <w:top w:val="none" w:sz="0" w:space="0" w:color="auto"/>
                <w:left w:val="none" w:sz="0" w:space="0" w:color="auto"/>
                <w:bottom w:val="none" w:sz="0" w:space="0" w:color="auto"/>
                <w:right w:val="none" w:sz="0" w:space="0" w:color="auto"/>
              </w:divBdr>
            </w:div>
            <w:div w:id="53701850">
              <w:marLeft w:val="0"/>
              <w:marRight w:val="0"/>
              <w:marTop w:val="0"/>
              <w:marBottom w:val="240"/>
              <w:divBdr>
                <w:top w:val="none" w:sz="0" w:space="0" w:color="auto"/>
                <w:left w:val="none" w:sz="0" w:space="0" w:color="auto"/>
                <w:bottom w:val="none" w:sz="0" w:space="0" w:color="auto"/>
                <w:right w:val="none" w:sz="0" w:space="0" w:color="auto"/>
              </w:divBdr>
            </w:div>
            <w:div w:id="383413485">
              <w:marLeft w:val="0"/>
              <w:marRight w:val="0"/>
              <w:marTop w:val="0"/>
              <w:marBottom w:val="240"/>
              <w:divBdr>
                <w:top w:val="none" w:sz="0" w:space="0" w:color="auto"/>
                <w:left w:val="none" w:sz="0" w:space="0" w:color="auto"/>
                <w:bottom w:val="none" w:sz="0" w:space="0" w:color="auto"/>
                <w:right w:val="none" w:sz="0" w:space="0" w:color="auto"/>
              </w:divBdr>
            </w:div>
            <w:div w:id="1447121613">
              <w:marLeft w:val="0"/>
              <w:marRight w:val="0"/>
              <w:marTop w:val="0"/>
              <w:marBottom w:val="240"/>
              <w:divBdr>
                <w:top w:val="none" w:sz="0" w:space="0" w:color="auto"/>
                <w:left w:val="none" w:sz="0" w:space="0" w:color="auto"/>
                <w:bottom w:val="none" w:sz="0" w:space="0" w:color="auto"/>
                <w:right w:val="none" w:sz="0" w:space="0" w:color="auto"/>
              </w:divBdr>
            </w:div>
            <w:div w:id="787703477">
              <w:marLeft w:val="0"/>
              <w:marRight w:val="0"/>
              <w:marTop w:val="0"/>
              <w:marBottom w:val="240"/>
              <w:divBdr>
                <w:top w:val="none" w:sz="0" w:space="0" w:color="auto"/>
                <w:left w:val="none" w:sz="0" w:space="0" w:color="auto"/>
                <w:bottom w:val="none" w:sz="0" w:space="0" w:color="auto"/>
                <w:right w:val="none" w:sz="0" w:space="0" w:color="auto"/>
              </w:divBdr>
            </w:div>
            <w:div w:id="1621106656">
              <w:marLeft w:val="0"/>
              <w:marRight w:val="0"/>
              <w:marTop w:val="0"/>
              <w:marBottom w:val="240"/>
              <w:divBdr>
                <w:top w:val="none" w:sz="0" w:space="0" w:color="auto"/>
                <w:left w:val="none" w:sz="0" w:space="0" w:color="auto"/>
                <w:bottom w:val="none" w:sz="0" w:space="0" w:color="auto"/>
                <w:right w:val="none" w:sz="0" w:space="0" w:color="auto"/>
              </w:divBdr>
            </w:div>
            <w:div w:id="1835489079">
              <w:marLeft w:val="0"/>
              <w:marRight w:val="0"/>
              <w:marTop w:val="0"/>
              <w:marBottom w:val="240"/>
              <w:divBdr>
                <w:top w:val="none" w:sz="0" w:space="0" w:color="auto"/>
                <w:left w:val="none" w:sz="0" w:space="0" w:color="auto"/>
                <w:bottom w:val="none" w:sz="0" w:space="0" w:color="auto"/>
                <w:right w:val="none" w:sz="0" w:space="0" w:color="auto"/>
              </w:divBdr>
            </w:div>
            <w:div w:id="105083244">
              <w:marLeft w:val="0"/>
              <w:marRight w:val="0"/>
              <w:marTop w:val="0"/>
              <w:marBottom w:val="240"/>
              <w:divBdr>
                <w:top w:val="none" w:sz="0" w:space="0" w:color="auto"/>
                <w:left w:val="none" w:sz="0" w:space="0" w:color="auto"/>
                <w:bottom w:val="none" w:sz="0" w:space="0" w:color="auto"/>
                <w:right w:val="none" w:sz="0" w:space="0" w:color="auto"/>
              </w:divBdr>
            </w:div>
            <w:div w:id="1973748447">
              <w:marLeft w:val="0"/>
              <w:marRight w:val="0"/>
              <w:marTop w:val="0"/>
              <w:marBottom w:val="240"/>
              <w:divBdr>
                <w:top w:val="none" w:sz="0" w:space="0" w:color="auto"/>
                <w:left w:val="none" w:sz="0" w:space="0" w:color="auto"/>
                <w:bottom w:val="none" w:sz="0" w:space="0" w:color="auto"/>
                <w:right w:val="none" w:sz="0" w:space="0" w:color="auto"/>
              </w:divBdr>
            </w:div>
            <w:div w:id="854928312">
              <w:marLeft w:val="0"/>
              <w:marRight w:val="0"/>
              <w:marTop w:val="0"/>
              <w:marBottom w:val="240"/>
              <w:divBdr>
                <w:top w:val="none" w:sz="0" w:space="0" w:color="auto"/>
                <w:left w:val="none" w:sz="0" w:space="0" w:color="auto"/>
                <w:bottom w:val="none" w:sz="0" w:space="0" w:color="auto"/>
                <w:right w:val="none" w:sz="0" w:space="0" w:color="auto"/>
              </w:divBdr>
            </w:div>
            <w:div w:id="1085878834">
              <w:marLeft w:val="0"/>
              <w:marRight w:val="0"/>
              <w:marTop w:val="0"/>
              <w:marBottom w:val="240"/>
              <w:divBdr>
                <w:top w:val="none" w:sz="0" w:space="0" w:color="auto"/>
                <w:left w:val="none" w:sz="0" w:space="0" w:color="auto"/>
                <w:bottom w:val="none" w:sz="0" w:space="0" w:color="auto"/>
                <w:right w:val="none" w:sz="0" w:space="0" w:color="auto"/>
              </w:divBdr>
            </w:div>
            <w:div w:id="1347944743">
              <w:marLeft w:val="0"/>
              <w:marRight w:val="0"/>
              <w:marTop w:val="0"/>
              <w:marBottom w:val="240"/>
              <w:divBdr>
                <w:top w:val="none" w:sz="0" w:space="0" w:color="auto"/>
                <w:left w:val="none" w:sz="0" w:space="0" w:color="auto"/>
                <w:bottom w:val="none" w:sz="0" w:space="0" w:color="auto"/>
                <w:right w:val="none" w:sz="0" w:space="0" w:color="auto"/>
              </w:divBdr>
            </w:div>
            <w:div w:id="993145865">
              <w:marLeft w:val="0"/>
              <w:marRight w:val="0"/>
              <w:marTop w:val="0"/>
              <w:marBottom w:val="240"/>
              <w:divBdr>
                <w:top w:val="none" w:sz="0" w:space="0" w:color="auto"/>
                <w:left w:val="none" w:sz="0" w:space="0" w:color="auto"/>
                <w:bottom w:val="none" w:sz="0" w:space="0" w:color="auto"/>
                <w:right w:val="none" w:sz="0" w:space="0" w:color="auto"/>
              </w:divBdr>
            </w:div>
            <w:div w:id="1689676360">
              <w:marLeft w:val="0"/>
              <w:marRight w:val="0"/>
              <w:marTop w:val="0"/>
              <w:marBottom w:val="240"/>
              <w:divBdr>
                <w:top w:val="none" w:sz="0" w:space="0" w:color="auto"/>
                <w:left w:val="none" w:sz="0" w:space="0" w:color="auto"/>
                <w:bottom w:val="none" w:sz="0" w:space="0" w:color="auto"/>
                <w:right w:val="none" w:sz="0" w:space="0" w:color="auto"/>
              </w:divBdr>
            </w:div>
            <w:div w:id="1967078606">
              <w:marLeft w:val="0"/>
              <w:marRight w:val="0"/>
              <w:marTop w:val="0"/>
              <w:marBottom w:val="240"/>
              <w:divBdr>
                <w:top w:val="none" w:sz="0" w:space="0" w:color="auto"/>
                <w:left w:val="none" w:sz="0" w:space="0" w:color="auto"/>
                <w:bottom w:val="none" w:sz="0" w:space="0" w:color="auto"/>
                <w:right w:val="none" w:sz="0" w:space="0" w:color="auto"/>
              </w:divBdr>
            </w:div>
            <w:div w:id="1160997468">
              <w:marLeft w:val="0"/>
              <w:marRight w:val="0"/>
              <w:marTop w:val="0"/>
              <w:marBottom w:val="240"/>
              <w:divBdr>
                <w:top w:val="none" w:sz="0" w:space="0" w:color="auto"/>
                <w:left w:val="none" w:sz="0" w:space="0" w:color="auto"/>
                <w:bottom w:val="none" w:sz="0" w:space="0" w:color="auto"/>
                <w:right w:val="none" w:sz="0" w:space="0" w:color="auto"/>
              </w:divBdr>
            </w:div>
            <w:div w:id="40255770">
              <w:marLeft w:val="0"/>
              <w:marRight w:val="0"/>
              <w:marTop w:val="0"/>
              <w:marBottom w:val="240"/>
              <w:divBdr>
                <w:top w:val="none" w:sz="0" w:space="0" w:color="auto"/>
                <w:left w:val="none" w:sz="0" w:space="0" w:color="auto"/>
                <w:bottom w:val="none" w:sz="0" w:space="0" w:color="auto"/>
                <w:right w:val="none" w:sz="0" w:space="0" w:color="auto"/>
              </w:divBdr>
            </w:div>
            <w:div w:id="589972795">
              <w:marLeft w:val="0"/>
              <w:marRight w:val="0"/>
              <w:marTop w:val="0"/>
              <w:marBottom w:val="240"/>
              <w:divBdr>
                <w:top w:val="none" w:sz="0" w:space="0" w:color="auto"/>
                <w:left w:val="none" w:sz="0" w:space="0" w:color="auto"/>
                <w:bottom w:val="none" w:sz="0" w:space="0" w:color="auto"/>
                <w:right w:val="none" w:sz="0" w:space="0" w:color="auto"/>
              </w:divBdr>
            </w:div>
            <w:div w:id="372116269">
              <w:marLeft w:val="0"/>
              <w:marRight w:val="0"/>
              <w:marTop w:val="0"/>
              <w:marBottom w:val="240"/>
              <w:divBdr>
                <w:top w:val="none" w:sz="0" w:space="0" w:color="auto"/>
                <w:left w:val="none" w:sz="0" w:space="0" w:color="auto"/>
                <w:bottom w:val="none" w:sz="0" w:space="0" w:color="auto"/>
                <w:right w:val="none" w:sz="0" w:space="0" w:color="auto"/>
              </w:divBdr>
            </w:div>
            <w:div w:id="10137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12361</Words>
  <Characters>67991</Characters>
  <Application>Microsoft Office Word</Application>
  <DocSecurity>0</DocSecurity>
  <Lines>566</Lines>
  <Paragraphs>160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dcterms:created xsi:type="dcterms:W3CDTF">2025-01-02T19:58:00Z</dcterms:created>
  <dcterms:modified xsi:type="dcterms:W3CDTF">2025-01-02T19:58:00Z</dcterms:modified>
</cp:coreProperties>
</file>