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jc w:val="left"/>
      </w:pPr>
      <w:r>
        <w:rPr>
          <w:rFonts w:ascii="Arial" w:eastAsia="Arial" w:hAnsi="Arial" w:cs="Arial"/>
          <w:b/>
          <w:bCs/>
          <w:sz w:val="24"/>
          <w:szCs w:val="24"/>
        </w:rPr>
        <w:t>Informe de comparación</w:t>
      </w:r>
    </w:p>
    <w:p>
      <w:pPr>
        <w:widowControl w:val="0"/>
        <w:jc w:val="left"/>
      </w:pPr>
      <w:r>
        <w:rPr>
          <w:rFonts w:ascii="Arial" w:eastAsia="Arial" w:hAnsi="Arial" w:cs="Arial"/>
          <w:sz w:val="24"/>
          <w:szCs w:val="24"/>
        </w:rPr>
        <w:t>Este documento ha sido creado por ABBYY Comparar documentos (ABBYY FineReader PDF 15, Compilación 15.0.114.4683)</w:t>
      </w:r>
    </w:p>
    <w:p>
      <w:pPr>
        <w:widowControl w:val="0"/>
        <w:jc w:val="left"/>
      </w:pPr>
    </w:p>
    <w:p>
      <w:pPr>
        <w:widowControl w:val="0"/>
        <w:jc w:val="left"/>
      </w:pPr>
      <w:r>
        <w:rPr>
          <w:rFonts w:ascii="Arial" w:eastAsia="Arial" w:hAnsi="Arial" w:cs="Arial"/>
          <w:sz w:val="24"/>
          <w:szCs w:val="24"/>
        </w:rPr>
        <w:t>Documento original: C:\Users\51964\Documents\GitHub\Obsidian\Obsidian\obsidian-history-vault-master\03 writing\documents\Drafts\JWSR\Resubmission_aug2024\Final draft\JWSR\Comparisons version_JWSR-en\Section1_JWSR_en.docx</w:t>
      </w:r>
    </w:p>
    <w:p>
      <w:pPr>
        <w:widowControl w:val="0"/>
        <w:jc w:val="left"/>
      </w:pPr>
      <w:r>
        <w:rPr>
          <w:rFonts w:ascii="Arial" w:eastAsia="Arial" w:hAnsi="Arial" w:cs="Arial"/>
          <w:sz w:val="24"/>
          <w:szCs w:val="24"/>
        </w:rPr>
        <w:t>Documento modificado: C:\Users\51964\Documents\GitHub\Obsidian\Obsidian\obsidian-history-vault-master\03 writing\documents\Drafts\JWSR\Resubmission_aug2024\Final draft\JWSR\Comparisons version_JWSR-en\Section1_en.docx</w:t>
      </w:r>
    </w:p>
    <w:p>
      <w:pPr>
        <w:widowControl w:val="0"/>
        <w:jc w:val="left"/>
      </w:pPr>
    </w:p>
    <w:p>
      <w:pPr>
        <w:widowControl w:val="0"/>
        <w:jc w:val="left"/>
      </w:pPr>
      <w:r>
        <w:rPr>
          <w:rFonts w:ascii="Arial" w:eastAsia="Arial" w:hAnsi="Arial" w:cs="Arial"/>
          <w:b/>
          <w:bCs/>
          <w:sz w:val="24"/>
          <w:szCs w:val="24"/>
        </w:rPr>
        <w:t>Configuración:</w:t>
      </w:r>
    </w:p>
    <w:p>
      <w:pPr>
        <w:widowControl w:val="0"/>
        <w:jc w:val="left"/>
      </w:pPr>
      <w:r>
        <w:rPr>
          <w:rFonts w:ascii="Arial" w:eastAsia="Arial" w:hAnsi="Arial" w:cs="Arial"/>
          <w:sz w:val="24"/>
          <w:szCs w:val="24"/>
        </w:rPr>
        <w:t>Buscar diferencias de puntuación: Sí</w:t>
      </w:r>
    </w:p>
    <w:p>
      <w:pPr>
        <w:widowControl w:val="0"/>
        <w:jc w:val="left"/>
      </w:pPr>
      <w:r>
        <w:rPr>
          <w:rFonts w:ascii="Arial" w:eastAsia="Arial" w:hAnsi="Arial" w:cs="Arial"/>
          <w:sz w:val="24"/>
          <w:szCs w:val="24"/>
        </w:rPr>
        <w:t>Buscar diferencias de una letra: Sí</w:t>
      </w:r>
    </w:p>
    <w:p>
      <w:pPr>
        <w:widowControl w:val="0"/>
        <w:jc w:val="left"/>
      </w:pPr>
      <w:r>
        <w:rPr>
          <w:rFonts w:ascii="Arial" w:eastAsia="Arial" w:hAnsi="Arial" w:cs="Arial"/>
          <w:sz w:val="24"/>
          <w:szCs w:val="24"/>
        </w:rPr>
        <w:t>Exportar diferencias en encabezados y pies de página: No</w:t>
      </w:r>
    </w:p>
    <w:p>
      <w:pPr>
        <w:widowControl w:val="0"/>
        <w:jc w:val="left"/>
      </w:pPr>
    </w:p>
    <w:p>
      <w:pPr>
        <w:widowControl w:val="0"/>
        <w:jc w:val="left"/>
      </w:pPr>
      <w:r>
        <w:rPr>
          <w:rFonts w:ascii="Arial" w:eastAsia="Arial" w:hAnsi="Arial" w:cs="Arial"/>
          <w:b/>
          <w:bCs/>
          <w:sz w:val="24"/>
          <w:szCs w:val="24"/>
        </w:rPr>
        <w:t>Diferencias:</w:t>
      </w:r>
    </w:p>
    <w:p>
      <w:pPr>
        <w:widowControl w:val="0"/>
        <w:jc w:val="left"/>
      </w:pPr>
      <w:r>
        <w:rPr>
          <w:rFonts w:ascii="Arial" w:eastAsia="Arial" w:hAnsi="Arial" w:cs="Arial"/>
          <w:sz w:val="24"/>
          <w:szCs w:val="24"/>
        </w:rPr>
        <w:t>Cuerpo del texto: 67</w:t>
      </w:r>
    </w:p>
    <w:p>
      <w:pPr>
        <w:widowControl w:val="0"/>
        <w:jc w:val="left"/>
      </w:pPr>
      <w:r>
        <w:rPr>
          <w:rFonts w:ascii="Arial" w:eastAsia="Arial" w:hAnsi="Arial" w:cs="Arial"/>
          <w:sz w:val="24"/>
          <w:szCs w:val="24"/>
        </w:rPr>
        <w:t>Numeración: 0</w:t>
      </w:r>
    </w:p>
    <w:p>
      <w:pPr>
        <w:widowControl w:val="0"/>
        <w:jc w:val="left"/>
      </w:pPr>
      <w:r>
        <w:rPr>
          <w:rFonts w:ascii="Arial" w:eastAsia="Arial" w:hAnsi="Arial" w:cs="Arial"/>
          <w:sz w:val="24"/>
          <w:szCs w:val="24"/>
        </w:rPr>
        <w:t>Total: 67</w:t>
      </w:r>
    </w:p>
    <w:p>
      <w:pPr>
        <w:widowControl w:val="0"/>
        <w:jc w:val="left"/>
        <w:sectPr>
          <w:footnotePr>
            <w:pos w:val="pageBottom"/>
            <w:numFmt w:val="decimal"/>
            <w:numRestart w:val="continuous"/>
          </w:footnotePr>
          <w:pgSz w:w="11909" w:h="16834"/>
          <w:pgMar w:top="720" w:right="720" w:bottom="720" w:left="720" w:header="0" w:footer="0" w:gutter="0"/>
          <w:pgNumType w:start="0"/>
          <w:cols w:space="720"/>
          <w:noEndnote/>
          <w:rtlGutter w:val="0"/>
          <w:docGrid w:linePitch="360"/>
        </w:sectPr>
      </w:pPr>
    </w:p>
    <w:p>
      <w:pPr>
        <w:pStyle w:val="Style2"/>
        <w:keepNext w:val="0"/>
        <w:keepLines w:val="0"/>
        <w:widowControl w:val="0"/>
        <w:shd w:val="clear" w:color="auto" w:fill="auto"/>
        <w:bidi w:val="0"/>
        <w:spacing w:before="0" w:after="1640" w:line="240" w:lineRule="auto"/>
        <w:ind w:left="0" w:right="0" w:firstLine="0"/>
        <w:jc w:val="left"/>
        <w:rPr>
          <w:del w:id="0" w:author="ABBYY Comparar documentos"/>
        </w:rPr>
      </w:pPr>
      <w:del w:id="1" w:author="ABBYY Comparar documentos">
        <w:r>
          <w:rPr>
            <w:color w:val="000000"/>
            <w:spacing w:val="0"/>
            <w:w w:val="100"/>
            <w:position w:val="0"/>
            <w:sz w:val="24"/>
            <w:szCs w:val="24"/>
            <w:shd w:val="clear" w:color="auto" w:fill="auto"/>
          </w:rPr>
          <w:delText>\section{Antisystemic resistance of historical challengers: the antimining movement of the indigenous-cholo Andean peasantry}</w:delText>
        </w:r>
      </w:del>
    </w:p>
    <w:p>
      <w:pPr>
        <w:pStyle w:val="Style2"/>
        <w:keepNext w:val="0"/>
        <w:keepLines w:val="0"/>
        <w:widowControl w:val="0"/>
        <w:shd w:val="clear" w:color="auto" w:fill="auto"/>
        <w:bidi w:val="0"/>
        <w:spacing w:before="0" w:after="1640" w:line="240" w:lineRule="auto"/>
        <w:ind w:left="0" w:right="0" w:firstLine="0"/>
        <w:jc w:val="left"/>
      </w:pPr>
      <w:r>
        <w:rPr>
          <w:color w:val="000000"/>
          <w:spacing w:val="0"/>
          <w:w w:val="100"/>
          <w:position w:val="0"/>
          <w:sz w:val="24"/>
          <w:szCs w:val="24"/>
          <w:shd w:val="clear" w:color="auto" w:fill="auto"/>
        </w:rPr>
        <w:t xml:space="preserve">The formation of the class structure of the modern world-system is founded on the racialized international division of labor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labor force by the colonization method of primitive accumulation (Marx [1886]1976:873– 875, 914; </w:t>
      </w:r>
      <w:r>
        <w:rPr>
          <w:color w:val="000000"/>
          <w:spacing w:val="0"/>
          <w:w w:val="100"/>
          <w:position w:val="0"/>
          <w:sz w:val="24"/>
          <w:szCs w:val="24"/>
          <w:shd w:val="clear" w:color="auto" w:fill="auto"/>
          <w:lang w:val="es-ES" w:eastAsia="es-ES" w:bidi="es-ES"/>
        </w:rPr>
        <w:t>Mariátegui</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January 16, 1929:78; Quijano and Wallerstein 1992; Quijano [1999], 2007, 169-170; Mignolo 2011, 183–84).</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 xml:space="preserve">The world no longer fit into the consciousness of the survivors. But in their collective consciousness a myth survived. Or a myth makes sense in our consciousness, it is the myth of the new indigenous, of the Inkarri (the Inka return), of the Yawar-Inti (Sun of Blood) and the resurgence of the “indigenous" world by a revolutionary vendetta. In opposition to Arboleda's (2020) interpretation of the formation of indigenous “identity </w:t>
      </w:r>
      <w:r>
        <w:rPr>
          <w:color w:val="000000"/>
          <w:spacing w:val="0"/>
          <w:w w:val="100"/>
          <w:position w:val="0"/>
          <w:sz w:val="24"/>
          <w:szCs w:val="24"/>
          <w:shd w:val="clear" w:color="auto" w:fill="auto"/>
          <w:lang w:val="es-ES" w:eastAsia="es-ES" w:bidi="es-ES"/>
        </w:rPr>
        <w:t>politics</w:t>
      </w:r>
      <w:r>
        <w:rPr>
          <w:color w:val="000000"/>
          <w:spacing w:val="0"/>
          <w:w w:val="100"/>
          <w:position w:val="0"/>
          <w:sz w:val="24"/>
          <w:szCs w:val="24"/>
          <w:shd w:val="clear" w:color="auto" w:fill="auto"/>
          <w:lang w:eastAsia="es-ES" w:bidi="es-ES"/>
        </w:rPr>
        <w:t>"</w:t>
      </w:r>
      <w:del w:id="2" w:author="ABBYY Comparar documentos">
        <w:r>
          <w:rPr>
            <w:color w:val="000000"/>
            <w:spacing w:val="0"/>
            <w:w w:val="100"/>
            <w:position w:val="0"/>
            <w:sz w:val="24"/>
            <w:szCs w:val="24"/>
            <w:shd w:val="clear" w:color="auto" w:fill="auto"/>
            <w:lang w:eastAsia="es-ES" w:bidi="es-ES"/>
          </w:rPr>
          <w:delText>\</w:delText>
        </w:r>
        <w:r>
          <w:rPr>
            <w:color w:val="000000"/>
            <w:spacing w:val="0"/>
            <w:w w:val="100"/>
            <w:position w:val="0"/>
            <w:sz w:val="24"/>
            <w:szCs w:val="24"/>
            <w:shd w:val="clear" w:color="auto" w:fill="auto"/>
            <w:lang w:val="es-ES" w:eastAsia="es-ES" w:bidi="es-ES"/>
          </w:rPr>
          <w:delText>footnote</w:delText>
        </w:r>
        <w:r>
          <w:rPr>
            <w:color w:val="000000"/>
            <w:spacing w:val="0"/>
            <w:w w:val="100"/>
            <w:position w:val="0"/>
            <w:sz w:val="24"/>
            <w:szCs w:val="24"/>
            <w:shd w:val="clear" w:color="auto" w:fill="auto"/>
            <w:lang w:eastAsia="es-ES" w:bidi="es-ES"/>
          </w:rPr>
          <w:delText>{</w:delText>
        </w:r>
        <w:r>
          <w:rPr>
            <w:color w:val="000000"/>
            <w:spacing w:val="0"/>
            <w:w w:val="100"/>
            <w:position w:val="0"/>
            <w:sz w:val="24"/>
            <w:szCs w:val="24"/>
            <w:shd w:val="clear" w:color="auto" w:fill="auto"/>
            <w:lang w:val="es-ES" w:eastAsia="es-ES" w:bidi="es-ES"/>
          </w:rPr>
          <w:delText>Martín</w:delText>
        </w:r>
        <w:r>
          <w:rPr>
            <w:color w:val="000000"/>
            <w:spacing w:val="0"/>
            <w:w w:val="100"/>
            <w:position w:val="0"/>
            <w:sz w:val="24"/>
            <w:szCs w:val="24"/>
            <w:shd w:val="clear" w:color="auto" w:fill="auto"/>
            <w:lang w:eastAsia="es-ES" w:bidi="es-ES"/>
          </w:rPr>
          <w:delText xml:space="preserve"> </w:delText>
        </w:r>
        <w:r>
          <w:rPr>
            <w:color w:val="000000"/>
            <w:spacing w:val="0"/>
            <w:w w:val="100"/>
            <w:position w:val="0"/>
            <w:sz w:val="24"/>
            <w:szCs w:val="24"/>
            <w:shd w:val="clear" w:color="auto" w:fill="auto"/>
          </w:rPr>
          <w:delText xml:space="preserve">Arboleda stated: ““Already in the 1990s, before socalled “identity politics” gained prominence in international academic circles, Ecuadorian philosopher </w:delText>
        </w:r>
        <w:r>
          <w:rPr>
            <w:color w:val="000000"/>
            <w:spacing w:val="0"/>
            <w:w w:val="100"/>
            <w:position w:val="0"/>
            <w:sz w:val="24"/>
            <w:szCs w:val="24"/>
            <w:shd w:val="clear" w:color="auto" w:fill="auto"/>
            <w:lang w:val="es-ES" w:eastAsia="es-ES" w:bidi="es-ES"/>
          </w:rPr>
          <w:delText>Bolívar</w:delText>
        </w:r>
        <w:r>
          <w:rPr>
            <w:color w:val="000000"/>
            <w:spacing w:val="0"/>
            <w:w w:val="100"/>
            <w:position w:val="0"/>
            <w:sz w:val="24"/>
            <w:szCs w:val="24"/>
            <w:shd w:val="clear" w:color="auto" w:fill="auto"/>
            <w:lang w:eastAsia="es-ES" w:bidi="es-ES"/>
          </w:rPr>
          <w:delText xml:space="preserve"> </w:delText>
        </w:r>
        <w:r>
          <w:rPr>
            <w:color w:val="000000"/>
            <w:spacing w:val="0"/>
            <w:w w:val="100"/>
            <w:position w:val="0"/>
            <w:sz w:val="24"/>
            <w:szCs w:val="24"/>
            <w:shd w:val="clear" w:color="auto" w:fill="auto"/>
            <w:lang w:val="es-ES" w:eastAsia="es-ES" w:bidi="es-ES"/>
          </w:rPr>
          <w:delText>Echeverría</w:delText>
        </w:r>
        <w:r>
          <w:rPr>
            <w:color w:val="000000"/>
            <w:spacing w:val="0"/>
            <w:w w:val="100"/>
            <w:position w:val="0"/>
            <w:sz w:val="24"/>
            <w:szCs w:val="24"/>
            <w:shd w:val="clear" w:color="auto" w:fill="auto"/>
            <w:lang w:eastAsia="es-ES" w:bidi="es-ES"/>
          </w:rPr>
          <w:delText xml:space="preserve"> </w:delText>
        </w:r>
        <w:r>
          <w:rPr>
            <w:color w:val="000000"/>
            <w:spacing w:val="0"/>
            <w:w w:val="100"/>
            <w:position w:val="0"/>
            <w:sz w:val="24"/>
            <w:szCs w:val="24"/>
            <w:shd w:val="clear" w:color="auto" w:fill="auto"/>
          </w:rPr>
          <w:delText>—a renowned theoretician of cultural syncretism and capitalist modernity in Latin America— 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delText>
        </w:r>
      </w:del>
      <w:ins w:id="3" w:author="ABBYY Comparar documentos">
        <w:r>
          <w:rPr>
            <w:color w:val="000000"/>
            <w:spacing w:val="0"/>
            <w:w w:val="100"/>
            <w:position w:val="0"/>
            <w:sz w:val="24"/>
            <w:szCs w:val="24"/>
            <w:shd w:val="clear" w:color="auto" w:fill="auto"/>
            <w:lang w:val="es-ES" w:eastAsia="es-ES" w:bidi="es-ES"/>
          </w:rPr>
          <w:t>,</w:t>
        </w:r>
      </w:ins>
      <w:r>
        <w:rPr>
          <w:color w:val="000000"/>
          <w:spacing w:val="0"/>
          <w:w w:val="100"/>
          <w:position w:val="0"/>
          <w:sz w:val="24"/>
          <w:szCs w:val="24"/>
          <w:shd w:val="clear" w:color="auto" w:fill="auto"/>
        </w:rPr>
        <w:t xml:space="preserve"> I argue that the revolutionary subjectivity that conjures up indigenous socialism is a historical formation in movement, a block of living historical text clashing, developing the peasantry as an antagonist class in formal subsumption since the sixteenth century.</w:t>
      </w:r>
    </w:p>
    <w:p>
      <w:pPr>
        <w:pStyle w:val="Style2"/>
        <w:keepNext w:val="0"/>
        <w:keepLines w:val="0"/>
        <w:widowControl w:val="0"/>
        <w:shd w:val="clear" w:color="auto" w:fill="auto"/>
        <w:bidi w:val="0"/>
        <w:spacing w:before="0" w:after="1640" w:line="240" w:lineRule="auto"/>
        <w:ind w:left="0" w:right="0" w:firstLine="0"/>
        <w:jc w:val="left"/>
      </w:pPr>
      <w:r>
        <w:rPr>
          <w:color w:val="000000"/>
          <w:spacing w:val="0"/>
          <w:w w:val="100"/>
          <w:position w:val="0"/>
          <w:sz w:val="24"/>
          <w:szCs w:val="24"/>
          <w:shd w:val="clear" w:color="auto" w:fill="auto"/>
        </w:rPr>
        <w:t xml:space="preserve">For both Arboleda (2020) and </w:t>
      </w:r>
      <w:r>
        <w:rPr>
          <w:color w:val="000000"/>
          <w:spacing w:val="0"/>
          <w:w w:val="100"/>
          <w:position w:val="0"/>
          <w:sz w:val="24"/>
          <w:szCs w:val="24"/>
          <w:shd w:val="clear" w:color="auto" w:fill="auto"/>
          <w:lang w:val="es-ES" w:eastAsia="es-ES" w:bidi="es-ES"/>
        </w:rPr>
        <w:t>Bolívar</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lang w:val="es-ES" w:eastAsia="es-ES" w:bidi="es-ES"/>
        </w:rPr>
        <w:t>Echevarría</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 xml:space="preserve">the indigenous peoples could not understand the antagonism between them and the Spaniards. Their cosmology, they believe, did not allow the indigenous to realize that they were being killed by an external collective antagonistic to their lives or “collective self." If someone follows that argument, by implication this indigenous “self-defeating cultural essentialisms" would only change with the later appropriation of Hegelian logic as the basement for the reproduction of the sublimating rationality of “European mentality". By implication, its since the encounter of the “indigenous" peoples with this “European mentality" that their descendants are able to interpret “the cultural other in terms of radical otherness, as an absolute negation of its own identity". In short, it must be understood that </w:t>
      </w:r>
      <w:r>
        <w:rPr>
          <w:color w:val="000000"/>
          <w:spacing w:val="0"/>
          <w:w w:val="100"/>
          <w:position w:val="0"/>
          <w:sz w:val="24"/>
          <w:szCs w:val="24"/>
          <w:shd w:val="clear" w:color="auto" w:fill="auto"/>
          <w:lang w:val="es-ES" w:eastAsia="es-ES" w:bidi="es-ES"/>
        </w:rPr>
        <w:t>Bolívar</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lang w:val="es-ES" w:eastAsia="es-ES" w:bidi="es-ES"/>
        </w:rPr>
        <w:t>Echevarría</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 xml:space="preserve">should have ideologically omitted the work of the Peruvian anthropologist Luis E. </w:t>
      </w:r>
      <w:r>
        <w:rPr>
          <w:color w:val="000000"/>
          <w:spacing w:val="0"/>
          <w:w w:val="100"/>
          <w:position w:val="0"/>
          <w:sz w:val="24"/>
          <w:szCs w:val="24"/>
          <w:shd w:val="clear" w:color="auto" w:fill="auto"/>
          <w:lang w:val="es-ES" w:eastAsia="es-ES" w:bidi="es-ES"/>
        </w:rPr>
        <w:t>Valcárcel</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 xml:space="preserve">so as not to force an approximation to the work of </w:t>
      </w:r>
      <w:r>
        <w:rPr>
          <w:color w:val="000000"/>
          <w:spacing w:val="0"/>
          <w:w w:val="100"/>
          <w:position w:val="0"/>
          <w:sz w:val="24"/>
          <w:szCs w:val="24"/>
          <w:shd w:val="clear" w:color="auto" w:fill="auto"/>
          <w:lang w:val="es-ES" w:eastAsia="es-ES" w:bidi="es-ES"/>
        </w:rPr>
        <w:t>José</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 xml:space="preserve">Carlos </w:t>
      </w:r>
      <w:r>
        <w:rPr>
          <w:color w:val="000000"/>
          <w:spacing w:val="0"/>
          <w:w w:val="100"/>
          <w:position w:val="0"/>
          <w:sz w:val="24"/>
          <w:szCs w:val="24"/>
          <w:shd w:val="clear" w:color="auto" w:fill="auto"/>
          <w:lang w:val="es-ES" w:eastAsia="es-ES" w:bidi="es-ES"/>
        </w:rPr>
        <w:t>Mariátegui</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who found an indigenous revolutionary subject already in motion when they were going to work on its politicization at the beginning of the twentieth century. Fortunately, the work of Alberto Flores Galindo ([1985]2010) did justice to this problem by tracing the myth of the Inkarri in indigenous and popular struggles emblematic of the history of Peru.</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As the first worker-intellectuals became the prophets of this myth, indigenous socialism was forged in the early twentieth century as the convergence of the “cholo group"</w:t>
      </w:r>
      <w:del w:id="4" w:author="ABBYY Comparar documentos">
        <w:r>
          <w:rPr>
            <w:color w:val="000000"/>
            <w:spacing w:val="0"/>
            <w:w w:val="100"/>
            <w:position w:val="0"/>
            <w:sz w:val="24"/>
            <w:szCs w:val="24"/>
            <w:shd w:val="clear" w:color="auto" w:fill="auto"/>
          </w:rPr>
          <w:delText>\footnote{The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depart (Quijano 1980:63-65).}</w:delText>
        </w:r>
      </w:del>
      <w:r>
        <w:rPr>
          <w:color w:val="000000"/>
          <w:spacing w:val="0"/>
          <w:w w:val="100"/>
          <w:position w:val="0"/>
          <w:sz w:val="24"/>
          <w:szCs w:val="24"/>
          <w:shd w:val="clear" w:color="auto" w:fill="auto"/>
        </w:rPr>
        <w:t xml:space="preserve"> with the indigenous peasantry in historical resistance. The work of socialist politicization undertaken by </w:t>
      </w:r>
      <w:r>
        <w:rPr>
          <w:color w:val="000000"/>
          <w:spacing w:val="0"/>
          <w:w w:val="100"/>
          <w:position w:val="0"/>
          <w:sz w:val="24"/>
          <w:szCs w:val="24"/>
          <w:shd w:val="clear" w:color="auto" w:fill="auto"/>
          <w:lang w:val="es-ES" w:eastAsia="es-ES" w:bidi="es-ES"/>
        </w:rPr>
        <w:t>Mariátegui</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 xml:space="preserve">Mayer and </w:t>
      </w:r>
      <w:r>
        <w:rPr>
          <w:color w:val="000000"/>
          <w:spacing w:val="0"/>
          <w:w w:val="100"/>
          <w:position w:val="0"/>
          <w:sz w:val="24"/>
          <w:szCs w:val="24"/>
          <w:shd w:val="clear" w:color="auto" w:fill="auto"/>
          <w:lang w:val="es-ES" w:eastAsia="es-ES" w:bidi="es-ES"/>
        </w:rPr>
        <w:t>Valcárcel</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 xml:space="preserve">(among others) in the organization of the bases of socialism in Peru and in the creation of indigenous socialism,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Amauta </w:t>
      </w:r>
      <w:r>
        <w:rPr>
          <w:color w:val="000000"/>
          <w:spacing w:val="0"/>
          <w:w w:val="100"/>
          <w:position w:val="0"/>
          <w:sz w:val="24"/>
          <w:szCs w:val="24"/>
          <w:shd w:val="clear" w:color="auto" w:fill="auto"/>
          <w:lang w:val="es-ES" w:eastAsia="es-ES" w:bidi="es-ES"/>
        </w:rPr>
        <w:t>José</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 xml:space="preserve">Carlos </w:t>
      </w:r>
      <w:r>
        <w:rPr>
          <w:color w:val="000000"/>
          <w:spacing w:val="0"/>
          <w:w w:val="100"/>
          <w:position w:val="0"/>
          <w:sz w:val="24"/>
          <w:szCs w:val="24"/>
          <w:shd w:val="clear" w:color="auto" w:fill="auto"/>
          <w:lang w:val="es-ES" w:eastAsia="es-ES" w:bidi="es-ES"/>
        </w:rPr>
        <w:t>Mariátegui</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and the cholo group which he constituted with other intellectual workers of the proletariat in formation, began their work of politicization.</w:t>
      </w:r>
    </w:p>
    <w:p>
      <w:pPr>
        <w:pStyle w:val="Style2"/>
        <w:keepNext w:val="0"/>
        <w:keepLines w:val="0"/>
        <w:widowControl w:val="0"/>
        <w:shd w:val="clear" w:color="auto" w:fill="auto"/>
        <w:bidi w:val="0"/>
        <w:spacing w:before="0" w:after="680" w:line="240" w:lineRule="auto"/>
        <w:ind w:left="0" w:right="0" w:firstLine="0"/>
        <w:jc w:val="left"/>
      </w:pPr>
      <w:r>
        <w:rPr>
          <w:color w:val="000000"/>
          <w:spacing w:val="0"/>
          <w:w w:val="100"/>
          <w:position w:val="0"/>
          <w:sz w:val="24"/>
          <w:szCs w:val="24"/>
          <w:shd w:val="clear" w:color="auto" w:fill="auto"/>
          <w:lang w:val="es-ES" w:eastAsia="es-ES" w:bidi="es-ES"/>
        </w:rPr>
        <w:t>Mariátegui</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 xml:space="preserve">wrote in the prologue to </w:t>
      </w:r>
      <w:r>
        <w:rPr>
          <w:color w:val="000000"/>
          <w:spacing w:val="0"/>
          <w:w w:val="100"/>
          <w:position w:val="0"/>
          <w:sz w:val="24"/>
          <w:szCs w:val="24"/>
          <w:shd w:val="clear" w:color="auto" w:fill="auto"/>
          <w:lang w:val="es-ES" w:eastAsia="es-ES" w:bidi="es-ES"/>
        </w:rPr>
        <w:t>Valcárcel</w:t>
      </w:r>
      <w:r>
        <w:rPr>
          <w:color w:val="000000"/>
          <w:spacing w:val="0"/>
          <w:w w:val="100"/>
          <w:position w:val="0"/>
          <w:sz w:val="24"/>
          <w:szCs w:val="24"/>
          <w:shd w:val="clear" w:color="auto" w:fill="auto"/>
          <w:lang w:eastAsia="es-ES" w:bidi="es-ES"/>
        </w:rPr>
        <w:t>'</w:t>
      </w:r>
      <w:r>
        <w:rPr>
          <w:color w:val="000000"/>
          <w:spacing w:val="0"/>
          <w:w w:val="100"/>
          <w:position w:val="0"/>
          <w:sz w:val="24"/>
          <w:szCs w:val="24"/>
          <w:shd w:val="clear" w:color="auto" w:fill="auto"/>
          <w:lang w:val="es-ES" w:eastAsia="es-ES" w:bidi="es-ES"/>
        </w:rPr>
        <w:t>s</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 xml:space="preserve">Tempest in </w:t>
      </w:r>
      <w:del w:id="5" w:author="ABBYY Comparar documentos">
        <w:r>
          <w:rPr>
            <w:color w:val="000000"/>
            <w:spacing w:val="0"/>
            <w:w w:val="100"/>
            <w:position w:val="0"/>
            <w:sz w:val="24"/>
            <w:szCs w:val="24"/>
            <w:shd w:val="clear" w:color="auto" w:fill="auto"/>
          </w:rPr>
          <w:delText>Los</w:delText>
        </w:r>
      </w:del>
      <w:ins w:id="6" w:author="ABBYY Comparar documentos">
        <w:r>
          <w:rPr>
            <w:color w:val="000000"/>
            <w:spacing w:val="0"/>
            <w:w w:val="100"/>
            <w:position w:val="0"/>
            <w:sz w:val="24"/>
            <w:szCs w:val="24"/>
            <w:shd w:val="clear" w:color="auto" w:fill="auto"/>
          </w:rPr>
          <w:t>the</w:t>
        </w:r>
      </w:ins>
      <w:r>
        <w:rPr>
          <w:color w:val="000000"/>
          <w:spacing w:val="0"/>
          <w:w w:val="100"/>
          <w:position w:val="0"/>
          <w:sz w:val="24"/>
          <w:szCs w:val="24"/>
          <w:shd w:val="clear" w:color="auto" w:fill="auto"/>
        </w:rPr>
        <w:t xml:space="preserve"> Andes (1927): “I remember the unexpected and impressive type of agitator I found four years ago in the indigenous from Puno, Ezequiel Urviola. This meeting was the greatest surprise that Peru had in store for me on my return from Europe. Urviola represented the first spark of a fire that was to come. He was the revolutionary indigenous, the socialist indigenous. Tuberculous, hunchbacked, he succumbed after two years of tireless work. Today it does not matter that Urviola does not exist. It is enough that he existed. As </w:t>
      </w:r>
      <w:r>
        <w:rPr>
          <w:color w:val="000000"/>
          <w:spacing w:val="0"/>
          <w:w w:val="100"/>
          <w:position w:val="0"/>
          <w:sz w:val="24"/>
          <w:szCs w:val="24"/>
          <w:shd w:val="clear" w:color="auto" w:fill="auto"/>
          <w:lang w:val="es-ES" w:eastAsia="es-ES" w:bidi="es-ES"/>
        </w:rPr>
        <w:t>Valcárcel</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 xml:space="preserve">says, today the mountains are pregnant with spartacus" </w:t>
      </w:r>
      <w:r>
        <w:rPr>
          <w:color w:val="000000"/>
          <w:spacing w:val="0"/>
          <w:w w:val="100"/>
          <w:position w:val="0"/>
          <w:sz w:val="24"/>
          <w:szCs w:val="24"/>
          <w:shd w:val="clear" w:color="auto" w:fill="auto"/>
          <w:lang w:eastAsia="es-ES" w:bidi="es-ES"/>
        </w:rPr>
        <w:t>(</w:t>
      </w:r>
      <w:r>
        <w:rPr>
          <w:color w:val="000000"/>
          <w:spacing w:val="0"/>
          <w:w w:val="100"/>
          <w:position w:val="0"/>
          <w:sz w:val="24"/>
          <w:szCs w:val="24"/>
          <w:shd w:val="clear" w:color="auto" w:fill="auto"/>
          <w:lang w:val="es-ES" w:eastAsia="es-ES" w:bidi="es-ES"/>
        </w:rPr>
        <w:t>Mariátegui</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 xml:space="preserve">in the prologue to </w:t>
      </w:r>
      <w:r>
        <w:rPr>
          <w:color w:val="000000"/>
          <w:spacing w:val="0"/>
          <w:w w:val="100"/>
          <w:position w:val="0"/>
          <w:sz w:val="24"/>
          <w:szCs w:val="24"/>
          <w:shd w:val="clear" w:color="auto" w:fill="auto"/>
          <w:lang w:val="es-ES" w:eastAsia="es-ES" w:bidi="es-ES"/>
        </w:rPr>
        <w:t>Valcárcel</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1927:11).</w:t>
      </w:r>
    </w:p>
    <w:p>
      <w:pPr>
        <w:pStyle w:val="Style2"/>
        <w:keepNext w:val="0"/>
        <w:keepLines w:val="0"/>
        <w:widowControl w:val="0"/>
        <w:shd w:val="clear" w:color="auto" w:fill="auto"/>
        <w:bidi w:val="0"/>
        <w:spacing w:before="0" w:after="1640" w:line="240" w:lineRule="auto"/>
        <w:ind w:left="0" w:right="0" w:firstLine="0"/>
        <w:jc w:val="left"/>
      </w:pPr>
      <w:r>
        <w:rPr>
          <w:color w:val="000000"/>
          <w:spacing w:val="0"/>
          <w:w w:val="100"/>
          <w:position w:val="0"/>
          <w:sz w:val="24"/>
          <w:szCs w:val="24"/>
          <w:shd w:val="clear" w:color="auto" w:fill="auto"/>
        </w:rPr>
        <w:t xml:space="preserve">The history of the class struggle in </w:t>
      </w:r>
      <w:del w:id="7" w:author="ABBYY Comparar documentos">
        <w:r>
          <w:rPr>
            <w:color w:val="000000"/>
            <w:spacing w:val="0"/>
            <w:w w:val="100"/>
            <w:position w:val="0"/>
            <w:sz w:val="24"/>
            <w:szCs w:val="24"/>
            <w:shd w:val="clear" w:color="auto" w:fill="auto"/>
          </w:rPr>
          <w:delText>Los</w:delText>
        </w:r>
      </w:del>
      <w:ins w:id="8" w:author="ABBYY Comparar documentos">
        <w:r>
          <w:rPr>
            <w:color w:val="000000"/>
            <w:spacing w:val="0"/>
            <w:w w:val="100"/>
            <w:position w:val="0"/>
            <w:sz w:val="24"/>
            <w:szCs w:val="24"/>
            <w:shd w:val="clear" w:color="auto" w:fill="auto"/>
          </w:rPr>
          <w:t>the</w:t>
        </w:r>
      </w:ins>
      <w:r>
        <w:rPr>
          <w:color w:val="000000"/>
          <w:spacing w:val="0"/>
          <w:w w:val="100"/>
          <w:position w:val="0"/>
          <w:sz w:val="24"/>
          <w:szCs w:val="24"/>
          <w:shd w:val="clear" w:color="auto" w:fill="auto"/>
        </w:rPr>
        <w:t xml:space="preserve"> Andes definitely precedes socialism, but most important, the indigenous-cholo peasantry learned to instrumentalize it. Thus, by the first quarter of the twenty-first century, the indigenous-cholo peasantry has not only effectively instrumentalized socialism (and Marxism) but also environmentalism </w:t>
      </w:r>
      <w:r>
        <w:rPr>
          <w:color w:val="000000"/>
          <w:spacing w:val="0"/>
          <w:w w:val="100"/>
          <w:position w:val="0"/>
          <w:sz w:val="24"/>
          <w:szCs w:val="24"/>
          <w:shd w:val="clear" w:color="auto" w:fill="auto"/>
          <w:lang w:eastAsia="es-ES" w:bidi="es-ES"/>
        </w:rPr>
        <w:t>(</w:t>
      </w:r>
      <w:r>
        <w:rPr>
          <w:color w:val="000000"/>
          <w:spacing w:val="0"/>
          <w:w w:val="100"/>
          <w:position w:val="0"/>
          <w:sz w:val="24"/>
          <w:szCs w:val="24"/>
          <w:shd w:val="clear" w:color="auto" w:fill="auto"/>
          <w:lang w:val="es-ES" w:eastAsia="es-ES" w:bidi="es-ES"/>
        </w:rPr>
        <w:t>Mejía</w:t>
      </w:r>
      <w:r>
        <w:rPr>
          <w:color w:val="000000"/>
          <w:spacing w:val="0"/>
          <w:w w:val="100"/>
          <w:position w:val="0"/>
          <w:sz w:val="24"/>
          <w:szCs w:val="24"/>
          <w:shd w:val="clear" w:color="auto" w:fill="auto"/>
          <w:lang w:eastAsia="es-ES" w:bidi="es-ES"/>
        </w:rPr>
        <w:t xml:space="preserve"> </w:t>
      </w:r>
      <w:del w:id="9" w:author="ABBYY Comparar documentos">
        <w:r>
          <w:rPr>
            <w:color w:val="000000"/>
            <w:spacing w:val="0"/>
            <w:w w:val="100"/>
            <w:position w:val="0"/>
            <w:sz w:val="24"/>
            <w:szCs w:val="24"/>
            <w:shd w:val="clear" w:color="auto" w:fill="auto"/>
          </w:rPr>
          <w:delText>2021; 2024),</w:delText>
        </w:r>
      </w:del>
      <w:ins w:id="10" w:author="ABBYY Comparar documentos">
        <w:r>
          <w:rPr>
            <w:color w:val="000000"/>
            <w:spacing w:val="0"/>
            <w:w w:val="100"/>
            <w:position w:val="0"/>
            <w:sz w:val="24"/>
            <w:szCs w:val="24"/>
            <w:shd w:val="clear" w:color="auto" w:fill="auto"/>
            <w:lang w:val="es-ES" w:eastAsia="es-ES" w:bidi="es-ES"/>
          </w:rPr>
          <w:t>2021),</w:t>
        </w:r>
      </w:ins>
      <w:r>
        <w:rPr>
          <w:color w:val="000000"/>
          <w:spacing w:val="0"/>
          <w:w w:val="100"/>
          <w:position w:val="0"/>
          <w:sz w:val="24"/>
          <w:szCs w:val="24"/>
          <w:shd w:val="clear" w:color="auto" w:fill="auto"/>
        </w:rPr>
        <w:t xml:space="preserve"> fixing its discursive articulation on the recognition of sensitive entities such as mountains, rivers, and lagoons (de la Cadena </w:t>
      </w:r>
      <w:del w:id="11" w:author="ABBYY Comparar documentos">
        <w:r>
          <w:rPr>
            <w:color w:val="000000"/>
            <w:spacing w:val="0"/>
            <w:w w:val="100"/>
            <w:position w:val="0"/>
            <w:sz w:val="24"/>
            <w:szCs w:val="24"/>
            <w:shd w:val="clear" w:color="auto" w:fill="auto"/>
          </w:rPr>
          <w:delText>2010).</w:delText>
        </w:r>
      </w:del>
      <w:ins w:id="12" w:author="ABBYY Comparar documentos">
        <w:r>
          <w:rPr>
            <w:color w:val="000000"/>
            <w:spacing w:val="0"/>
            <w:w w:val="100"/>
            <w:position w:val="0"/>
            <w:sz w:val="24"/>
            <w:szCs w:val="24"/>
            <w:shd w:val="clear" w:color="auto" w:fill="auto"/>
          </w:rPr>
          <w:t>2020).</w:t>
        </w:r>
      </w:ins>
      <w:r>
        <w:rPr>
          <w:color w:val="000000"/>
          <w:spacing w:val="0"/>
          <w:w w:val="100"/>
          <w:position w:val="0"/>
          <w:sz w:val="24"/>
          <w:szCs w:val="24"/>
          <w:shd w:val="clear" w:color="auto" w:fill="auto"/>
        </w:rPr>
        <w:t xml:space="preserve"> As De la Cadena emphasized about the visionary work of </w:t>
      </w:r>
      <w:r>
        <w:rPr>
          <w:color w:val="000000"/>
          <w:spacing w:val="0"/>
          <w:w w:val="100"/>
          <w:position w:val="0"/>
          <w:sz w:val="24"/>
          <w:szCs w:val="24"/>
          <w:shd w:val="clear" w:color="auto" w:fill="auto"/>
          <w:lang w:val="es-ES" w:eastAsia="es-ES" w:bidi="es-ES"/>
        </w:rPr>
        <w:t>José</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lang w:val="es-ES" w:eastAsia="es-ES" w:bidi="es-ES"/>
        </w:rPr>
        <w:t>María</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Arguedas: “[t]he totality, Todas las Sangres proposed an alternative indigenous social movement, a critical ally of the modern left, but with its own a-modern hybrid logic. Literacy and modern politics were important, but they had to be used and translated selectively, rather than eradicating indigenous customs" (2005:18).</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 xml:space="preserve">Hybridity in this sense is performative and not a reproduction of Western modernization as acculturation, but rather the cholos as indigenous descendants have been building their own cultural logic that recognizes their origins, while appropriating Western-modern cultural objects, as we do with the socialist and ecological frames of interpretation in the </w:t>
      </w:r>
      <w:ins w:id="13" w:author="ABBYY Comparar documentos">
        <w:r>
          <w:rPr>
            <w:color w:val="000000"/>
            <w:spacing w:val="0"/>
            <w:w w:val="100"/>
            <w:position w:val="0"/>
            <w:sz w:val="24"/>
            <w:szCs w:val="24"/>
            <w:shd w:val="clear" w:color="auto" w:fill="auto"/>
          </w:rPr>
          <w:t>anti-</w:t>
        </w:r>
      </w:ins>
      <w:r>
        <w:rPr>
          <w:color w:val="000000"/>
          <w:spacing w:val="0"/>
          <w:w w:val="100"/>
          <w:position w:val="0"/>
          <w:sz w:val="24"/>
          <w:szCs w:val="24"/>
          <w:shd w:val="clear" w:color="auto" w:fill="auto"/>
        </w:rPr>
        <w:t xml:space="preserve">mining and mining struggles of the twenty- first century. As evidence the three case studies: i) the cholo-peasantry antimining struggles in Cajamarca (Peru) during the 2004 and 2011-2012 against the Newmont Gold Mining Corporation headed in the U.S., ii) the indigenous-peasantry mining struggles in </w:t>
      </w:r>
      <w:r>
        <w:rPr>
          <w:color w:val="000000"/>
          <w:spacing w:val="0"/>
          <w:w w:val="100"/>
          <w:position w:val="0"/>
          <w:sz w:val="24"/>
          <w:szCs w:val="24"/>
          <w:shd w:val="clear" w:color="auto" w:fill="auto"/>
          <w:lang w:val="es-ES" w:eastAsia="es-ES" w:bidi="es-ES"/>
        </w:rPr>
        <w:t>Apurímac</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 xml:space="preserve">(Peru) during 2015 and 2019 against the MMG of China Minmetals Corporation (CMC), and iii) the indigenous-cholo peasantry antimining struggles in Cotopaxi (Ecuador) during 2023-2024 against the Atico Mining Corporation headed in Canada. The cholo-indigenous peasantry updated their interpretation of mining from a class perspective, </w:t>
      </w:r>
      <w:del w:id="14" w:author="ABBYY Comparar documentos">
        <w:r>
          <w:rPr>
            <w:color w:val="000000"/>
            <w:spacing w:val="0"/>
            <w:w w:val="100"/>
            <w:position w:val="0"/>
            <w:sz w:val="24"/>
            <w:szCs w:val="24"/>
            <w:shd w:val="clear" w:color="auto" w:fill="auto"/>
          </w:rPr>
          <w:delText>nurtred</w:delText>
        </w:r>
      </w:del>
      <w:ins w:id="15" w:author="ABBYY Comparar documentos">
        <w:r>
          <w:rPr>
            <w:color w:val="000000"/>
            <w:spacing w:val="0"/>
            <w:w w:val="100"/>
            <w:position w:val="0"/>
            <w:sz w:val="24"/>
            <w:szCs w:val="24"/>
            <w:shd w:val="clear" w:color="auto" w:fill="auto"/>
          </w:rPr>
          <w:t>nurtured</w:t>
        </w:r>
      </w:ins>
      <w:r>
        <w:rPr>
          <w:color w:val="000000"/>
          <w:spacing w:val="0"/>
          <w:w w:val="100"/>
          <w:position w:val="0"/>
          <w:sz w:val="24"/>
          <w:szCs w:val="24"/>
          <w:shd w:val="clear" w:color="auto" w:fill="auto"/>
        </w:rPr>
        <w:t xml:space="preserve"> by ecological discourses and indigenous cosmopolitics (de la Cadena 2020) in the defense of water, land, life and biodiversity.</w:t>
      </w:r>
    </w:p>
    <w:p>
      <w:pPr>
        <w:pStyle w:val="Style2"/>
        <w:keepNext w:val="0"/>
        <w:keepLines w:val="0"/>
        <w:widowControl w:val="0"/>
        <w:shd w:val="clear" w:color="auto" w:fill="auto"/>
        <w:bidi w:val="0"/>
        <w:spacing w:before="0" w:after="1620" w:line="240" w:lineRule="auto"/>
        <w:ind w:left="0" w:right="0" w:firstLine="0"/>
        <w:jc w:val="left"/>
      </w:pPr>
      <w:del w:id="16" w:author="ABBYY Comparar documentos">
        <w:r>
          <w:rPr>
            <w:color w:val="000000"/>
            <w:spacing w:val="0"/>
            <w:w w:val="100"/>
            <w:position w:val="0"/>
            <w:sz w:val="24"/>
            <w:szCs w:val="24"/>
            <w:shd w:val="clear" w:color="auto" w:fill="auto"/>
          </w:rPr>
          <w:delText>\subsection{</w:delText>
        </w:r>
      </w:del>
      <w:ins w:id="17" w:author="ABBYY Comparar documentos">
        <w:r>
          <w:rPr>
            <w:color w:val="000000"/>
            <w:spacing w:val="0"/>
            <w:w w:val="100"/>
            <w:position w:val="0"/>
            <w:sz w:val="24"/>
            <w:szCs w:val="24"/>
            <w:shd w:val="clear" w:color="auto" w:fill="auto"/>
          </w:rPr>
          <w:t xml:space="preserve">## </w:t>
        </w:r>
      </w:ins>
      <w:r>
        <w:rPr>
          <w:color w:val="000000"/>
          <w:spacing w:val="0"/>
          <w:w w:val="100"/>
          <w:position w:val="0"/>
          <w:sz w:val="24"/>
          <w:szCs w:val="24"/>
          <w:shd w:val="clear" w:color="auto" w:fill="auto"/>
        </w:rPr>
        <w:t xml:space="preserve">The Historical Resistance of the Cholo-Indigenous Peasant Struggles Against Imperialist Mining in </w:t>
      </w:r>
      <w:del w:id="18" w:author="ABBYY Comparar documentos">
        <w:r>
          <w:rPr>
            <w:color w:val="000000"/>
            <w:spacing w:val="0"/>
            <w:w w:val="100"/>
            <w:position w:val="0"/>
            <w:sz w:val="24"/>
            <w:szCs w:val="24"/>
            <w:shd w:val="clear" w:color="auto" w:fill="auto"/>
          </w:rPr>
          <w:delText>Los</w:delText>
        </w:r>
      </w:del>
      <w:ins w:id="19" w:author="ABBYY Comparar documentos">
        <w:r>
          <w:rPr>
            <w:color w:val="000000"/>
            <w:spacing w:val="0"/>
            <w:w w:val="100"/>
            <w:position w:val="0"/>
            <w:sz w:val="24"/>
            <w:szCs w:val="24"/>
            <w:shd w:val="clear" w:color="auto" w:fill="auto"/>
          </w:rPr>
          <w:t>the</w:t>
        </w:r>
      </w:ins>
      <w:r>
        <w:rPr>
          <w:color w:val="000000"/>
          <w:spacing w:val="0"/>
          <w:w w:val="100"/>
          <w:position w:val="0"/>
          <w:sz w:val="24"/>
          <w:szCs w:val="24"/>
          <w:shd w:val="clear" w:color="auto" w:fill="auto"/>
        </w:rPr>
        <w:t xml:space="preserve"> Andes</w:t>
      </w:r>
      <w:del w:id="20" w:author="ABBYY Comparar documentos">
        <w:r>
          <w:rPr>
            <w:color w:val="000000"/>
            <w:spacing w:val="0"/>
            <w:w w:val="100"/>
            <w:position w:val="0"/>
            <w:sz w:val="24"/>
            <w:szCs w:val="24"/>
            <w:shd w:val="clear" w:color="auto" w:fill="auto"/>
          </w:rPr>
          <w:delText>}</w:delText>
        </w:r>
      </w:del>
    </w:p>
    <w:p>
      <w:pPr>
        <w:pStyle w:val="Style2"/>
        <w:keepNext w:val="0"/>
        <w:keepLines w:val="0"/>
        <w:widowControl w:val="0"/>
        <w:shd w:val="clear" w:color="auto" w:fill="auto"/>
        <w:bidi w:val="0"/>
        <w:spacing w:before="0" w:after="680" w:line="240" w:lineRule="auto"/>
        <w:ind w:left="0" w:right="0" w:firstLine="0"/>
        <w:jc w:val="left"/>
      </w:pPr>
      <w:r>
        <w:rPr>
          <w:color w:val="000000"/>
          <w:spacing w:val="0"/>
          <w:w w:val="100"/>
          <w:position w:val="0"/>
          <w:sz w:val="24"/>
          <w:szCs w:val="24"/>
          <w:shd w:val="clear" w:color="auto" w:fill="auto"/>
        </w:rPr>
        <w:t xml:space="preserve">Imperialist mining is a central productive and hoarding process for the extended capital reproduction of the </w:t>
      </w:r>
      <w:del w:id="21" w:author="ABBYY Comparar documentos">
        <w:r>
          <w:rPr>
            <w:color w:val="000000"/>
            <w:spacing w:val="0"/>
            <w:w w:val="100"/>
            <w:position w:val="0"/>
            <w:sz w:val="24"/>
            <w:szCs w:val="24"/>
            <w:shd w:val="clear" w:color="auto" w:fill="auto"/>
          </w:rPr>
          <w:delText>bank state capitalists trusts\footnote{“The development of joint stock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 The individual production branches are in various ways knit together into one collective body, organized on a large scale. Finance capital seizes the entire country in an iron grip. “National economy” turns into one gigantic combined trust whose partners are the financial groups [banks] and the state. Such formations we call state capitalist trusts" (Bukharin [1915]1988:117-118).}, as the most advanced economic formations of the world-economy\footnote{“[W]orld economy includes all these economic phenomena which, all in all, are based on the relations between human beings engaged in the process of production. By and large, the whole process of world economic life in modern times reduces itself to the production of surplus value and its distribution among the various groups and sub</w:delText>
          <w:softHyphen/>
          <w:delText xml:space="preserve">groups of the bourgeoisie on the basis of an ever widening reproduction of the relations between two classes —the class of the world proletariat on the one hand and the world bourgeoisie on the other" (Bukharin [1915]1988:26-27).} of </w:delText>
        </w:r>
      </w:del>
      <w:ins w:id="22" w:author="ABBYY Comparar documentos">
        <w:r>
          <w:rPr>
            <w:color w:val="000000"/>
            <w:spacing w:val="0"/>
            <w:w w:val="100"/>
            <w:position w:val="0"/>
            <w:sz w:val="24"/>
            <w:szCs w:val="24"/>
            <w:shd w:val="clear" w:color="auto" w:fill="auto"/>
          </w:rPr>
          <w:t xml:space="preserve">most advanced economic formations of the </w:t>
        </w:r>
      </w:ins>
      <w:r>
        <w:rPr>
          <w:color w:val="000000"/>
          <w:spacing w:val="0"/>
          <w:w w:val="100"/>
          <w:position w:val="0"/>
          <w:sz w:val="24"/>
          <w:szCs w:val="24"/>
          <w:shd w:val="clear" w:color="auto" w:fill="auto"/>
        </w:rPr>
        <w:t>imperialism</w:t>
      </w:r>
      <w:ins w:id="23" w:author="ABBYY Comparar documentos">
        <w:r>
          <w:rPr>
            <w:color w:val="000000"/>
            <w:spacing w:val="0"/>
            <w:w w:val="100"/>
            <w:position w:val="0"/>
            <w:sz w:val="24"/>
            <w:szCs w:val="24"/>
            <w:shd w:val="clear" w:color="auto" w:fill="auto"/>
          </w:rPr>
          <w:t xml:space="preserve"> world-economy</w:t>
        </w:r>
      </w:ins>
      <w:r>
        <w:rPr>
          <w:color w:val="000000"/>
          <w:spacing w:val="0"/>
          <w:w w:val="100"/>
          <w:position w:val="0"/>
          <w:sz w:val="24"/>
          <w:szCs w:val="24"/>
          <w:shd w:val="clear" w:color="auto" w:fill="auto"/>
        </w:rPr>
        <w:t xml:space="preserve"> in competition for their inter-“nationalization".</w:t>
      </w:r>
      <w:del w:id="24" w:author="ABBYY Comparar documentos">
        <w:r>
          <w:rPr>
            <w:color w:val="000000"/>
            <w:spacing w:val="0"/>
            <w:w w:val="100"/>
            <w:position w:val="0"/>
            <w:sz w:val="24"/>
            <w:szCs w:val="24"/>
            <w:shd w:val="clear" w:color="auto" w:fill="auto"/>
          </w:rPr>
          <w:delText>\</w:delText>
        </w:r>
      </w:del>
      <w:ins w:id="25" w:author="ABBYY Comparar documentos">
        <w:r>
          <w:rPr>
            <w:color w:val="000000"/>
            <w:spacing w:val="0"/>
            <w:w w:val="100"/>
            <w:position w:val="0"/>
            <w:sz w:val="24"/>
            <w:szCs w:val="24"/>
            <w:shd w:val="clear" w:color="auto" w:fill="auto"/>
          </w:rPr>
          <w:t>/</w:t>
        </w:r>
      </w:ins>
      <w:r>
        <w:rPr>
          <w:color w:val="000000"/>
          <w:spacing w:val="0"/>
          <w:w w:val="100"/>
          <w:position w:val="0"/>
          <w:sz w:val="24"/>
          <w:szCs w:val="24"/>
          <w:shd w:val="clear" w:color="auto" w:fill="auto"/>
        </w:rPr>
        <w:t>footnote{This concept is widely explained in the next section.}</w:t>
      </w:r>
    </w:p>
    <w:p>
      <w:pPr>
        <w:pStyle w:val="Style2"/>
        <w:keepNext w:val="0"/>
        <w:keepLines w:val="0"/>
        <w:widowControl w:val="0"/>
        <w:shd w:val="clear" w:color="auto" w:fill="auto"/>
        <w:bidi w:val="0"/>
        <w:spacing w:before="0" w:after="1620" w:line="240" w:lineRule="auto"/>
        <w:ind w:left="0" w:right="0" w:firstLine="0"/>
        <w:jc w:val="left"/>
      </w:pPr>
      <w:r>
        <w:rPr>
          <w:color w:val="000000"/>
          <w:spacing w:val="0"/>
          <w:w w:val="100"/>
          <w:position w:val="0"/>
          <w:sz w:val="24"/>
          <w:szCs w:val="24"/>
          <w:shd w:val="clear" w:color="auto" w:fill="auto"/>
        </w:rPr>
        <w:t xml:space="preserve">Although the institutional and military foundations of imperialist domination in Los Andes were settled with </w:t>
      </w:r>
      <w:del w:id="26" w:author="ABBYY Comparar documentos">
        <w:r>
          <w:rPr>
            <w:color w:val="000000"/>
            <w:spacing w:val="0"/>
            <w:w w:val="100"/>
            <w:position w:val="0"/>
            <w:sz w:val="24"/>
            <w:szCs w:val="24"/>
            <w:shd w:val="clear" w:color="auto" w:fill="auto"/>
          </w:rPr>
          <w:delText xml:space="preserve">the </w:delText>
        </w:r>
      </w:del>
      <w:r>
        <w:rPr>
          <w:color w:val="000000"/>
          <w:spacing w:val="0"/>
          <w:w w:val="100"/>
          <w:position w:val="0"/>
          <w:sz w:val="24"/>
          <w:szCs w:val="24"/>
          <w:shd w:val="clear" w:color="auto" w:fill="auto"/>
        </w:rPr>
        <w:t xml:space="preserve">implantation of the monopolistic finance capital of the most centralized </w:t>
      </w:r>
      <w:ins w:id="27" w:author="ABBYY Comparar documentos">
        <w:r>
          <w:rPr>
            <w:color w:val="000000"/>
            <w:spacing w:val="0"/>
            <w:w w:val="100"/>
            <w:position w:val="0"/>
            <w:sz w:val="24"/>
            <w:szCs w:val="24"/>
            <w:shd w:val="clear" w:color="auto" w:fill="auto"/>
          </w:rPr>
          <w:t xml:space="preserve">bank </w:t>
        </w:r>
      </w:ins>
      <w:r>
        <w:rPr>
          <w:color w:val="000000"/>
          <w:spacing w:val="0"/>
          <w:w w:val="100"/>
          <w:position w:val="0"/>
          <w:sz w:val="24"/>
          <w:szCs w:val="24"/>
          <w:shd w:val="clear" w:color="auto" w:fill="auto"/>
        </w:rPr>
        <w:t xml:space="preserve">capitalists </w:t>
      </w:r>
      <w:ins w:id="28" w:author="ABBYY Comparar documentos">
        <w:r>
          <w:rPr>
            <w:color w:val="000000"/>
            <w:spacing w:val="0"/>
            <w:w w:val="100"/>
            <w:position w:val="0"/>
            <w:sz w:val="24"/>
            <w:szCs w:val="24"/>
            <w:shd w:val="clear" w:color="auto" w:fill="auto"/>
          </w:rPr>
          <w:t xml:space="preserve">state </w:t>
        </w:r>
      </w:ins>
      <w:r>
        <w:rPr>
          <w:color w:val="000000"/>
          <w:spacing w:val="0"/>
          <w:w w:val="100"/>
          <w:position w:val="0"/>
          <w:sz w:val="24"/>
          <w:szCs w:val="24"/>
          <w:shd w:val="clear" w:color="auto" w:fill="auto"/>
        </w:rPr>
        <w:t xml:space="preserve">trusts of the U.S., through extractive enclaves </w:t>
      </w:r>
      <w:del w:id="29" w:author="ABBYY Comparar documentos">
        <w:r>
          <w:rPr>
            <w:color w:val="000000"/>
            <w:spacing w:val="0"/>
            <w:w w:val="100"/>
            <w:position w:val="0"/>
            <w:sz w:val="24"/>
            <w:szCs w:val="24"/>
            <w:shd w:val="clear" w:color="auto" w:fill="auto"/>
          </w:rPr>
          <w:delText>for</w:delText>
        </w:r>
      </w:del>
      <w:ins w:id="30" w:author="ABBYY Comparar documentos">
        <w:r>
          <w:rPr>
            <w:color w:val="000000"/>
            <w:spacing w:val="0"/>
            <w:w w:val="100"/>
            <w:position w:val="0"/>
            <w:sz w:val="24"/>
            <w:szCs w:val="24"/>
            <w:shd w:val="clear" w:color="auto" w:fill="auto"/>
          </w:rPr>
          <w:t>on</w:t>
        </w:r>
      </w:ins>
      <w:r>
        <w:rPr>
          <w:color w:val="000000"/>
          <w:spacing w:val="0"/>
          <w:w w:val="100"/>
          <w:position w:val="0"/>
          <w:sz w:val="24"/>
          <w:szCs w:val="24"/>
          <w:shd w:val="clear" w:color="auto" w:fill="auto"/>
        </w:rPr>
        <w:t xml:space="preserve"> the most profitable industries </w:t>
      </w:r>
      <w:del w:id="31" w:author="ABBYY Comparar documentos">
        <w:r>
          <w:rPr>
            <w:color w:val="000000"/>
            <w:spacing w:val="0"/>
            <w:w w:val="100"/>
            <w:position w:val="0"/>
            <w:sz w:val="24"/>
            <w:szCs w:val="24"/>
            <w:shd w:val="clear" w:color="auto" w:fill="auto"/>
          </w:rPr>
          <w:delText>in semi-feudal and</w:delText>
        </w:r>
      </w:del>
      <w:ins w:id="32" w:author="ABBYY Comparar documentos">
        <w:r>
          <w:rPr>
            <w:color w:val="000000"/>
            <w:spacing w:val="0"/>
            <w:w w:val="100"/>
            <w:position w:val="0"/>
            <w:sz w:val="24"/>
            <w:szCs w:val="24"/>
            <w:shd w:val="clear" w:color="auto" w:fill="auto"/>
          </w:rPr>
          <w:t>of ours (Andean)</w:t>
        </w:r>
      </w:ins>
      <w:r>
        <w:rPr>
          <w:color w:val="000000"/>
          <w:spacing w:val="0"/>
          <w:w w:val="100"/>
          <w:position w:val="0"/>
          <w:sz w:val="24"/>
          <w:szCs w:val="24"/>
          <w:shd w:val="clear" w:color="auto" w:fill="auto"/>
        </w:rPr>
        <w:t xml:space="preserve"> semi-colonial “national-economies" during the period 1895 to 1930</w:t>
      </w:r>
      <w:ins w:id="33" w:author="ABBYY Comparar documentos">
        <w:r>
          <w:rPr>
            <w:color w:val="000000"/>
            <w:spacing w:val="0"/>
            <w:w w:val="100"/>
            <w:position w:val="0"/>
            <w:sz w:val="24"/>
            <w:szCs w:val="24"/>
            <w:shd w:val="clear" w:color="auto" w:fill="auto"/>
          </w:rPr>
          <w:t xml:space="preserve"> (citar Cueva y Quijano ademas de mariategui)</w:t>
        </w:r>
      </w:ins>
      <w:r>
        <w:rPr>
          <w:color w:val="000000"/>
          <w:spacing w:val="0"/>
          <w:w w:val="100"/>
          <w:position w:val="0"/>
          <w:sz w:val="24"/>
          <w:szCs w:val="24"/>
          <w:shd w:val="clear" w:color="auto" w:fill="auto"/>
        </w:rPr>
        <w:t xml:space="preserve">. From the beginning of the twentieth century, the mining industry in </w:t>
      </w:r>
      <w:del w:id="34" w:author="ABBYY Comparar documentos">
        <w:r>
          <w:rPr>
            <w:color w:val="000000"/>
            <w:spacing w:val="0"/>
            <w:w w:val="100"/>
            <w:position w:val="0"/>
            <w:sz w:val="24"/>
            <w:szCs w:val="24"/>
            <w:shd w:val="clear" w:color="auto" w:fill="auto"/>
          </w:rPr>
          <w:delText>Los</w:delText>
        </w:r>
      </w:del>
      <w:ins w:id="35" w:author="ABBYY Comparar documentos">
        <w:r>
          <w:rPr>
            <w:color w:val="000000"/>
            <w:spacing w:val="0"/>
            <w:w w:val="100"/>
            <w:position w:val="0"/>
            <w:sz w:val="24"/>
            <w:szCs w:val="24"/>
            <w:shd w:val="clear" w:color="auto" w:fill="auto"/>
          </w:rPr>
          <w:t>the</w:t>
        </w:r>
      </w:ins>
      <w:r>
        <w:rPr>
          <w:color w:val="000000"/>
          <w:spacing w:val="0"/>
          <w:w w:val="100"/>
          <w:position w:val="0"/>
          <w:sz w:val="24"/>
          <w:szCs w:val="24"/>
          <w:shd w:val="clear" w:color="auto" w:fill="auto"/>
        </w:rPr>
        <w:t xml:space="preserve"> Andes was under the almost exclusive control of the U.S. imperialist bourgeoisie. Mining was one of the industries where capitalism developed most </w:t>
      </w:r>
      <w:r>
        <w:rPr>
          <w:color w:val="000000"/>
          <w:spacing w:val="0"/>
          <w:w w:val="100"/>
          <w:position w:val="0"/>
          <w:sz w:val="24"/>
          <w:szCs w:val="24"/>
          <w:shd w:val="clear" w:color="auto" w:fill="auto"/>
        </w:rPr>
        <w:t xml:space="preserve">rapidly, especially in </w:t>
      </w:r>
      <w:del w:id="36" w:author="ABBYY Comparar documentos">
        <w:r>
          <w:rPr>
            <w:color w:val="000000"/>
            <w:spacing w:val="0"/>
            <w:w w:val="100"/>
            <w:position w:val="0"/>
            <w:sz w:val="24"/>
            <w:szCs w:val="24"/>
            <w:shd w:val="clear" w:color="auto" w:fill="auto"/>
          </w:rPr>
          <w:delText>Los</w:delText>
        </w:r>
      </w:del>
      <w:ins w:id="37" w:author="ABBYY Comparar documentos">
        <w:r>
          <w:rPr>
            <w:color w:val="000000"/>
            <w:spacing w:val="0"/>
            <w:w w:val="100"/>
            <w:position w:val="0"/>
            <w:sz w:val="24"/>
            <w:szCs w:val="24"/>
            <w:shd w:val="clear" w:color="auto" w:fill="auto"/>
          </w:rPr>
          <w:t>the</w:t>
        </w:r>
      </w:ins>
      <w:r>
        <w:rPr>
          <w:color w:val="000000"/>
          <w:spacing w:val="0"/>
          <w:w w:val="100"/>
          <w:position w:val="0"/>
          <w:sz w:val="24"/>
          <w:szCs w:val="24"/>
          <w:shd w:val="clear" w:color="auto" w:fill="auto"/>
        </w:rPr>
        <w:t xml:space="preserve"> Andes, where from 1895 monopoly capital was directed toward large-scale mining, oil production, and agriculture </w:t>
      </w:r>
      <w:ins w:id="38" w:author="ABBYY Comparar documentos">
        <w:r>
          <w:rPr>
            <w:color w:val="000000"/>
            <w:spacing w:val="0"/>
            <w:w w:val="100"/>
            <w:position w:val="0"/>
            <w:sz w:val="24"/>
            <w:szCs w:val="24"/>
            <w:shd w:val="clear" w:color="auto" w:fill="auto"/>
            <w:lang w:val="es-ES" w:eastAsia="es-ES" w:bidi="es-ES"/>
          </w:rPr>
          <w:t xml:space="preserve">Peru </w:t>
        </w:r>
      </w:ins>
      <w:r>
        <w:rPr>
          <w:color w:val="000000"/>
          <w:spacing w:val="0"/>
          <w:w w:val="100"/>
          <w:position w:val="0"/>
          <w:sz w:val="24"/>
          <w:szCs w:val="24"/>
          <w:shd w:val="clear" w:color="auto" w:fill="auto"/>
          <w:lang w:eastAsia="es-ES" w:bidi="es-ES"/>
        </w:rPr>
        <w:t>(</w:t>
      </w:r>
      <w:r>
        <w:rPr>
          <w:color w:val="000000"/>
          <w:spacing w:val="0"/>
          <w:w w:val="100"/>
          <w:position w:val="0"/>
          <w:sz w:val="24"/>
          <w:szCs w:val="24"/>
          <w:shd w:val="clear" w:color="auto" w:fill="auto"/>
          <w:lang w:val="es-ES" w:eastAsia="es-ES" w:bidi="es-ES"/>
        </w:rPr>
        <w:t>Mariátegui</w:t>
      </w:r>
      <w:r>
        <w:rPr>
          <w:color w:val="000000"/>
          <w:spacing w:val="0"/>
          <w:w w:val="100"/>
          <w:position w:val="0"/>
          <w:sz w:val="24"/>
          <w:szCs w:val="24"/>
          <w:shd w:val="clear" w:color="auto" w:fill="auto"/>
          <w:lang w:eastAsia="es-ES" w:bidi="es-ES"/>
        </w:rPr>
        <w:t xml:space="preserve"> </w:t>
      </w:r>
      <w:del w:id="39" w:author="ABBYY Comparar documentos">
        <w:r>
          <w:rPr>
            <w:color w:val="000000"/>
            <w:spacing w:val="0"/>
            <w:w w:val="100"/>
            <w:position w:val="0"/>
            <w:sz w:val="24"/>
            <w:szCs w:val="24"/>
            <w:shd w:val="clear" w:color="auto" w:fill="auto"/>
          </w:rPr>
          <w:delText>[1928]2011:245-249; Cueva [1977]1999:63-64; Quijano [1977]1988:114-121).</w:delText>
        </w:r>
      </w:del>
      <w:ins w:id="40" w:author="ABBYY Comparar documentos">
        <w:r>
          <w:rPr>
            <w:color w:val="000000"/>
            <w:spacing w:val="0"/>
            <w:w w:val="100"/>
            <w:position w:val="0"/>
            <w:sz w:val="24"/>
            <w:szCs w:val="24"/>
            <w:shd w:val="clear" w:color="auto" w:fill="auto"/>
            <w:lang w:val="es-ES" w:eastAsia="es-ES" w:bidi="es-ES"/>
          </w:rPr>
          <w:t>1928:21:REVISAR; Quijano 1988:116-21).</w:t>
        </w:r>
      </w:ins>
    </w:p>
    <w:p>
      <w:pPr>
        <w:pStyle w:val="Style2"/>
        <w:keepNext w:val="0"/>
        <w:keepLines w:val="0"/>
        <w:widowControl w:val="0"/>
        <w:shd w:val="clear" w:color="auto" w:fill="auto"/>
        <w:bidi w:val="0"/>
        <w:spacing w:before="0" w:after="1620" w:line="240" w:lineRule="auto"/>
        <w:ind w:left="0" w:right="0" w:firstLine="0"/>
        <w:jc w:val="left"/>
      </w:pPr>
      <w:r>
        <w:rPr>
          <w:color w:val="000000"/>
          <w:spacing w:val="0"/>
          <w:w w:val="100"/>
          <w:position w:val="0"/>
          <w:sz w:val="24"/>
          <w:szCs w:val="24"/>
          <w:shd w:val="clear" w:color="auto" w:fill="auto"/>
        </w:rPr>
        <w:t xml:space="preserve">In fact, the </w:t>
      </w:r>
      <w:ins w:id="41" w:author="ABBYY Comparar documentos">
        <w:r>
          <w:rPr>
            <w:color w:val="000000"/>
            <w:spacing w:val="0"/>
            <w:w w:val="100"/>
            <w:position w:val="0"/>
            <w:sz w:val="24"/>
            <w:szCs w:val="24"/>
            <w:shd w:val="clear" w:color="auto" w:fill="auto"/>
          </w:rPr>
          <w:t xml:space="preserve">mining </w:t>
        </w:r>
      </w:ins>
      <w:r>
        <w:rPr>
          <w:color w:val="000000"/>
          <w:spacing w:val="0"/>
          <w:w w:val="100"/>
          <w:position w:val="0"/>
          <w:sz w:val="24"/>
          <w:szCs w:val="24"/>
          <w:shd w:val="clear" w:color="auto" w:fill="auto"/>
        </w:rPr>
        <w:t xml:space="preserve">struggles of the central Peruvian highlands </w:t>
      </w:r>
      <w:del w:id="42" w:author="ABBYY Comparar documentos">
        <w:r>
          <w:rPr>
            <w:color w:val="000000"/>
            <w:spacing w:val="0"/>
            <w:w w:val="100"/>
            <w:position w:val="0"/>
            <w:sz w:val="24"/>
            <w:szCs w:val="24"/>
            <w:shd w:val="clear" w:color="auto" w:fill="auto"/>
          </w:rPr>
          <w:delText xml:space="preserve">mining </w:delText>
        </w:r>
      </w:del>
      <w:r>
        <w:rPr>
          <w:color w:val="000000"/>
          <w:spacing w:val="0"/>
          <w:w w:val="100"/>
          <w:position w:val="0"/>
          <w:sz w:val="24"/>
          <w:szCs w:val="24"/>
          <w:shd w:val="clear" w:color="auto" w:fill="auto"/>
        </w:rPr>
        <w:t xml:space="preserve">workers unions were executing active antisystemic resistance since their genesis </w:t>
      </w:r>
      <w:del w:id="43" w:author="ABBYY Comparar documentos">
        <w:r>
          <w:rPr>
            <w:color w:val="000000"/>
            <w:spacing w:val="0"/>
            <w:w w:val="100"/>
            <w:position w:val="0"/>
            <w:sz w:val="24"/>
            <w:szCs w:val="24"/>
            <w:shd w:val="clear" w:color="auto" w:fill="auto"/>
          </w:rPr>
          <w:delText>with</w:delText>
        </w:r>
      </w:del>
      <w:ins w:id="44" w:author="ABBYY Comparar documentos">
        <w:r>
          <w:rPr>
            <w:color w:val="000000"/>
            <w:spacing w:val="0"/>
            <w:w w:val="100"/>
            <w:position w:val="0"/>
            <w:sz w:val="24"/>
            <w:szCs w:val="24"/>
            <w:shd w:val="clear" w:color="auto" w:fill="auto"/>
          </w:rPr>
          <w:t>in</w:t>
        </w:r>
      </w:ins>
      <w:r>
        <w:rPr>
          <w:color w:val="000000"/>
          <w:spacing w:val="0"/>
          <w:w w:val="100"/>
          <w:position w:val="0"/>
          <w:sz w:val="24"/>
          <w:szCs w:val="24"/>
          <w:shd w:val="clear" w:color="auto" w:fill="auto"/>
        </w:rPr>
        <w:t xml:space="preserve"> the first miners strike against the Cerro de Pasco Corporation (CPC) of January 7, 1919 -inspired in the advancements of the proletariat in Europe and the Soviet Revolution of October 1917 (Melgar Bao</w:t>
      </w:r>
      <w:del w:id="45" w:author="ABBYY Comparar documentos">
        <w:r>
          <w:rPr>
            <w:color w:val="000000"/>
            <w:spacing w:val="0"/>
            <w:w w:val="100"/>
            <w:position w:val="0"/>
            <w:sz w:val="24"/>
            <w:szCs w:val="24"/>
            <w:shd w:val="clear" w:color="auto" w:fill="auto"/>
          </w:rPr>
          <w:delText>, 2020:132)-</w:delText>
        </w:r>
      </w:del>
      <w:ins w:id="46" w:author="ABBYY Comparar documentos">
        <w:r>
          <w:rPr>
            <w:color w:val="000000"/>
            <w:spacing w:val="0"/>
            <w:w w:val="100"/>
            <w:position w:val="0"/>
            <w:sz w:val="24"/>
            <w:szCs w:val="24"/>
            <w:shd w:val="clear" w:color="auto" w:fill="auto"/>
          </w:rPr>
          <w:t xml:space="preserve"> 2020, 132)-</w:t>
        </w:r>
      </w:ins>
      <w:r>
        <w:rPr>
          <w:color w:val="000000"/>
          <w:spacing w:val="0"/>
          <w:w w:val="100"/>
          <w:position w:val="0"/>
          <w:sz w:val="24"/>
          <w:szCs w:val="24"/>
          <w:shd w:val="clear" w:color="auto" w:fill="auto"/>
        </w:rPr>
        <w:t xml:space="preserve"> until the end of the 1980s. The processes of union formation and politicization of the mining proletariat of the central highlands of Peru went through a trajectory of radicalization during most of the twentieth century. This trajectory of radicalization diffused to the medium and small mines at the national level, as well as to the mines of the southern highlands –as was evidenced by the massacres of 1957 and 1966 in the mines of Toquepala (Moquegua)</w:t>
      </w:r>
      <w:del w:id="47" w:author="ABBYY Comparar documentos">
        <w:r>
          <w:rPr>
            <w:color w:val="000000"/>
            <w:spacing w:val="0"/>
            <w:w w:val="100"/>
            <w:position w:val="0"/>
            <w:sz w:val="24"/>
            <w:szCs w:val="24"/>
            <w:shd w:val="clear" w:color="auto" w:fill="auto"/>
          </w:rPr>
          <w:delText>,</w:delText>
        </w:r>
      </w:del>
      <w:r>
        <w:rPr>
          <w:color w:val="000000"/>
          <w:spacing w:val="0"/>
          <w:w w:val="100"/>
          <w:position w:val="0"/>
          <w:sz w:val="24"/>
          <w:szCs w:val="24"/>
          <w:shd w:val="clear" w:color="auto" w:fill="auto"/>
        </w:rPr>
        <w:t xml:space="preserve"> exploited by the Southern Peru Copper Corporation (SPC)–. Mines opened for the “nationalization" of the finance capital of the U.S. imperialist bourgeoisie through the Cuajone contract, secretly signed by the “nationalist" military government of Velasco Alvarado.\footnote{The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w:t>
      </w:r>
      <w:del w:id="48" w:author="ABBYY Comparar documentos">
        <w:r>
          <w:rPr>
            <w:color w:val="000000"/>
            <w:spacing w:val="0"/>
            <w:w w:val="100"/>
            <w:position w:val="0"/>
            <w:sz w:val="24"/>
            <w:szCs w:val="24"/>
            <w:shd w:val="clear" w:color="auto" w:fill="auto"/>
          </w:rPr>
          <w:delText>20 percent</w:delText>
        </w:r>
      </w:del>
      <w:ins w:id="49" w:author="ABBYY Comparar documentos">
        <w:r>
          <w:rPr>
            <w:color w:val="000000"/>
            <w:spacing w:val="0"/>
            <w:w w:val="100"/>
            <w:position w:val="0"/>
            <w:sz w:val="24"/>
            <w:szCs w:val="24"/>
            <w:shd w:val="clear" w:color="auto" w:fill="auto"/>
          </w:rPr>
          <w:t>20%</w:t>
        </w:r>
      </w:ins>
      <w:r>
        <w:rPr>
          <w:color w:val="000000"/>
          <w:spacing w:val="0"/>
          <w:w w:val="100"/>
          <w:position w:val="0"/>
          <w:sz w:val="24"/>
          <w:szCs w:val="24"/>
          <w:shd w:val="clear" w:color="auto" w:fill="auto"/>
        </w:rPr>
        <w:t xml:space="preserve"> of copper melting and </w:t>
      </w:r>
      <w:del w:id="50" w:author="ABBYY Comparar documentos">
        <w:r>
          <w:rPr>
            <w:color w:val="000000"/>
            <w:spacing w:val="0"/>
            <w:w w:val="100"/>
            <w:position w:val="0"/>
            <w:sz w:val="24"/>
            <w:szCs w:val="24"/>
            <w:shd w:val="clear" w:color="auto" w:fill="auto"/>
          </w:rPr>
          <w:delText>15 percent</w:delText>
        </w:r>
      </w:del>
      <w:ins w:id="51" w:author="ABBYY Comparar documentos">
        <w:r>
          <w:rPr>
            <w:color w:val="000000"/>
            <w:spacing w:val="0"/>
            <w:w w:val="100"/>
            <w:position w:val="0"/>
            <w:sz w:val="24"/>
            <w:szCs w:val="24"/>
            <w:shd w:val="clear" w:color="auto" w:fill="auto"/>
          </w:rPr>
          <w:t>15%</w:t>
        </w:r>
      </w:ins>
      <w:r>
        <w:rPr>
          <w:color w:val="000000"/>
          <w:spacing w:val="0"/>
          <w:w w:val="100"/>
          <w:position w:val="0"/>
          <w:sz w:val="24"/>
          <w:szCs w:val="24"/>
          <w:shd w:val="clear" w:color="auto" w:fill="auto"/>
        </w:rPr>
        <w:t xml:space="preserve"> of copper refinement at a world</w:t>
        <w:softHyphen/>
        <w:t xml:space="preserve">scale </w:t>
      </w:r>
      <w:r>
        <w:rPr>
          <w:color w:val="000000"/>
          <w:spacing w:val="0"/>
          <w:w w:val="100"/>
          <w:position w:val="0"/>
          <w:sz w:val="24"/>
          <w:szCs w:val="24"/>
          <w:shd w:val="clear" w:color="auto" w:fill="auto"/>
          <w:lang w:eastAsia="es-ES" w:bidi="es-ES"/>
        </w:rPr>
        <w:t>(</w:t>
      </w:r>
      <w:r>
        <w:rPr>
          <w:color w:val="000000"/>
          <w:spacing w:val="0"/>
          <w:w w:val="100"/>
          <w:position w:val="0"/>
          <w:sz w:val="24"/>
          <w:szCs w:val="24"/>
          <w:shd w:val="clear" w:color="auto" w:fill="auto"/>
          <w:lang w:val="es-ES" w:eastAsia="es-ES" w:bidi="es-ES"/>
        </w:rPr>
        <w:t>Pérez</w:t>
      </w:r>
      <w:r>
        <w:rPr>
          <w:color w:val="000000"/>
          <w:spacing w:val="0"/>
          <w:w w:val="100"/>
          <w:position w:val="0"/>
          <w:sz w:val="24"/>
          <w:szCs w:val="24"/>
          <w:shd w:val="clear" w:color="auto" w:fill="auto"/>
          <w:lang w:eastAsia="es-ES" w:bidi="es-ES"/>
        </w:rPr>
        <w:t>-</w:t>
      </w:r>
      <w:r>
        <w:rPr>
          <w:color w:val="000000"/>
          <w:spacing w:val="0"/>
          <w:w w:val="100"/>
          <w:position w:val="0"/>
          <w:sz w:val="24"/>
          <w:szCs w:val="24"/>
          <w:shd w:val="clear" w:color="auto" w:fill="auto"/>
          <w:lang w:val="es-ES" w:eastAsia="es-ES" w:bidi="es-ES"/>
        </w:rPr>
        <w:t>Jiménez</w:t>
      </w:r>
      <w:del w:id="52" w:author="ABBYY Comparar documentos">
        <w:r>
          <w:rPr>
            <w:color w:val="000000"/>
            <w:spacing w:val="0"/>
            <w:w w:val="100"/>
            <w:position w:val="0"/>
            <w:sz w:val="24"/>
            <w:szCs w:val="24"/>
            <w:shd w:val="clear" w:color="auto" w:fill="auto"/>
            <w:lang w:eastAsia="es-ES" w:bidi="es-ES"/>
          </w:rPr>
          <w:delText xml:space="preserve">, </w:delText>
        </w:r>
        <w:r>
          <w:rPr>
            <w:color w:val="000000"/>
            <w:spacing w:val="0"/>
            <w:w w:val="100"/>
            <w:position w:val="0"/>
            <w:sz w:val="24"/>
            <w:szCs w:val="24"/>
            <w:shd w:val="clear" w:color="auto" w:fill="auto"/>
          </w:rPr>
          <w:delText>2020:25).</w:delText>
        </w:r>
      </w:del>
      <w:ins w:id="53" w:author="ABBYY Comparar documentos">
        <w:r>
          <w:rPr>
            <w:color w:val="000000"/>
            <w:spacing w:val="0"/>
            <w:w w:val="100"/>
            <w:position w:val="0"/>
            <w:sz w:val="24"/>
            <w:szCs w:val="24"/>
            <w:shd w:val="clear" w:color="auto" w:fill="auto"/>
            <w:lang w:val="es-ES" w:eastAsia="es-ES" w:bidi="es-ES"/>
          </w:rPr>
          <w:t xml:space="preserve"> 2018:490).</w:t>
        </w:r>
      </w:ins>
      <w:r>
        <w:rPr>
          <w:color w:val="000000"/>
          <w:spacing w:val="0"/>
          <w:w w:val="100"/>
          <w:position w:val="0"/>
          <w:sz w:val="24"/>
          <w:szCs w:val="24"/>
          <w:shd w:val="clear" w:color="auto" w:fill="auto"/>
        </w:rPr>
        <w:t xml:space="preserve"> Evidencing the continuum of exclusive monopolistic operation of the U.S. imperialist bourgeoisies centralized formations in Peru during the complete twentieth century.}</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 xml:space="preserve">While during the 1980s, the co-optation of the mining workers unions of the Southern Peru Copper Corporation (SPC) was consolidated as a result of the enforcement of its institutionalization trajectory. Meanwhile, the intensity and harshness of the 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systematic application of </w:t>
      </w:r>
      <w:del w:id="54" w:author="ABBYY Comparar documentos">
        <w:r>
          <w:rPr>
            <w:color w:val="000000"/>
            <w:spacing w:val="0"/>
            <w:w w:val="100"/>
            <w:position w:val="0"/>
            <w:sz w:val="24"/>
            <w:szCs w:val="24"/>
            <w:shd w:val="clear" w:color="auto" w:fill="auto"/>
          </w:rPr>
          <w:delText>militarism is the sole guarantee to hold its imperialist</w:delText>
        </w:r>
      </w:del>
      <w:ins w:id="55" w:author="ABBYY Comparar documentos">
        <w:r>
          <w:rPr>
            <w:color w:val="000000"/>
            <w:spacing w:val="0"/>
            <w:w w:val="100"/>
            <w:position w:val="0"/>
            <w:sz w:val="24"/>
            <w:szCs w:val="24"/>
            <w:shd w:val="clear" w:color="auto" w:fill="auto"/>
          </w:rPr>
          <w:t>his militarism</w:t>
        </w:r>
      </w:ins>
      <w:r>
        <w:rPr>
          <w:color w:val="000000"/>
          <w:spacing w:val="0"/>
          <w:w w:val="100"/>
          <w:position w:val="0"/>
          <w:sz w:val="24"/>
          <w:szCs w:val="24"/>
          <w:shd w:val="clear" w:color="auto" w:fill="auto"/>
        </w:rPr>
        <w:t xml:space="preserve"> policy over the </w:t>
      </w:r>
      <w:ins w:id="56" w:author="ABBYY Comparar documentos">
        <w:r>
          <w:rPr>
            <w:color w:val="000000"/>
            <w:spacing w:val="0"/>
            <w:w w:val="100"/>
            <w:position w:val="0"/>
            <w:sz w:val="24"/>
            <w:szCs w:val="24"/>
            <w:shd w:val="clear" w:color="auto" w:fill="auto"/>
          </w:rPr>
          <w:t xml:space="preserve">copper </w:t>
        </w:r>
      </w:ins>
      <w:r>
        <w:rPr>
          <w:color w:val="000000"/>
          <w:spacing w:val="0"/>
          <w:w w:val="100"/>
          <w:position w:val="0"/>
          <w:sz w:val="24"/>
          <w:szCs w:val="24"/>
          <w:shd w:val="clear" w:color="auto" w:fill="auto"/>
        </w:rPr>
        <w:t xml:space="preserve">mines of the central highlands of Peru </w:t>
      </w:r>
      <w:ins w:id="57" w:author="ABBYY Comparar documentos">
        <w:r>
          <w:rPr>
            <w:color w:val="000000"/>
            <w:spacing w:val="0"/>
            <w:w w:val="100"/>
            <w:position w:val="0"/>
            <w:sz w:val="24"/>
            <w:szCs w:val="24"/>
            <w:shd w:val="clear" w:color="auto" w:fill="auto"/>
          </w:rPr>
          <w:t xml:space="preserve">since 1903 </w:t>
        </w:r>
      </w:ins>
      <w:r>
        <w:rPr>
          <w:color w:val="000000"/>
          <w:spacing w:val="0"/>
          <w:w w:val="100"/>
          <w:position w:val="0"/>
          <w:sz w:val="24"/>
          <w:szCs w:val="24"/>
          <w:shd w:val="clear" w:color="auto" w:fill="auto"/>
        </w:rPr>
        <w:t xml:space="preserve">was evidenced </w:t>
      </w:r>
      <w:del w:id="58" w:author="ABBYY Comparar documentos">
        <w:r>
          <w:rPr>
            <w:color w:val="000000"/>
            <w:spacing w:val="0"/>
            <w:w w:val="100"/>
            <w:position w:val="0"/>
            <w:sz w:val="24"/>
            <w:szCs w:val="24"/>
            <w:shd w:val="clear" w:color="auto" w:fill="auto"/>
          </w:rPr>
          <w:delText>in</w:delText>
        </w:r>
      </w:del>
      <w:ins w:id="59" w:author="ABBYY Comparar documentos">
        <w:r>
          <w:rPr>
            <w:color w:val="000000"/>
            <w:spacing w:val="0"/>
            <w:w w:val="100"/>
            <w:position w:val="0"/>
            <w:sz w:val="24"/>
            <w:szCs w:val="24"/>
            <w:shd w:val="clear" w:color="auto" w:fill="auto"/>
          </w:rPr>
          <w:t>by</w:t>
        </w:r>
      </w:ins>
      <w:r>
        <w:rPr>
          <w:color w:val="000000"/>
          <w:spacing w:val="0"/>
          <w:w w:val="100"/>
          <w:position w:val="0"/>
          <w:sz w:val="24"/>
          <w:szCs w:val="24"/>
          <w:shd w:val="clear" w:color="auto" w:fill="auto"/>
        </w:rPr>
        <w:t xml:space="preserve"> the massacres of</w:t>
      </w:r>
    </w:p>
    <w:p>
      <w:pPr>
        <w:pStyle w:val="Style2"/>
        <w:keepNext w:val="0"/>
        <w:keepLines w:val="0"/>
        <w:widowControl w:val="0"/>
        <w:shd w:val="clear" w:color="auto" w:fill="auto"/>
        <w:bidi w:val="0"/>
        <w:spacing w:before="0" w:after="1620" w:line="240" w:lineRule="auto"/>
        <w:ind w:left="0" w:right="0" w:firstLine="0"/>
        <w:jc w:val="left"/>
      </w:pPr>
      <w:r>
        <w:rPr>
          <w:color w:val="000000"/>
          <w:spacing w:val="0"/>
          <w:w w:val="100"/>
          <w:position w:val="0"/>
          <w:sz w:val="24"/>
          <w:szCs w:val="24"/>
          <w:shd w:val="clear" w:color="auto" w:fill="auto"/>
        </w:rPr>
        <w:t xml:space="preserve">Malpaso (1930), Cobriza (1971), as well as the militarized repression of the miners' strike campaign of the </w:t>
      </w:r>
      <w:del w:id="60" w:author="ABBYY Comparar documentos">
        <w:r>
          <w:rPr>
            <w:color w:val="000000"/>
            <w:spacing w:val="0"/>
            <w:w w:val="100"/>
            <w:position w:val="0"/>
            <w:sz w:val="24"/>
            <w:szCs w:val="24"/>
            <w:shd w:val="clear" w:color="auto" w:fill="auto"/>
          </w:rPr>
          <w:delText>mid-80s</w:delText>
        </w:r>
      </w:del>
      <w:ins w:id="61" w:author="ABBYY Comparar documentos">
        <w:r>
          <w:rPr>
            <w:color w:val="000000"/>
            <w:spacing w:val="0"/>
            <w:w w:val="100"/>
            <w:position w:val="0"/>
            <w:sz w:val="24"/>
            <w:szCs w:val="24"/>
            <w:shd w:val="clear" w:color="auto" w:fill="auto"/>
          </w:rPr>
          <w:t>mid-80s,</w:t>
        </w:r>
      </w:ins>
      <w:r>
        <w:rPr>
          <w:color w:val="000000"/>
          <w:spacing w:val="0"/>
          <w:w w:val="100"/>
          <w:position w:val="0"/>
          <w:sz w:val="24"/>
          <w:szCs w:val="24"/>
          <w:shd w:val="clear" w:color="auto" w:fill="auto"/>
        </w:rPr>
        <w:t xml:space="preserve"> repressed with the imprisonment of hundreds of unionized miners</w:t>
      </w:r>
      <w:del w:id="62" w:author="ABBYY Comparar documentos">
        <w:r>
          <w:rPr>
            <w:color w:val="000000"/>
            <w:spacing w:val="0"/>
            <w:w w:val="100"/>
            <w:position w:val="0"/>
            <w:sz w:val="24"/>
            <w:szCs w:val="24"/>
            <w:shd w:val="clear" w:color="auto" w:fill="auto"/>
          </w:rPr>
          <w:delText>,</w:delText>
        </w:r>
      </w:del>
      <w:ins w:id="63" w:author="ABBYY Comparar documentos">
        <w:r>
          <w:rPr>
            <w:color w:val="000000"/>
            <w:spacing w:val="0"/>
            <w:w w:val="100"/>
            <w:position w:val="0"/>
            <w:sz w:val="24"/>
            <w:szCs w:val="24"/>
            <w:shd w:val="clear" w:color="auto" w:fill="auto"/>
          </w:rPr>
          <w:t>.</w:t>
        </w:r>
      </w:ins>
      <w:r>
        <w:rPr>
          <w:color w:val="000000"/>
          <w:spacing w:val="0"/>
          <w:w w:val="100"/>
          <w:position w:val="0"/>
          <w:sz w:val="24"/>
          <w:szCs w:val="24"/>
          <w:shd w:val="clear" w:color="auto" w:fill="auto"/>
        </w:rPr>
        <w:t xml:space="preserve"> and the assassination of </w:t>
      </w:r>
      <w:r>
        <w:rPr>
          <w:color w:val="000000"/>
          <w:spacing w:val="0"/>
          <w:w w:val="100"/>
          <w:position w:val="0"/>
          <w:sz w:val="24"/>
          <w:szCs w:val="24"/>
          <w:shd w:val="clear" w:color="auto" w:fill="auto"/>
          <w:lang w:val="es-ES" w:eastAsia="es-ES" w:bidi="es-ES"/>
        </w:rPr>
        <w:t>Saúl</w:t>
      </w:r>
      <w:r>
        <w:rPr>
          <w:color w:val="000000"/>
          <w:spacing w:val="0"/>
          <w:w w:val="100"/>
          <w:position w:val="0"/>
          <w:sz w:val="24"/>
          <w:szCs w:val="24"/>
          <w:shd w:val="clear" w:color="auto" w:fill="auto"/>
          <w:lang w:eastAsia="es-ES" w:bidi="es-ES"/>
        </w:rPr>
        <w:t xml:space="preserve"> </w:t>
      </w:r>
      <w:r>
        <w:rPr>
          <w:color w:val="000000"/>
          <w:spacing w:val="0"/>
          <w:w w:val="100"/>
          <w:position w:val="0"/>
          <w:sz w:val="24"/>
          <w:szCs w:val="24"/>
          <w:shd w:val="clear" w:color="auto" w:fill="auto"/>
        </w:rPr>
        <w:t>Cantoral in 1988 by the “</w:t>
      </w:r>
      <w:del w:id="64" w:author="ABBYY Comparar documentos">
        <w:r>
          <w:rPr>
            <w:color w:val="000000"/>
            <w:spacing w:val="0"/>
            <w:w w:val="100"/>
            <w:position w:val="0"/>
            <w:sz w:val="24"/>
            <w:szCs w:val="24"/>
            <w:shd w:val="clear" w:color="auto" w:fill="auto"/>
          </w:rPr>
          <w:delText xml:space="preserve">Commando </w:delText>
        </w:r>
      </w:del>
      <w:r>
        <w:rPr>
          <w:color w:val="000000"/>
          <w:spacing w:val="0"/>
          <w:w w:val="100"/>
          <w:position w:val="0"/>
          <w:sz w:val="24"/>
          <w:szCs w:val="24"/>
          <w:shd w:val="clear" w:color="auto" w:fill="auto"/>
        </w:rPr>
        <w:t>Rodrigo Franco</w:t>
      </w:r>
      <w:ins w:id="65" w:author="ABBYY Comparar documentos">
        <w:r>
          <w:rPr>
            <w:color w:val="000000"/>
            <w:spacing w:val="0"/>
            <w:w w:val="100"/>
            <w:position w:val="0"/>
            <w:sz w:val="24"/>
            <w:szCs w:val="24"/>
            <w:shd w:val="clear" w:color="auto" w:fill="auto"/>
          </w:rPr>
          <w:t xml:space="preserve"> Commando</w:t>
        </w:r>
      </w:ins>
      <w:r>
        <w:rPr>
          <w:color w:val="000000"/>
          <w:spacing w:val="0"/>
          <w:w w:val="100"/>
          <w:position w:val="0"/>
          <w:sz w:val="24"/>
          <w:szCs w:val="24"/>
          <w:shd w:val="clear" w:color="auto" w:fill="auto"/>
        </w:rPr>
        <w:t>" task force</w:t>
      </w:r>
      <w:del w:id="66" w:author="ABBYY Comparar documentos">
        <w:r>
          <w:rPr>
            <w:color w:val="000000"/>
            <w:spacing w:val="0"/>
            <w:w w:val="100"/>
            <w:position w:val="0"/>
            <w:sz w:val="24"/>
            <w:szCs w:val="24"/>
            <w:shd w:val="clear" w:color="auto" w:fill="auto"/>
          </w:rPr>
          <w:delText xml:space="preserve"> (</w:delText>
        </w:r>
      </w:del>
      <w:ins w:id="67" w:author="ABBYY Comparar documentos">
        <w:r>
          <w:rPr>
            <w:color w:val="000000"/>
            <w:spacing w:val="0"/>
            <w:w w:val="100"/>
            <w:position w:val="0"/>
            <w:sz w:val="24"/>
            <w:szCs w:val="24"/>
            <w:shd w:val="clear" w:color="auto" w:fill="auto"/>
          </w:rPr>
          <w:t xml:space="preserve">, </w:t>
        </w:r>
      </w:ins>
      <w:r>
        <w:rPr>
          <w:color w:val="000000"/>
          <w:spacing w:val="0"/>
          <w:w w:val="100"/>
          <w:position w:val="0"/>
          <w:sz w:val="24"/>
          <w:szCs w:val="24"/>
          <w:shd w:val="clear" w:color="auto" w:fill="auto"/>
        </w:rPr>
        <w:t xml:space="preserve">a paramilitary criminal organization for annihilation that operated under the first government of Alan </w:t>
      </w:r>
      <w:r>
        <w:rPr>
          <w:color w:val="000000"/>
          <w:spacing w:val="0"/>
          <w:w w:val="100"/>
          <w:position w:val="0"/>
          <w:sz w:val="24"/>
          <w:szCs w:val="24"/>
          <w:shd w:val="clear" w:color="auto" w:fill="auto"/>
          <w:lang w:val="es-ES" w:eastAsia="es-ES" w:bidi="es-ES"/>
        </w:rPr>
        <w:t>García</w:t>
      </w:r>
      <w:del w:id="68" w:author="ABBYY Comparar documentos">
        <w:r>
          <w:rPr>
            <w:color w:val="000000"/>
            <w:spacing w:val="0"/>
            <w:w w:val="100"/>
            <w:position w:val="0"/>
            <w:sz w:val="24"/>
            <w:szCs w:val="24"/>
            <w:shd w:val="clear" w:color="auto" w:fill="auto"/>
            <w:lang w:eastAsia="es-ES" w:bidi="es-ES"/>
          </w:rPr>
          <w:delText>)</w:delText>
        </w:r>
      </w:del>
      <w:r>
        <w:rPr>
          <w:color w:val="000000"/>
          <w:spacing w:val="0"/>
          <w:w w:val="100"/>
          <w:position w:val="0"/>
          <w:sz w:val="24"/>
          <w:szCs w:val="24"/>
          <w:shd w:val="clear" w:color="auto" w:fill="auto"/>
          <w:lang w:eastAsia="es-ES" w:bidi="es-ES"/>
        </w:rPr>
        <w:t>.</w:t>
      </w:r>
    </w:p>
    <w:p>
      <w:pPr>
        <w:pStyle w:val="Style2"/>
        <w:keepNext w:val="0"/>
        <w:keepLines w:val="0"/>
        <w:widowControl w:val="0"/>
        <w:shd w:val="clear" w:color="auto" w:fill="auto"/>
        <w:bidi w:val="0"/>
        <w:spacing w:before="0" w:after="1620" w:line="240" w:lineRule="auto"/>
        <w:ind w:left="0" w:right="0" w:firstLine="0"/>
        <w:jc w:val="left"/>
      </w:pPr>
      <w:r>
        <w:rPr>
          <w:color w:val="000000"/>
          <w:spacing w:val="0"/>
          <w:w w:val="100"/>
          <w:position w:val="0"/>
          <w:sz w:val="24"/>
          <w:szCs w:val="24"/>
          <w:shd w:val="clear" w:color="auto" w:fill="auto"/>
        </w:rPr>
        <w:t xml:space="preserve">However, the radicalization of the miners' </w:t>
      </w:r>
      <w:del w:id="69" w:author="ABBYY Comparar documentos">
        <w:r>
          <w:rPr>
            <w:color w:val="000000"/>
            <w:spacing w:val="0"/>
            <w:w w:val="100"/>
            <w:position w:val="0"/>
            <w:sz w:val="24"/>
            <w:szCs w:val="24"/>
            <w:shd w:val="clear" w:color="auto" w:fill="auto"/>
          </w:rPr>
          <w:delText>strikes</w:delText>
        </w:r>
      </w:del>
      <w:ins w:id="70" w:author="ABBYY Comparar documentos">
        <w:r>
          <w:rPr>
            <w:color w:val="000000"/>
            <w:spacing w:val="0"/>
            <w:w w:val="100"/>
            <w:position w:val="0"/>
            <w:sz w:val="24"/>
            <w:szCs w:val="24"/>
            <w:shd w:val="clear" w:color="auto" w:fill="auto"/>
          </w:rPr>
          <w:t>protests</w:t>
        </w:r>
      </w:ins>
      <w:r>
        <w:rPr>
          <w:color w:val="000000"/>
          <w:spacing w:val="0"/>
          <w:w w:val="100"/>
          <w:position w:val="0"/>
          <w:sz w:val="24"/>
          <w:szCs w:val="24"/>
          <w:shd w:val="clear" w:color="auto" w:fill="auto"/>
        </w:rPr>
        <w:t xml:space="preserve"> developed </w:t>
      </w:r>
      <w:del w:id="71" w:author="ABBYY Comparar documentos">
        <w:r>
          <w:rPr>
            <w:color w:val="000000"/>
            <w:spacing w:val="0"/>
            <w:w w:val="100"/>
            <w:position w:val="0"/>
            <w:sz w:val="24"/>
            <w:szCs w:val="24"/>
            <w:shd w:val="clear" w:color="auto" w:fill="auto"/>
          </w:rPr>
          <w:delText>facing</w:delText>
        </w:r>
      </w:del>
      <w:ins w:id="72" w:author="ABBYY Comparar documentos">
        <w:r>
          <w:rPr>
            <w:color w:val="000000"/>
            <w:spacing w:val="0"/>
            <w:w w:val="100"/>
            <w:position w:val="0"/>
            <w:sz w:val="24"/>
            <w:szCs w:val="24"/>
            <w:shd w:val="clear" w:color="auto" w:fill="auto"/>
          </w:rPr>
          <w:t>in the face of</w:t>
        </w:r>
      </w:ins>
      <w:r>
        <w:rPr>
          <w:color w:val="000000"/>
          <w:spacing w:val="0"/>
          <w:w w:val="100"/>
          <w:position w:val="0"/>
          <w:sz w:val="24"/>
          <w:szCs w:val="24"/>
          <w:shd w:val="clear" w:color="auto" w:fill="auto"/>
        </w:rPr>
        <w:t xml:space="preserve"> militarized repression</w:t>
      </w:r>
      <w:del w:id="73" w:author="ABBYY Comparar documentos">
        <w:r>
          <w:rPr>
            <w:color w:val="000000"/>
            <w:spacing w:val="0"/>
            <w:w w:val="100"/>
            <w:position w:val="0"/>
            <w:sz w:val="24"/>
            <w:szCs w:val="24"/>
            <w:shd w:val="clear" w:color="auto" w:fill="auto"/>
          </w:rPr>
          <w:delText xml:space="preserve"> and military regimes</w:delText>
        </w:r>
      </w:del>
      <w:r>
        <w:rPr>
          <w:color w:val="000000"/>
          <w:spacing w:val="0"/>
          <w:w w:val="100"/>
          <w:position w:val="0"/>
          <w:sz w:val="24"/>
          <w:szCs w:val="24"/>
          <w:shd w:val="clear" w:color="auto" w:fill="auto"/>
        </w:rPr>
        <w:t xml:space="preserve">. The formation of a vanguard of the Peruvian proletariat in open confrontation with the U.S. imperialist mining bourgeoisie, developed until the 1980s, when the </w:t>
      </w:r>
      <w:del w:id="74" w:author="ABBYY Comparar documentos">
        <w:r>
          <w:rPr>
            <w:color w:val="000000"/>
            <w:spacing w:val="0"/>
            <w:w w:val="100"/>
            <w:position w:val="0"/>
            <w:sz w:val="24"/>
            <w:szCs w:val="24"/>
            <w:shd w:val="clear" w:color="auto" w:fill="auto"/>
          </w:rPr>
          <w:delText>Communist Party of Peru-Sendero Luminoso (PCP-SL) and the Tupac Amaru Revolutionary Movement (</w:delText>
        </w:r>
      </w:del>
      <w:ins w:id="75" w:author="ABBYY Comparar documentos">
        <w:r>
          <w:rPr>
            <w:color w:val="000000"/>
            <w:spacing w:val="0"/>
            <w:w w:val="100"/>
            <w:position w:val="0"/>
            <w:sz w:val="24"/>
            <w:szCs w:val="24"/>
            <w:shd w:val="clear" w:color="auto" w:fill="auto"/>
          </w:rPr>
          <w:t xml:space="preserve">PCP-SL and the </w:t>
        </w:r>
      </w:ins>
      <w:r>
        <w:rPr>
          <w:color w:val="000000"/>
          <w:spacing w:val="0"/>
          <w:w w:val="100"/>
          <w:position w:val="0"/>
          <w:sz w:val="24"/>
          <w:szCs w:val="24"/>
          <w:shd w:val="clear" w:color="auto" w:fill="auto"/>
        </w:rPr>
        <w:t>MRTA</w:t>
      </w:r>
      <w:del w:id="76" w:author="ABBYY Comparar documentos">
        <w:r>
          <w:rPr>
            <w:color w:val="000000"/>
            <w:spacing w:val="0"/>
            <w:w w:val="100"/>
            <w:position w:val="0"/>
            <w:sz w:val="24"/>
            <w:szCs w:val="24"/>
            <w:shd w:val="clear" w:color="auto" w:fill="auto"/>
          </w:rPr>
          <w:delText>)</w:delText>
        </w:r>
      </w:del>
      <w:r>
        <w:rPr>
          <w:color w:val="000000"/>
          <w:spacing w:val="0"/>
          <w:w w:val="100"/>
          <w:position w:val="0"/>
          <w:sz w:val="24"/>
          <w:szCs w:val="24"/>
          <w:shd w:val="clear" w:color="auto" w:fill="auto"/>
        </w:rPr>
        <w:t xml:space="preserve"> began armed struggles</w:t>
      </w:r>
      <w:ins w:id="77" w:author="ABBYY Comparar documentos">
        <w:r>
          <w:rPr>
            <w:color w:val="000000"/>
            <w:spacing w:val="0"/>
            <w:w w:val="100"/>
            <w:position w:val="0"/>
            <w:sz w:val="24"/>
            <w:szCs w:val="24"/>
            <w:shd w:val="clear" w:color="auto" w:fill="auto"/>
          </w:rPr>
          <w:t xml:space="preserve"> in Peru</w:t>
        </w:r>
      </w:ins>
      <w:r>
        <w:rPr>
          <w:color w:val="000000"/>
          <w:spacing w:val="0"/>
          <w:w w:val="100"/>
          <w:position w:val="0"/>
          <w:sz w:val="24"/>
          <w:szCs w:val="24"/>
          <w:shd w:val="clear" w:color="auto" w:fill="auto"/>
        </w:rPr>
        <w:t xml:space="preserve">. The trajectory of radicalization of the struggles of the miners became an anti-imperialist challenge, operated in a context characterized by the escalation of the armed struggle in Latin America, </w:t>
      </w:r>
      <w:del w:id="78" w:author="ABBYY Comparar documentos">
        <w:r>
          <w:rPr>
            <w:color w:val="000000"/>
            <w:spacing w:val="0"/>
            <w:w w:val="100"/>
            <w:position w:val="0"/>
            <w:sz w:val="24"/>
            <w:szCs w:val="24"/>
            <w:shd w:val="clear" w:color="auto" w:fill="auto"/>
          </w:rPr>
          <w:delText>by the consequences of the Sino-Soviet secession, and</w:delText>
        </w:r>
      </w:del>
      <w:ins w:id="79" w:author="ABBYY Comparar documentos">
        <w:r>
          <w:rPr>
            <w:color w:val="000000"/>
            <w:spacing w:val="0"/>
            <w:w w:val="100"/>
            <w:position w:val="0"/>
            <w:sz w:val="24"/>
            <w:szCs w:val="24"/>
            <w:shd w:val="clear" w:color="auto" w:fill="auto"/>
          </w:rPr>
          <w:t>and mainly by</w:t>
        </w:r>
      </w:ins>
      <w:r>
        <w:rPr>
          <w:color w:val="000000"/>
          <w:spacing w:val="0"/>
          <w:w w:val="100"/>
          <w:position w:val="0"/>
          <w:sz w:val="24"/>
          <w:szCs w:val="24"/>
          <w:shd w:val="clear" w:color="auto" w:fill="auto"/>
        </w:rPr>
        <w:t xml:space="preserve"> the resolution of the </w:t>
      </w:r>
      <w:del w:id="80" w:author="ABBYY Comparar documentos">
        <w:r>
          <w:rPr>
            <w:color w:val="000000"/>
            <w:spacing w:val="0"/>
            <w:w w:val="100"/>
            <w:position w:val="0"/>
            <w:sz w:val="24"/>
            <w:szCs w:val="24"/>
            <w:shd w:val="clear" w:color="auto" w:fill="auto"/>
          </w:rPr>
          <w:delText>imperialists wars</w:delText>
        </w:r>
      </w:del>
      <w:ins w:id="81" w:author="ABBYY Comparar documentos">
        <w:r>
          <w:rPr>
            <w:color w:val="000000"/>
            <w:spacing w:val="0"/>
            <w:w w:val="100"/>
            <w:position w:val="0"/>
            <w:sz w:val="24"/>
            <w:szCs w:val="24"/>
            <w:shd w:val="clear" w:color="auto" w:fill="auto"/>
          </w:rPr>
          <w:t>imperialist struggle</w:t>
        </w:r>
      </w:ins>
      <w:r>
        <w:rPr>
          <w:color w:val="000000"/>
          <w:spacing w:val="0"/>
          <w:w w:val="100"/>
          <w:position w:val="0"/>
          <w:sz w:val="24"/>
          <w:szCs w:val="24"/>
          <w:shd w:val="clear" w:color="auto" w:fill="auto"/>
        </w:rPr>
        <w:t xml:space="preserve"> between the U.S.S.R. and the U.S.</w:t>
      </w:r>
      <w:ins w:id="82" w:author="ABBYY Comparar documentos">
        <w:r>
          <w:rPr>
            <w:color w:val="000000"/>
            <w:spacing w:val="0"/>
            <w:w w:val="100"/>
            <w:position w:val="0"/>
            <w:sz w:val="24"/>
            <w:szCs w:val="24"/>
            <w:shd w:val="clear" w:color="auto" w:fill="auto"/>
          </w:rPr>
          <w:t>, defined by the consequences of the Sino-Soviet secession</w:t>
        </w:r>
      </w:ins>
      <w:r>
        <w:rPr>
          <w:color w:val="000000"/>
          <w:spacing w:val="0"/>
          <w:w w:val="100"/>
          <w:position w:val="0"/>
          <w:sz w:val="24"/>
          <w:szCs w:val="24"/>
          <w:shd w:val="clear" w:color="auto" w:fill="auto"/>
        </w:rPr>
        <w:t xml:space="preserve">. The formation of the basis for the horizontal centralization of Sino-American finance capital developed, gradually after the shared imperialist resolution of the Vietnam War, and the subsequent implementation of market reforms in China by Deng XiaoPing in </w:t>
      </w:r>
      <w:del w:id="83" w:author="ABBYY Comparar documentos">
        <w:r>
          <w:rPr>
            <w:color w:val="000000"/>
            <w:spacing w:val="0"/>
            <w:w w:val="100"/>
            <w:position w:val="0"/>
            <w:sz w:val="24"/>
            <w:szCs w:val="24"/>
            <w:shd w:val="clear" w:color="auto" w:fill="auto"/>
          </w:rPr>
          <w:delText>1978, until</w:delText>
        </w:r>
      </w:del>
      <w:ins w:id="84" w:author="ABBYY Comparar documentos">
        <w:r>
          <w:rPr>
            <w:color w:val="000000"/>
            <w:spacing w:val="0"/>
            <w:w w:val="100"/>
            <w:position w:val="0"/>
            <w:sz w:val="24"/>
            <w:szCs w:val="24"/>
            <w:shd w:val="clear" w:color="auto" w:fill="auto"/>
          </w:rPr>
          <w:t>1978. Until</w:t>
        </w:r>
      </w:ins>
      <w:r>
        <w:rPr>
          <w:color w:val="000000"/>
          <w:spacing w:val="0"/>
          <w:w w:val="100"/>
          <w:position w:val="0"/>
          <w:sz w:val="24"/>
          <w:szCs w:val="24"/>
          <w:shd w:val="clear" w:color="auto" w:fill="auto"/>
        </w:rPr>
        <w:t xml:space="preserve"> the early years of the 21st century, marked by the September 11 </w:t>
      </w:r>
      <w:del w:id="85" w:author="ABBYY Comparar documentos">
        <w:r>
          <w:rPr>
            <w:color w:val="000000"/>
            <w:spacing w:val="0"/>
            <w:w w:val="100"/>
            <w:position w:val="0"/>
            <w:sz w:val="24"/>
            <w:szCs w:val="24"/>
            <w:shd w:val="clear" w:color="auto" w:fill="auto"/>
          </w:rPr>
          <w:delText xml:space="preserve">of 2001 </w:delText>
        </w:r>
      </w:del>
      <w:r>
        <w:rPr>
          <w:color w:val="000000"/>
          <w:spacing w:val="0"/>
          <w:w w:val="100"/>
          <w:position w:val="0"/>
          <w:sz w:val="24"/>
          <w:szCs w:val="24"/>
          <w:shd w:val="clear" w:color="auto" w:fill="auto"/>
        </w:rPr>
        <w:t>attacks on Wall Street, the Pentagon and the White House. When, under conditions of shared imperialism, these financial capitals begin a process of separation and rupture, gradually reducing their horizontal centralization. Thus, constraining the inter-“nationalization" of U.S. bank capitals as finance capital circulating through the economic formations of China's industrial production.</w:t>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 xml:space="preserve">Indeed, U.S. and China imperialists bourgeoisies share the conditions of accumulation for their mutually consented capital concentration and inter-“nationalization" in the period between the 70s and the first decade of the 2000s, with a breaking point in </w:t>
      </w:r>
      <w:del w:id="86" w:author="ABBYY Comparar documentos">
        <w:r>
          <w:rPr>
            <w:color w:val="000000"/>
            <w:spacing w:val="0"/>
            <w:w w:val="100"/>
            <w:position w:val="0"/>
            <w:sz w:val="24"/>
            <w:szCs w:val="24"/>
            <w:shd w:val="clear" w:color="auto" w:fill="auto"/>
          </w:rPr>
          <w:delText>the years 2013-2015, denoting a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accountable for the exchange of gold-money-capital</w:delText>
        </w:r>
      </w:del>
      <w:ins w:id="87" w:author="ABBYY Comparar documentos">
        <w:r>
          <w:rPr>
            <w:color w:val="000000"/>
            <w:spacing w:val="0"/>
            <w:w w:val="100"/>
            <w:position w:val="0"/>
            <w:sz w:val="24"/>
            <w:szCs w:val="24"/>
            <w:shd w:val="clear" w:color="auto" w:fill="auto"/>
          </w:rPr>
          <w:t>2008 denoting the asymmetry of their rates of profit, considering as an indicator the money-capital amount accounted for its gold</w:t>
        </w:r>
      </w:ins>
      <w:r>
        <w:rPr>
          <w:color w:val="000000"/>
          <w:spacing w:val="0"/>
          <w:w w:val="100"/>
          <w:position w:val="0"/>
          <w:sz w:val="24"/>
          <w:szCs w:val="24"/>
          <w:shd w:val="clear" w:color="auto" w:fill="auto"/>
        </w:rPr>
        <w:t xml:space="preserve"> reserves</w:t>
      </w:r>
      <w:ins w:id="88" w:author="ABBYY Comparar documentos">
        <w:r>
          <w:rPr>
            <w:color w:val="000000"/>
            <w:spacing w:val="0"/>
            <w:w w:val="100"/>
            <w:position w:val="0"/>
            <w:sz w:val="24"/>
            <w:szCs w:val="24"/>
            <w:shd w:val="clear" w:color="auto" w:fill="auto"/>
          </w:rPr>
          <w:t>,</w:t>
        </w:r>
      </w:ins>
      <w:r>
        <w:rPr>
          <w:color w:val="000000"/>
          <w:spacing w:val="0"/>
          <w:w w:val="100"/>
          <w:position w:val="0"/>
          <w:sz w:val="24"/>
          <w:szCs w:val="24"/>
          <w:shd w:val="clear" w:color="auto" w:fill="auto"/>
        </w:rPr>
        <w:t xml:space="preserve"> as </w:t>
      </w:r>
      <w:del w:id="89" w:author="ABBYY Comparar documentos">
        <w:r>
          <w:rPr>
            <w:color w:val="000000"/>
            <w:spacing w:val="0"/>
            <w:w w:val="100"/>
            <w:position w:val="0"/>
            <w:sz w:val="24"/>
            <w:szCs w:val="24"/>
            <w:shd w:val="clear" w:color="auto" w:fill="auto"/>
          </w:rPr>
          <w:delText xml:space="preserve">a reserve fund of </w:delText>
        </w:r>
      </w:del>
      <w:r>
        <w:rPr>
          <w:color w:val="000000"/>
          <w:spacing w:val="0"/>
          <w:w w:val="100"/>
          <w:position w:val="0"/>
          <w:sz w:val="24"/>
          <w:szCs w:val="24"/>
          <w:shd w:val="clear" w:color="auto" w:fill="auto"/>
        </w:rPr>
        <w:t>surplus-value congealed under the shape of gold-commodity-capital and gold-money</w:t>
        <w:softHyphen/>
        <w:t>capital at the same time (Figure 4).</w:t>
      </w:r>
    </w:p>
    <w:p>
      <w:pPr>
        <w:pStyle w:val="Style2"/>
        <w:keepNext w:val="0"/>
        <w:keepLines w:val="0"/>
        <w:widowControl w:val="0"/>
        <w:shd w:val="clear" w:color="auto" w:fill="auto"/>
        <w:bidi w:val="0"/>
        <w:spacing w:before="0" w:after="1640" w:line="240" w:lineRule="auto"/>
        <w:ind w:left="0" w:right="0" w:firstLine="0"/>
        <w:jc w:val="left"/>
      </w:pPr>
      <w:r>
        <w:rPr>
          <w:color w:val="000000"/>
          <w:spacing w:val="0"/>
          <w:w w:val="100"/>
          <w:position w:val="0"/>
          <w:sz w:val="24"/>
          <w:szCs w:val="24"/>
          <w:shd w:val="clear" w:color="auto" w:fill="auto"/>
        </w:rPr>
        <w:t xml:space="preserve">The </w:t>
      </w:r>
      <w:del w:id="90" w:author="ABBYY Comparar documentos">
        <w:r>
          <w:rPr>
            <w:color w:val="000000"/>
            <w:spacing w:val="0"/>
            <w:w w:val="100"/>
            <w:position w:val="0"/>
            <w:sz w:val="24"/>
            <w:szCs w:val="24"/>
            <w:shd w:val="clear" w:color="auto" w:fill="auto"/>
          </w:rPr>
          <w:delText xml:space="preserve">finance capital </w:delText>
        </w:r>
      </w:del>
      <w:r>
        <w:rPr>
          <w:color w:val="000000"/>
          <w:spacing w:val="0"/>
          <w:w w:val="100"/>
          <w:position w:val="0"/>
          <w:sz w:val="24"/>
          <w:szCs w:val="24"/>
          <w:shd w:val="clear" w:color="auto" w:fill="auto"/>
        </w:rPr>
        <w:t xml:space="preserve">advanced inter-“nationalization" of </w:t>
      </w:r>
      <w:del w:id="91" w:author="ABBYY Comparar documentos">
        <w:r>
          <w:rPr>
            <w:color w:val="000000"/>
            <w:spacing w:val="0"/>
            <w:w w:val="100"/>
            <w:position w:val="0"/>
            <w:sz w:val="24"/>
            <w:szCs w:val="24"/>
            <w:shd w:val="clear" w:color="auto" w:fill="auto"/>
          </w:rPr>
          <w:delText>a highly</w:delText>
        </w:r>
      </w:del>
      <w:ins w:id="92" w:author="ABBYY Comparar documentos">
        <w:r>
          <w:rPr>
            <w:color w:val="000000"/>
            <w:spacing w:val="0"/>
            <w:w w:val="100"/>
            <w:position w:val="0"/>
            <w:sz w:val="24"/>
            <w:szCs w:val="24"/>
            <w:shd w:val="clear" w:color="auto" w:fill="auto"/>
          </w:rPr>
          <w:t>the Chinese finance capital during the 2000s executed by a higher</w:t>
        </w:r>
      </w:ins>
      <w:r>
        <w:rPr>
          <w:color w:val="000000"/>
          <w:spacing w:val="0"/>
          <w:w w:val="100"/>
          <w:position w:val="0"/>
          <w:sz w:val="24"/>
          <w:szCs w:val="24"/>
          <w:shd w:val="clear" w:color="auto" w:fill="auto"/>
        </w:rPr>
        <w:t xml:space="preserve"> centralized China state capitalists trust</w:t>
      </w:r>
      <w:del w:id="93" w:author="ABBYY Comparar documentos">
        <w:r>
          <w:rPr>
            <w:color w:val="000000"/>
            <w:spacing w:val="0"/>
            <w:w w:val="100"/>
            <w:position w:val="0"/>
            <w:sz w:val="24"/>
            <w:szCs w:val="24"/>
            <w:shd w:val="clear" w:color="auto" w:fill="auto"/>
          </w:rPr>
          <w:delText xml:space="preserve"> during the 2000s,</w:delText>
        </w:r>
      </w:del>
      <w:ins w:id="94" w:author="ABBYY Comparar documentos">
        <w:r>
          <w:rPr>
            <w:color w:val="000000"/>
            <w:spacing w:val="0"/>
            <w:w w:val="100"/>
            <w:position w:val="0"/>
            <w:sz w:val="24"/>
            <w:szCs w:val="24"/>
            <w:shd w:val="clear" w:color="auto" w:fill="auto"/>
          </w:rPr>
          <w:t>,</w:t>
        </w:r>
      </w:ins>
      <w:r>
        <w:rPr>
          <w:color w:val="000000"/>
          <w:spacing w:val="0"/>
          <w:w w:val="100"/>
          <w:position w:val="0"/>
          <w:sz w:val="24"/>
          <w:szCs w:val="24"/>
          <w:shd w:val="clear" w:color="auto" w:fill="auto"/>
        </w:rPr>
        <w:t xml:space="preserve">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Minmetals Corporation (CMC). The differentiated imperialists mining bourgeoisies are in the core of the inter-“nationalized" organization of finance capital, subjugating the industrial mining production of the semi-colonial “national-economies" in Los Andes</w:t>
      </w:r>
      <w:ins w:id="95" w:author="ABBYY Comparar documentos">
        <w:r>
          <w:rPr>
            <w:color w:val="000000"/>
            <w:spacing w:val="0"/>
            <w:w w:val="100"/>
            <w:position w:val="0"/>
            <w:sz w:val="24"/>
            <w:szCs w:val="24"/>
            <w:shd w:val="clear" w:color="auto" w:fill="auto"/>
          </w:rPr>
          <w:t>,</w:t>
        </w:r>
      </w:ins>
      <w:r>
        <w:rPr>
          <w:color w:val="000000"/>
          <w:spacing w:val="0"/>
          <w:w w:val="100"/>
          <w:position w:val="0"/>
          <w:sz w:val="24"/>
          <w:szCs w:val="24"/>
          <w:shd w:val="clear" w:color="auto" w:fill="auto"/>
        </w:rPr>
        <w:t xml:space="preserve"> to the whole circuit of reproduction of the highest economic formations resultant from </w:t>
      </w:r>
      <w:del w:id="96" w:author="ABBYY Comparar documentos">
        <w:r>
          <w:rPr>
            <w:color w:val="000000"/>
            <w:spacing w:val="0"/>
            <w:w w:val="100"/>
            <w:position w:val="0"/>
            <w:sz w:val="24"/>
            <w:szCs w:val="24"/>
            <w:shd w:val="clear" w:color="auto" w:fill="auto"/>
          </w:rPr>
          <w:delText>differentiated</w:delText>
        </w:r>
      </w:del>
      <w:ins w:id="97" w:author="ABBYY Comparar documentos">
        <w:r>
          <w:rPr>
            <w:color w:val="000000"/>
            <w:spacing w:val="0"/>
            <w:w w:val="100"/>
            <w:position w:val="0"/>
            <w:sz w:val="24"/>
            <w:szCs w:val="24"/>
            <w:shd w:val="clear" w:color="auto" w:fill="auto"/>
          </w:rPr>
          <w:t>different</w:t>
        </w:r>
      </w:ins>
      <w:r>
        <w:rPr>
          <w:color w:val="000000"/>
          <w:spacing w:val="0"/>
          <w:w w:val="100"/>
          <w:position w:val="0"/>
          <w:sz w:val="24"/>
          <w:szCs w:val="24"/>
          <w:shd w:val="clear" w:color="auto" w:fill="auto"/>
        </w:rPr>
        <w:t xml:space="preserve"> trajectories of centralization at a “national-economy" scale. Correspondent to the higher levels of capital concentration of the </w:t>
      </w:r>
      <w:ins w:id="98" w:author="ABBYY Comparar documentos">
        <w:r>
          <w:rPr>
            <w:color w:val="000000"/>
            <w:spacing w:val="0"/>
            <w:w w:val="100"/>
            <w:position w:val="0"/>
            <w:sz w:val="24"/>
            <w:szCs w:val="24"/>
            <w:shd w:val="clear" w:color="auto" w:fill="auto"/>
          </w:rPr>
          <w:t xml:space="preserve">imperialism </w:t>
        </w:r>
      </w:ins>
      <w:r>
        <w:rPr>
          <w:color w:val="000000"/>
          <w:spacing w:val="0"/>
          <w:w w:val="100"/>
          <w:position w:val="0"/>
          <w:sz w:val="24"/>
          <w:szCs w:val="24"/>
          <w:shd w:val="clear" w:color="auto" w:fill="auto"/>
        </w:rPr>
        <w:t>world-economy</w:t>
      </w:r>
      <w:del w:id="99" w:author="ABBYY Comparar documentos">
        <w:r>
          <w:rPr>
            <w:color w:val="000000"/>
            <w:spacing w:val="0"/>
            <w:w w:val="100"/>
            <w:position w:val="0"/>
            <w:sz w:val="24"/>
            <w:szCs w:val="24"/>
            <w:shd w:val="clear" w:color="auto" w:fill="auto"/>
          </w:rPr>
          <w:delText xml:space="preserve"> of imperialism</w:delText>
        </w:r>
      </w:del>
      <w:r>
        <w:rPr>
          <w:color w:val="000000"/>
          <w:spacing w:val="0"/>
          <w:w w:val="100"/>
          <w:position w:val="0"/>
          <w:sz w:val="24"/>
          <w:szCs w:val="24"/>
          <w:shd w:val="clear" w:color="auto" w:fill="auto"/>
        </w:rPr>
        <w:t>, since the transition from Great Britain to the U.S. modern world-system hegemony, around the first years of the “long twentieth century"</w:t>
      </w:r>
      <w:del w:id="100" w:author="ABBYY Comparar documentos">
        <w:r>
          <w:rPr>
            <w:color w:val="000000"/>
            <w:spacing w:val="0"/>
            <w:w w:val="100"/>
            <w:position w:val="0"/>
            <w:sz w:val="24"/>
            <w:szCs w:val="24"/>
            <w:shd w:val="clear" w:color="auto" w:fill="auto"/>
          </w:rPr>
          <w:delText xml:space="preserve"> (Arrighi 1994).</w:delText>
        </w:r>
      </w:del>
      <w:ins w:id="101" w:author="ABBYY Comparar documentos">
        <w:r>
          <w:rPr>
            <w:color w:val="000000"/>
            <w:spacing w:val="0"/>
            <w:w w:val="100"/>
            <w:position w:val="0"/>
            <w:sz w:val="24"/>
            <w:szCs w:val="24"/>
            <w:shd w:val="clear" w:color="auto" w:fill="auto"/>
          </w:rPr>
          <w:t>.</w:t>
        </w:r>
      </w:ins>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z w:val="24"/>
          <w:szCs w:val="24"/>
          <w:shd w:val="clear" w:color="auto" w:fill="auto"/>
        </w:rPr>
        <w:t xml:space="preserve">Under this situation of </w:t>
      </w:r>
      <w:del w:id="102" w:author="ABBYY Comparar documentos">
        <w:r>
          <w:rPr>
            <w:color w:val="000000"/>
            <w:spacing w:val="0"/>
            <w:w w:val="100"/>
            <w:position w:val="0"/>
            <w:sz w:val="24"/>
            <w:szCs w:val="24"/>
            <w:shd w:val="clear" w:color="auto" w:fill="auto"/>
          </w:rPr>
          <w:delText xml:space="preserve">breaking </w:delText>
        </w:r>
      </w:del>
      <w:r>
        <w:rPr>
          <w:color w:val="000000"/>
          <w:spacing w:val="0"/>
          <w:w w:val="100"/>
          <w:position w:val="0"/>
          <w:sz w:val="24"/>
          <w:szCs w:val="24"/>
          <w:shd w:val="clear" w:color="auto" w:fill="auto"/>
        </w:rPr>
        <w:t xml:space="preserve">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 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exhibit differentiated consequences on the systemic structural processes of production and circulation, </w:t>
      </w:r>
      <w:del w:id="103" w:author="ABBYY Comparar documentos">
        <w:r>
          <w:rPr>
            <w:color w:val="000000"/>
            <w:spacing w:val="0"/>
            <w:w w:val="100"/>
            <w:position w:val="0"/>
            <w:sz w:val="24"/>
            <w:szCs w:val="24"/>
            <w:shd w:val="clear" w:color="auto" w:fill="auto"/>
          </w:rPr>
          <w:delText>shaping</w:delText>
        </w:r>
      </w:del>
      <w:ins w:id="104" w:author="ABBYY Comparar documentos">
        <w:r>
          <w:rPr>
            <w:color w:val="000000"/>
            <w:spacing w:val="0"/>
            <w:w w:val="100"/>
            <w:position w:val="0"/>
            <w:sz w:val="24"/>
            <w:szCs w:val="24"/>
            <w:shd w:val="clear" w:color="auto" w:fill="auto"/>
          </w:rPr>
          <w:t>giving shape to</w:t>
        </w:r>
      </w:ins>
      <w:r>
        <w:rPr>
          <w:color w:val="000000"/>
          <w:spacing w:val="0"/>
          <w:w w:val="100"/>
          <w:position w:val="0"/>
          <w:sz w:val="24"/>
          <w:szCs w:val="24"/>
          <w:shd w:val="clear" w:color="auto" w:fill="auto"/>
        </w:rPr>
        <w:t xml:space="preserve"> the next transitory formation that necessarily will imply a new international division of labor.</w:t>
      </w:r>
    </w:p>
    <w:sectPr>
      <w:footnotePr>
        <w:pos w:val="pageBottom"/>
        <w:numFmt w:val="decimal"/>
        <w:numRestart w:val="continuous"/>
      </w:footnotePr>
      <w:pgSz w:w="12240" w:h="15840"/>
      <w:pgMar w:top="1416" w:right="1694" w:bottom="1336" w:left="1662" w:header="988" w:footer="908" w:gutter="0"/>
      <w:pgNumType w:start="1"/>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Cuerpo del texto_"/>
    <w:basedOn w:val="DefaultParagraphFont"/>
    <w:link w:val="Style2"/>
    <w:rPr>
      <w:rFonts w:ascii="Cambria" w:eastAsia="Cambria" w:hAnsi="Cambria" w:cs="Cambria"/>
      <w:b w:val="0"/>
      <w:bCs w:val="0"/>
      <w:i w:val="0"/>
      <w:iCs w:val="0"/>
      <w:smallCaps w:val="0"/>
      <w:strike w:val="0"/>
      <w:u w:val="none"/>
    </w:rPr>
  </w:style>
  <w:style w:type="paragraph" w:customStyle="1" w:styleId="Style2">
    <w:name w:val="Cuerpo del texto"/>
    <w:basedOn w:val="Normal"/>
    <w:link w:val="CharStyle3"/>
    <w:pPr>
      <w:widowControl w:val="0"/>
      <w:shd w:val="clear" w:color="auto" w:fill="auto"/>
      <w:spacing w:after="600"/>
    </w:pPr>
    <w:rPr>
      <w:rFonts w:ascii="Cambria" w:eastAsia="Cambria" w:hAnsi="Cambria" w:cs="Cambria"/>
      <w:b w:val="0"/>
      <w:bCs w:val="0"/>
      <w:i w:val="0"/>
      <w:iCs w:val="0"/>
      <w:smallCaps w:val="0"/>
      <w:strike w:val="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
  <dc:subject/>
  <dc:creator>ABBYY Comparar documentos</dc:creator>
  <cp:keywords/>
</cp:coreProperties>
</file>