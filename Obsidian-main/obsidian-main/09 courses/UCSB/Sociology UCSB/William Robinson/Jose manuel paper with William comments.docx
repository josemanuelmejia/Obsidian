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3792F" w14:textId="736C21E0" w:rsidR="00360FA5" w:rsidRPr="009D3A50" w:rsidRDefault="00454E74" w:rsidP="00B11CF0">
      <w:pPr>
        <w:pStyle w:val="Title"/>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i) the cholo-peasantry antimining struggles in Cajamarca (Peru) during the 2004 and 2011-2012 against the Newmont Gold Mining Corporation headed in the U.S., ii) the indigenous-peasantry mining struggles in Apurímac (Peru) during 2015 and 2019 against the MMG of China Minmetals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1B1D16" w:rsidRDefault="00454E74" w:rsidP="001B74D6">
      <w:pPr>
        <w:jc w:val="center"/>
        <w:rPr>
          <w:rFonts w:ascii="Times New Roman" w:hAnsi="Times New Roman" w:cs="Times New Roman"/>
          <w:lang w:val="es-PE"/>
        </w:rPr>
      </w:pPr>
      <w:r w:rsidRPr="001B1D16">
        <w:rPr>
          <w:rFonts w:ascii="Times New Roman" w:hAnsi="Times New Roman" w:cs="Times New Roman"/>
          <w:lang w:val="es-PE"/>
        </w:rPr>
        <w:t>Resumen</w:t>
      </w:r>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Newmont Gold Mining Corporation asentada en EE.UU., ii) las luchas del campesinado indígena en Apurímac (Perú) durante 2015 y 2019 contra la MMG de la China Minmetals Corporation (CMC), y iii) las luchas antimineras campesinas cholo-indígenas en Cotopaxi (Ecuador) durante 2023-2024 contra la canadiense Atico Mining Corporation. Los estudios de caso realizados para la construcción de teoría se han nutrido de trabajos de campo, revisión de archivos, así como del análisis de catálogos de eventos de protesta para evidenciar la consistencia de la hipótesis construída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anti-mineras; anti-sistémico; reproducción de capital; minería; imperialismo </w:t>
      </w:r>
    </w:p>
    <w:p w14:paraId="68B79C89" w14:textId="2F4A472F" w:rsidR="00454E74" w:rsidRPr="009D3A50" w:rsidRDefault="00454E74" w:rsidP="00454E74">
      <w:pPr>
        <w:pStyle w:val="Heading1"/>
      </w:pPr>
      <w:r w:rsidRPr="009D3A50">
        <w:lastRenderedPageBreak/>
        <w:t>Introduction</w:t>
      </w:r>
    </w:p>
    <w:p w14:paraId="334EC4A8" w14:textId="58F404B6" w:rsidR="00454E74" w:rsidRDefault="00454E74" w:rsidP="00454E74">
      <w:pPr>
        <w:rPr>
          <w:rFonts w:ascii="Times New Roman" w:hAnsi="Times New Roman" w:cs="Times New Roman"/>
        </w:rPr>
      </w:pPr>
      <w:commentRangeStart w:id="0"/>
      <w:r w:rsidRPr="00454E74">
        <w:rPr>
          <w:rFonts w:ascii="Times New Roman" w:hAnsi="Times New Roman" w:cs="Times New Roman"/>
        </w:rPr>
        <w:t xml:space="preserve">The antisystemic </w:t>
      </w:r>
      <w:r w:rsidR="005A484A" w:rsidRPr="005A484A">
        <w:rPr>
          <w:rFonts w:ascii="Times New Roman" w:hAnsi="Times New Roman" w:cs="Times New Roman"/>
        </w:rPr>
        <w:t>effects of the</w:t>
      </w:r>
      <w:r w:rsidRPr="00454E74">
        <w:rPr>
          <w:rFonts w:ascii="Times New Roman" w:hAnsi="Times New Roman" w:cs="Times New Roman"/>
        </w:rPr>
        <w:t xml:space="preserve"> antimining movement in Los Andes express the advance of the development of the class struggle in the identity formation of historical challengers in absolute contradiction (Lenin 1914; Anderson and Hudis 2007) to the reproduction of the imperialists bourgeoisies finance capital through the mining circuit of accumulation.</w:t>
      </w:r>
      <w:r w:rsidR="001F4E84">
        <w:rPr>
          <w:rFonts w:ascii="Times New Roman" w:hAnsi="Times New Roman" w:cs="Times New Roman"/>
        </w:rPr>
        <w:t xml:space="preserve"> </w:t>
      </w:r>
      <w:commentRangeEnd w:id="0"/>
      <w:r w:rsidR="00F90B07">
        <w:rPr>
          <w:rStyle w:val="CommentReference"/>
        </w:rPr>
        <w:commentReference w:id="0"/>
      </w:r>
      <w:commentRangeStart w:id="1"/>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FootnoteReferenc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commentRangeEnd w:id="1"/>
      <w:r w:rsidR="00F90B07">
        <w:rPr>
          <w:rStyle w:val="CommentReference"/>
        </w:rPr>
        <w:commentReference w:id="1"/>
      </w:r>
    </w:p>
    <w:p w14:paraId="3549483B" w14:textId="16F3A6BC"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w:t>
      </w:r>
      <w:commentRangeStart w:id="2"/>
      <w:r w:rsidRPr="00454E74">
        <w:rPr>
          <w:rFonts w:ascii="Times New Roman" w:hAnsi="Times New Roman" w:cs="Times New Roman"/>
        </w:rPr>
        <w:t xml:space="preserve">Abya Yala, </w:t>
      </w:r>
      <w:commentRangeEnd w:id="2"/>
      <w:r w:rsidR="005F58FD">
        <w:rPr>
          <w:rStyle w:val="CommentReference"/>
        </w:rPr>
        <w:commentReference w:id="2"/>
      </w:r>
      <w:r w:rsidRPr="00454E74">
        <w:rPr>
          <w:rFonts w:ascii="Times New Roman" w:hAnsi="Times New Roman" w:cs="Times New Roman"/>
        </w:rPr>
        <w:t>the exploitation of the survivors in colonial mining, as well as the massacres of their proletarianized children and grandchildren indigenous-</w:t>
      </w:r>
      <w:commentRangeStart w:id="3"/>
      <w:r w:rsidRPr="00454E74">
        <w:rPr>
          <w:rFonts w:ascii="Times New Roman" w:hAnsi="Times New Roman" w:cs="Times New Roman"/>
        </w:rPr>
        <w:t>cholo peasants</w:t>
      </w:r>
      <w:commentRangeEnd w:id="3"/>
      <w:r w:rsidR="005F58FD">
        <w:rPr>
          <w:rStyle w:val="CommentReference"/>
        </w:rPr>
        <w:commentReference w:id="3"/>
      </w:r>
      <w:r w:rsidRPr="00454E74">
        <w:rPr>
          <w:rFonts w:ascii="Times New Roman" w:hAnsi="Times New Roman" w:cs="Times New Roman"/>
        </w:rPr>
        <w:t xml:space="preserve">, with the imperialist implantation of U.S. monopolist capitalists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w:t>
      </w:r>
      <w:ins w:id="4" w:author="Microsoft Office User" w:date="2024-09-30T13:00:00Z">
        <w:r w:rsidR="005F58FD">
          <w:rPr>
            <w:rFonts w:ascii="Times New Roman" w:hAnsi="Times New Roman" w:cs="Times New Roman"/>
          </w:rPr>
          <w:t>t</w:t>
        </w:r>
      </w:ins>
      <w:r w:rsidRPr="00454E74">
        <w:rPr>
          <w:rFonts w:ascii="Times New Roman" w:hAnsi="Times New Roman" w:cs="Times New Roman"/>
        </w:rPr>
        <w:t>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commentRangeStart w:id="5"/>
      <w:r w:rsidRPr="00454E74">
        <w:rPr>
          <w:rFonts w:ascii="Times New Roman" w:hAnsi="Times New Roman" w:cs="Times New Roman"/>
        </w:rPr>
        <w:t>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inter-“nationalization” through militarism (Luxemburg [1913]2015).</w:t>
      </w:r>
      <w:commentRangeEnd w:id="5"/>
      <w:r w:rsidR="005F58FD">
        <w:rPr>
          <w:rStyle w:val="CommentReference"/>
        </w:rPr>
        <w:commentReference w:id="5"/>
      </w:r>
    </w:p>
    <w:p w14:paraId="62DD82D1" w14:textId="54F4D08B" w:rsidR="00454E74" w:rsidRPr="00454E74" w:rsidRDefault="00454E74" w:rsidP="00454E74">
      <w:pPr>
        <w:rPr>
          <w:rFonts w:ascii="Times New Roman" w:hAnsi="Times New Roman" w:cs="Times New Roman"/>
        </w:rPr>
      </w:pPr>
      <w:r w:rsidRPr="00454E74">
        <w:rPr>
          <w:rFonts w:ascii="Times New Roman" w:hAnsi="Times New Roman" w:cs="Times New Roman"/>
        </w:rPr>
        <w:t>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imperialism, and highlighted the divergence of the potentially challenging [new] social sites</w:t>
      </w:r>
      <w:r w:rsidR="00154C5A" w:rsidRPr="009D3A50">
        <w:rPr>
          <w:rStyle w:val="FootnoteReferenc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w:t>
      </w:r>
      <w:r w:rsidR="008204B1">
        <w:rPr>
          <w:rFonts w:ascii="Times New Roman" w:hAnsi="Times New Roman" w:cs="Times New Roman"/>
        </w:rPr>
        <w:t xml:space="preserve"> </w:t>
      </w:r>
      <w:r w:rsidRPr="00454E74">
        <w:rPr>
          <w:rFonts w:ascii="Times New Roman" w:hAnsi="Times New Roman" w:cs="Times New Roman"/>
        </w:rPr>
        <w:t>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As the events presented, the emergence of new challengers with not only abstract but absolute antagonistic identities appears as reminders of the development of the history of class struggle. </w:t>
      </w:r>
      <w:commentRangeStart w:id="6"/>
      <w:r w:rsidRPr="00454E74">
        <w:rPr>
          <w:rFonts w:ascii="Times New Roman" w:hAnsi="Times New Roman" w:cs="Times New Roman"/>
        </w:rPr>
        <w:t xml:space="preserve">We build a hypothesis of causal mechanisms to answer the question: How do the anti-mining struggles produce anti-systemic effects on the capital reproduction of imperialist bourgeoisies? </w:t>
      </w:r>
      <w:commentRangeEnd w:id="6"/>
      <w:r w:rsidR="003601FB">
        <w:rPr>
          <w:rStyle w:val="CommentReference"/>
        </w:rPr>
        <w:commentReference w:id="6"/>
      </w:r>
      <w:r w:rsidRPr="00454E74">
        <w:rPr>
          <w:rFonts w:ascii="Times New Roman" w:hAnsi="Times New Roman" w:cs="Times New Roman"/>
        </w:rPr>
        <w:t>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commentRangeStart w:id="7"/>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FootnoteReferenc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commentRangeEnd w:id="7"/>
      <w:r w:rsidR="003601FB">
        <w:rPr>
          <w:rStyle w:val="CommentReference"/>
        </w:rPr>
        <w:commentReference w:id="7"/>
      </w:r>
    </w:p>
    <w:p w14:paraId="70C98511" w14:textId="6886F2D0" w:rsidR="00454E74" w:rsidRPr="00454E74" w:rsidRDefault="00454E74" w:rsidP="00454E74">
      <w:pPr>
        <w:rPr>
          <w:rFonts w:ascii="Times New Roman" w:hAnsi="Times New Roman" w:cs="Times New Roman"/>
        </w:rPr>
      </w:pPr>
      <w:commentRangeStart w:id="8"/>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Pr>
          <w:rFonts w:ascii="Times New Roman" w:hAnsi="Times New Roman" w:cs="Times New Roman"/>
        </w:rPr>
        <w:t xml:space="preserve"> </w:t>
      </w:r>
      <w:r w:rsidR="00E74237" w:rsidRPr="00454E74">
        <w:rPr>
          <w:rFonts w:ascii="Times New Roman" w:hAnsi="Times New Roman" w:cs="Times New Roman"/>
        </w:rPr>
        <w:t>rate of profit</w:t>
      </w:r>
      <w:r w:rsidR="00E74237">
        <w:rPr>
          <w:rFonts w:ascii="Times New Roman" w:hAnsi="Times New Roman" w:cs="Times New Roman"/>
        </w:rPr>
        <w:t xml:space="preserve"> of</w:t>
      </w:r>
      <w:r w:rsidRPr="00454E74">
        <w:rPr>
          <w:rFonts w:ascii="Times New Roman" w:hAnsi="Times New Roman" w:cs="Times New Roman"/>
        </w:rPr>
        <w:t xml:space="preserve"> top-layer-class of the world-economy of imperialism expected</w:t>
      </w:r>
      <w:r w:rsidR="00E74237">
        <w:rPr>
          <w:rFonts w:ascii="Times New Roman" w:hAnsi="Times New Roman" w:cs="Times New Roman"/>
        </w:rPr>
        <w:t xml:space="preserve"> to revenue</w:t>
      </w:r>
      <w:r w:rsidRPr="00454E74">
        <w:rPr>
          <w:rFonts w:ascii="Times New Roman" w:hAnsi="Times New Roman" w:cs="Times New Roman"/>
        </w:rPr>
        <w:t xml:space="preserve"> through the circuit of mining accumulation, by effectively blocking its capital circulation </w:t>
      </w:r>
      <w:r w:rsidR="00E74237">
        <w:rPr>
          <w:rFonts w:ascii="Times New Roman" w:hAnsi="Times New Roman" w:cs="Times New Roman"/>
        </w:rPr>
        <w:t>with</w:t>
      </w:r>
      <w:r w:rsidRPr="00454E74">
        <w:rPr>
          <w:rFonts w:ascii="Times New Roman" w:hAnsi="Times New Roman" w:cs="Times New Roman"/>
        </w:rPr>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commentRangeEnd w:id="8"/>
      <w:r w:rsidR="009573E0">
        <w:rPr>
          <w:rStyle w:val="CommentReference"/>
        </w:rPr>
        <w:commentReference w:id="8"/>
      </w:r>
    </w:p>
    <w:p w14:paraId="27E216A9" w14:textId="77777777" w:rsidR="00454E74" w:rsidRPr="00454E74" w:rsidRDefault="00454E74" w:rsidP="00454E74">
      <w:pPr>
        <w:rPr>
          <w:rFonts w:ascii="Times New Roman" w:hAnsi="Times New Roman" w:cs="Times New Roman"/>
        </w:rPr>
      </w:pPr>
      <w:commentRangeStart w:id="9"/>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w:t>
      </w:r>
      <w:commentRangeEnd w:id="9"/>
      <w:r w:rsidR="009573E0">
        <w:rPr>
          <w:rStyle w:val="CommentReference"/>
        </w:rPr>
        <w:commentReference w:id="9"/>
      </w:r>
      <w:r w:rsidRPr="00454E74">
        <w:rPr>
          <w:rFonts w:ascii="Times New Roman" w:hAnsi="Times New Roman" w:cs="Times New Roman"/>
        </w:rPr>
        <w:t xml:space="preserve">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w:t>
      </w:r>
      <w:commentRangeStart w:id="10"/>
      <w:r w:rsidRPr="00454E74">
        <w:rPr>
          <w:rFonts w:ascii="Times New Roman" w:hAnsi="Times New Roman" w:cs="Times New Roman"/>
        </w:rPr>
        <w:lastRenderedPageBreak/>
        <w:t xml:space="preserve">imperialists bourgeoisies in ongoing militarist competition for the expansion of their mining accumulation circuits by means of imperialist wars or imperialists interventions oriented to </w:t>
      </w:r>
      <w:commentRangeEnd w:id="10"/>
      <w:r w:rsidR="00782241">
        <w:rPr>
          <w:rStyle w:val="CommentReference"/>
        </w:rPr>
        <w:commentReference w:id="10"/>
      </w:r>
      <w:r w:rsidRPr="00454E74">
        <w:rPr>
          <w:rFonts w:ascii="Times New Roman" w:hAnsi="Times New Roman" w:cs="Times New Roman"/>
        </w:rPr>
        <w:t>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Heading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Mignolo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The world no longer fit into the consciousness of the survivors. But in their collective consciousness a myth survived. Or a myth makes sense in our consciousness, it is the myth of the new indigenous, of the Inkarri (the Inka return), of the Yawar-Inti (Sun of Blood) and the resurgence of the “indigenous" world by a revolutionary vendetta. In opposition to Arboleda's (2020) interpretation of the formation of indigenous “identity politics"</w:t>
      </w:r>
      <w:r w:rsidR="002B4BDE" w:rsidRPr="009D3A50">
        <w:rPr>
          <w:rStyle w:val="FootnoteReferenc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are able to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w:t>
      </w:r>
      <w:commentRangeStart w:id="11"/>
      <w:r w:rsidRPr="00454E74">
        <w:rPr>
          <w:rFonts w:ascii="Times New Roman" w:hAnsi="Times New Roman" w:cs="Times New Roman"/>
        </w:rPr>
        <w:t xml:space="preserve">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t>
      </w:r>
      <w:r w:rsidRPr="00454E74">
        <w:rPr>
          <w:rFonts w:ascii="Times New Roman" w:hAnsi="Times New Roman" w:cs="Times New Roman"/>
        </w:rPr>
        <w:lastRenderedPageBreak/>
        <w:t>work of Alberto Flores Galindo ([1985]2010) did justice to this problem by tracing the myth of the Inkarri in indigenous and popular struggles emblematic of the history of Peru.</w:t>
      </w:r>
      <w:commentRangeEnd w:id="11"/>
      <w:r w:rsidR="0077056C">
        <w:rPr>
          <w:rStyle w:val="CommentReference"/>
        </w:rPr>
        <w:commentReference w:id="11"/>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FootnoteReferenc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Mariátegui wrote in the prologue to Valcárcel's Tempest in Los Andes (1927): “I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Valcárcel says, today the mountains are pregnant with spartacus"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The history of the class struggle in Los Andes definitely precedes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Todas las Sangres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cholos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i) the cholo-peasantry antimining struggles in Cajamarca (Peru) during the 2004 and 2011-2012 against the Newmont Gold Mining Corporation headed in the U.S., ii) the indigenous-peasantry mining struggles in Apurímac (Peru) during 2015 and 2019 against the MMG of China Minmetals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Heading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FootnoteReferenc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In fact, the struggles of the central Peruvian highlands mining workers unions were executing active antisystemic resistance since their genesis with the first miners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Toquepala (Moquegua), exploited by the Southern Peru Copper Corporation (SPC)–. Mines opened for the “nationalization" of the finance capital of the U.S. imperialist bourgeoisie through the Cuajone contract, secretly signed by the “nationalist" military government of Velasco Alvarado</w:t>
      </w:r>
      <w:r w:rsidR="00032A82" w:rsidRPr="009D3A50">
        <w:rPr>
          <w:rFonts w:ascii="Times New Roman" w:hAnsi="Times New Roman" w:cs="Times New Roman"/>
        </w:rPr>
        <w:t>.</w:t>
      </w:r>
      <w:r w:rsidR="00032A82" w:rsidRPr="009D3A50">
        <w:rPr>
          <w:rStyle w:val="FootnoteReferenc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Cobriza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commentRangeStart w:id="12"/>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U.S.. The formation of the basis for the horizontal centralization of Sino-American finance capital developed, gradually after the shared imperialist resolution of the Vietnam War, and the subsequent implementation of market reforms in China by Deng XiaoPing in 1978, until the early years </w:t>
      </w:r>
      <w:commentRangeEnd w:id="12"/>
      <w:r w:rsidR="0077056C">
        <w:rPr>
          <w:rStyle w:val="CommentReference"/>
        </w:rPr>
        <w:commentReference w:id="12"/>
      </w:r>
      <w:r w:rsidRPr="00DD2C7A">
        <w:rPr>
          <w:rFonts w:ascii="Times New Roman" w:hAnsi="Times New Roman" w:cs="Times New Roman"/>
        </w:rPr>
        <w:t xml:space="preserve">of the 21st century, marked by the </w:t>
      </w:r>
      <w:commentRangeStart w:id="13"/>
      <w:r w:rsidRPr="00DD2C7A">
        <w:rPr>
          <w:rFonts w:ascii="Times New Roman" w:hAnsi="Times New Roman" w:cs="Times New Roman"/>
        </w:rPr>
        <w:t xml:space="preserve">September 11 of 2001 attacks on Wall Street, the Pentagon and the White House. </w:t>
      </w:r>
      <w:commentRangeEnd w:id="13"/>
      <w:r w:rsidR="0077056C">
        <w:rPr>
          <w:rStyle w:val="CommentReference"/>
        </w:rPr>
        <w:commentReference w:id="13"/>
      </w:r>
      <w:r w:rsidRPr="00DD2C7A">
        <w:rPr>
          <w:rFonts w:ascii="Times New Roman" w:hAnsi="Times New Roman" w:cs="Times New Roman"/>
        </w:rPr>
        <w:t>When, under conditions of shared imperialism, these financial capitals begin a process of separation and rupture, gradually reducing their horizontal centralization. Thus, constraining the inter-“nationalization"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Indeed, U.S. and China imperialists bourgeoisies share the conditions of accumulation for their mutually consented capital concentration and inter-“nationalization" in the period between the 70s and the first decade of the 2000s, with a breaking point in the years 2013-2015, denoting a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gold-money¬capital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The finance capital advanced inter-“nationalization”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Minmetals Corporation (CMC). The differentiated imperialists mining bourgeoisies are in the core of the </w:t>
      </w:r>
      <w:commentRangeStart w:id="14"/>
      <w:r w:rsidRPr="00DD2C7A">
        <w:rPr>
          <w:rFonts w:ascii="Times New Roman" w:hAnsi="Times New Roman" w:cs="Times New Roman"/>
        </w:rPr>
        <w:t xml:space="preserve">inter-“nationalized” organization of finance capital, </w:t>
      </w:r>
      <w:commentRangeEnd w:id="14"/>
      <w:r w:rsidR="0004262A">
        <w:rPr>
          <w:rStyle w:val="CommentReference"/>
        </w:rPr>
        <w:commentReference w:id="14"/>
      </w:r>
      <w:r w:rsidRPr="00DD2C7A">
        <w:rPr>
          <w:rFonts w:ascii="Times New Roman" w:hAnsi="Times New Roman" w:cs="Times New Roman"/>
        </w:rPr>
        <w:t>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commentRangeStart w:id="15"/>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w:t>
      </w:r>
      <w:commentRangeEnd w:id="15"/>
      <w:r w:rsidR="00BF3777">
        <w:rPr>
          <w:rStyle w:val="CommentReference"/>
        </w:rPr>
        <w:commentReference w:id="15"/>
      </w:r>
      <w:r w:rsidRPr="00DD2C7A">
        <w:rPr>
          <w:rFonts w:ascii="Times New Roman" w:hAnsi="Times New Roman" w:cs="Times New Roman"/>
        </w:rPr>
        <w:t xml:space="preserve">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 xml:space="preserve">exhibit differentiated consequences on the systemic structural processes of production and circulation, </w:t>
      </w:r>
      <w:commentRangeStart w:id="16"/>
      <w:r w:rsidRPr="00DD2C7A">
        <w:rPr>
          <w:rFonts w:ascii="Times New Roman" w:hAnsi="Times New Roman" w:cs="Times New Roman"/>
        </w:rPr>
        <w:t>shaping the next transitory formation that necessarily will imply a new international division of labor.</w:t>
      </w:r>
      <w:commentRangeEnd w:id="16"/>
      <w:r w:rsidR="00FB01C6">
        <w:rPr>
          <w:rStyle w:val="CommentReference"/>
        </w:rPr>
        <w:commentReference w:id="16"/>
      </w:r>
    </w:p>
    <w:p w14:paraId="37C34DFA" w14:textId="1EED2000" w:rsidR="00DD2C7A" w:rsidRPr="009D3A50" w:rsidRDefault="00DD2C7A" w:rsidP="00DD2C7A">
      <w:pPr>
        <w:pStyle w:val="Heading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commentRangeStart w:id="17"/>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w:t>
      </w:r>
      <w:r w:rsidR="008B6333" w:rsidRPr="009D3A50">
        <w:rPr>
          <w:rStyle w:val="FootnoteReferenc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commentRangeEnd w:id="17"/>
      <w:r w:rsidR="001737A6">
        <w:rPr>
          <w:rStyle w:val="CommentReference"/>
        </w:rPr>
        <w:commentReference w:id="17"/>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commentRangeStart w:id="18"/>
      <w:r w:rsidRPr="00DD2C7A">
        <w:rPr>
          <w:rFonts w:ascii="Times New Roman" w:hAnsi="Times New Roman" w:cs="Times New Roman"/>
          <w:lang w:eastAsia="es-PE"/>
        </w:rPr>
        <w:t>By inter-“nationalization"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FootnoteReferenc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are able to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are expressed in the ecological, productive and shared imperialism crisis.</w:t>
      </w:r>
      <w:commentRangeEnd w:id="18"/>
      <w:r w:rsidR="00DC435E">
        <w:rPr>
          <w:rStyle w:val="CommentReference"/>
        </w:rPr>
        <w:commentReference w:id="18"/>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FootnoteReferenc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613FFDCD" w:rsidR="00DD2C7A" w:rsidRPr="009D3A50" w:rsidRDefault="00DD2C7A" w:rsidP="00DD2C7A">
      <w:pPr>
        <w:pStyle w:val="ListParagraph"/>
        <w:numPr>
          <w:ilvl w:val="0"/>
          <w:numId w:val="3"/>
        </w:numPr>
        <w:rPr>
          <w:rFonts w:ascii="Times New Roman" w:hAnsi="Times New Roman" w:cs="Times New Roman"/>
          <w:lang w:eastAsia="es-PE"/>
        </w:rPr>
      </w:pPr>
      <w:r w:rsidRPr="009D3A50">
        <w:rPr>
          <w:rFonts w:ascii="Times New Roman" w:hAnsi="Times New Roman" w:cs="Times New Roman"/>
          <w:lang w:eastAsia="es-PE"/>
        </w:rPr>
        <w:t xml:space="preserve">The total capital advanced (C)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DF80A64" w:rsidR="00DD2C7A" w:rsidRPr="009D3A50" w:rsidRDefault="00C135CE" w:rsidP="00DD2C7A">
      <w:pPr>
        <w:pStyle w:val="ListParagraph"/>
        <w:ind w:left="1080"/>
        <w:rPr>
          <w:rFonts w:ascii="Times New Roman" w:hAnsi="Times New Roman" w:cs="Times New Roman"/>
          <w:lang w:eastAsia="es-PE"/>
        </w:rPr>
      </w:pPr>
      <w:r>
        <w:rPr>
          <w:rFonts w:ascii="Times New Roman" w:hAnsi="Times New Roman" w:cs="Times New Roman"/>
          <w:noProof/>
          <w:lang w:eastAsia="es-PE"/>
        </w:rPr>
        <w:lastRenderedPageBreak/>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D2C7A">
      <w:pPr>
        <w:pStyle w:val="ListParagraph"/>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2580614A" w:rsidR="00DD2C7A" w:rsidRPr="009D3A50" w:rsidRDefault="00C135CE" w:rsidP="00DD2C7A">
      <w:pPr>
        <w:pStyle w:val="ListParagraph"/>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13">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ED5428">
      <w:pPr>
        <w:pStyle w:val="ListParagraph"/>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ListParagraph"/>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And, the rate of profit (p’) is related to the rate of surplus-value (s’) as the variable capital (v) is related to the total capital (C)</w:t>
      </w:r>
    </w:p>
    <w:p w14:paraId="1DA288BE" w14:textId="02C82FAF" w:rsidR="00ED5428" w:rsidRPr="009D3A50" w:rsidRDefault="00C135CE" w:rsidP="00ED5428">
      <w:pPr>
        <w:pStyle w:val="ListParagraph"/>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4">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ED5428">
      <w:pPr>
        <w:pStyle w:val="ListParagraph"/>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ED5428">
      <w:pPr>
        <w:ind w:left="360" w:firstLine="348"/>
        <w:jc w:val="center"/>
        <w:rPr>
          <w:rFonts w:ascii="Times New Roman" w:hAnsi="Times New Roman" w:cs="Times New Roman"/>
          <w:lang w:eastAsia="es-PE"/>
        </w:rPr>
      </w:pPr>
      <w:r>
        <w:rPr>
          <w:rFonts w:ascii="Times New Roman" w:hAnsi="Times New Roman" w:cs="Times New Roman"/>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capital  advanced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w:t>
      </w:r>
      <w:r w:rsidRPr="00ED5428">
        <w:rPr>
          <w:rFonts w:ascii="Times New Roman" w:hAnsi="Times New Roman" w:cs="Times New Roman"/>
          <w:lang w:eastAsia="es-PE"/>
        </w:rPr>
        <w:lastRenderedPageBreak/>
        <w:t>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commentRangeStart w:id="19"/>
      <w:r w:rsidRPr="00ED5428">
        <w:rPr>
          <w:rFonts w:ascii="Times New Roman" w:hAnsi="Times New Roman" w:cs="Times New Roman"/>
          <w:lang w:eastAsia="es-PE"/>
        </w:rPr>
        <w:t>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commentRangeEnd w:id="19"/>
      <w:r w:rsidR="00DC435E">
        <w:rPr>
          <w:rStyle w:val="CommentReference"/>
        </w:rPr>
        <w:commentReference w:id="19"/>
      </w:r>
    </w:p>
    <w:p w14:paraId="344B4EC1" w14:textId="77777777" w:rsidR="00ED5428" w:rsidRPr="00ED5428" w:rsidRDefault="00ED5428" w:rsidP="00ED5428">
      <w:pPr>
        <w:rPr>
          <w:rFonts w:ascii="Times New Roman" w:hAnsi="Times New Roman" w:cs="Times New Roman"/>
          <w:lang w:eastAsia="es-PE"/>
        </w:rPr>
      </w:pPr>
      <w:commentRangeStart w:id="20"/>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commentRangeEnd w:id="20"/>
      <w:r w:rsidR="00DC435E">
        <w:rPr>
          <w:rStyle w:val="CommentReference"/>
        </w:rPr>
        <w:commentReference w:id="20"/>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its not a primitive accumulation process of world-scale dispossession). That was already granted at a world-scale, since the inter-“national"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capitalists states trusts contend. </w:t>
      </w:r>
    </w:p>
    <w:p w14:paraId="16B303B3" w14:textId="77777777" w:rsidR="00ED5428" w:rsidRPr="00ED5428" w:rsidRDefault="00ED5428" w:rsidP="00ED5428">
      <w:pPr>
        <w:rPr>
          <w:rFonts w:ascii="Times New Roman" w:hAnsi="Times New Roman" w:cs="Times New Roman"/>
          <w:lang w:eastAsia="es-PE"/>
        </w:rPr>
      </w:pPr>
      <w:commentRangeStart w:id="21"/>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most crude of the imperialists wars. As in that manner the </w:t>
      </w:r>
      <w:r w:rsidRPr="00ED5428">
        <w:rPr>
          <w:rFonts w:ascii="Times New Roman" w:hAnsi="Times New Roman" w:cs="Times New Roman"/>
          <w:lang w:eastAsia="es-PE"/>
        </w:rPr>
        <w:lastRenderedPageBreak/>
        <w:t>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geoeconomical contention.  </w:t>
      </w:r>
      <w:commentRangeEnd w:id="21"/>
      <w:r w:rsidR="005B7543">
        <w:rPr>
          <w:rStyle w:val="CommentReference"/>
        </w:rPr>
        <w:commentReference w:id="21"/>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w:t>
      </w:r>
      <w:commentRangeStart w:id="22"/>
      <w:r w:rsidRPr="00ED5428">
        <w:rPr>
          <w:rFonts w:ascii="Times New Roman" w:hAnsi="Times New Roman" w:cs="Times New Roman"/>
          <w:lang w:eastAsia="es-PE"/>
        </w:rPr>
        <w:t xml:space="preserve">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beared in an inverse proportion by China's bank capitalist state trust. And </w:t>
      </w:r>
      <w:commentRangeEnd w:id="22"/>
      <w:r w:rsidR="003A61E1">
        <w:rPr>
          <w:rStyle w:val="CommentReference"/>
        </w:rPr>
        <w:commentReference w:id="22"/>
      </w:r>
      <w:r w:rsidRPr="00ED5428">
        <w:rPr>
          <w:rFonts w:ascii="Times New Roman" w:hAnsi="Times New Roman" w:cs="Times New Roman"/>
          <w:lang w:eastAsia="es-PE"/>
        </w:rPr>
        <w:t>viceversa.</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w:t>
      </w:r>
      <w:commentRangeStart w:id="23"/>
      <w:r w:rsidRPr="00ED5428">
        <w:rPr>
          <w:rFonts w:ascii="Times New Roman" w:hAnsi="Times New Roman" w:cs="Times New Roman"/>
          <w:lang w:eastAsia="es-PE"/>
        </w:rPr>
        <w:t xml:space="preserve">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w:t>
      </w:r>
      <w:commentRangeEnd w:id="23"/>
      <w:r w:rsidR="00DD6363">
        <w:rPr>
          <w:rStyle w:val="CommentReference"/>
        </w:rPr>
        <w:commentReference w:id="23"/>
      </w:r>
      <w:r w:rsidRPr="00ED5428">
        <w:rPr>
          <w:rFonts w:ascii="Times New Roman" w:hAnsi="Times New Roman" w:cs="Times New Roman"/>
          <w:lang w:eastAsia="es-PE"/>
        </w:rPr>
        <w:t xml:space="preserve">reproduction, in the monetary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 </w:t>
      </w:r>
    </w:p>
    <w:p w14:paraId="66D2891B" w14:textId="7757877B" w:rsidR="00ED5428" w:rsidRPr="009D3A50" w:rsidRDefault="00ED5428" w:rsidP="00ED5428">
      <w:pPr>
        <w:pStyle w:val="Heading1"/>
        <w:rPr>
          <w:lang w:val="en-US"/>
        </w:rPr>
      </w:pPr>
      <w:commentRangeStart w:id="24"/>
      <w:r w:rsidRPr="009D3A50">
        <w:rPr>
          <w:lang w:val="en-US"/>
        </w:rPr>
        <w:t>Antimining struggles blocking the expansion of the U.S. gold mining extractive frontier in Cajamarca</w:t>
      </w:r>
      <w:commentRangeEnd w:id="24"/>
      <w:r w:rsidR="00EF7EEA">
        <w:rPr>
          <w:rStyle w:val="CommentReference"/>
          <w:rFonts w:asciiTheme="minorHAnsi" w:eastAsiaTheme="minorHAnsi" w:hAnsiTheme="minorHAnsi" w:cstheme="minorBidi"/>
          <w:b w:val="0"/>
          <w:kern w:val="2"/>
          <w:lang w:val="en-US" w:eastAsia="en-US"/>
          <w14:ligatures w14:val="standardContextual"/>
        </w:rPr>
        <w:commentReference w:id="24"/>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Yanacocha-Newmont in Cajamarca has been contested by an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w:t>
      </w:r>
      <w:r w:rsidRPr="009D3A50">
        <w:rPr>
          <w:rFonts w:ascii="Times New Roman" w:hAnsi="Times New Roman" w:cs="Times New Roman"/>
          <w:lang w:eastAsia="es-PE"/>
        </w:rPr>
        <w:lastRenderedPageBreak/>
        <w:t>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The mining struggles for the defense of Quilish Mountain and the water sources of Cajamarca in 2004 had shown the effectiveness of the unique front strategy: they have joined the efforts of multiple organizations. These include: peasant nightwatch organizations (“rondas campesinas”), irrigation boards (“juntas de riego”), urban nightwatch organizations (“rondas urbanas”), the teachers union at the provincial and district level (SUTEP-Cajamarca), fractions of the PCP-PR of Cajamarca, and university students and environmental NGOs such as Ecovida and Grufides.</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Yanacocha-Newmont's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The formation of the environmental defense fronts at the beginning of the first decade of the 2000s in Cajamarca was the result of a political coalition between the environmental NGOs –particularly Ecovida–, the teachers provincial union (SUTEP Cajamarca) and the peasant nightwatch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Thus, in September of 2010, Celendin's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nightwatch organizations (“rondas campesinas y urbanas”)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With the formation of this new coalition, the sector of Wilfredo Saavedra would be in charge of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Celendín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Celendín and Hualgayoc. In this context, on July 3, 2012, during the 34th day of the regional strike (“paro regional indefinido”) in Cajamarca, the military forces killed four peasants in the town’s square of Celendín:</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“Here, on July 3, it happened that the police and the military were down on the corner [..] when they started shooting at us, then the people who were here in the central square [of Celendín]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Celendín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The mobilized groups in Celendín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Heading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On Friday, October 14, 2016, two hundred indigenous peasants from the communities of Choquecca, Quehuira, Allahua, Antuyo and Pumamarca, located in the province of Cotabambas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Basombrío,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Heading1"/>
        <w:rPr>
          <w:lang w:val="en-US"/>
        </w:rPr>
      </w:pPr>
      <w:commentRangeStart w:id="25"/>
      <w:r w:rsidRPr="009D3A50">
        <w:rPr>
          <w:lang w:val="en-US"/>
        </w:rPr>
        <w:t>Historical boundaries for imperialist mining militarism at the breakdown meantime of Sino-American shared imperialism: The antimining indigenous-cholo movement struggles against the Atico Canadian Mining in Cotopaxi, Ecuador</w:t>
      </w:r>
      <w:commentRangeEnd w:id="25"/>
      <w:r w:rsidR="006F3E83">
        <w:rPr>
          <w:rStyle w:val="CommentReference"/>
          <w:rFonts w:asciiTheme="minorHAnsi" w:eastAsiaTheme="minorHAnsi" w:hAnsiTheme="minorHAnsi" w:cstheme="minorBidi"/>
          <w:b w:val="0"/>
          <w:kern w:val="2"/>
          <w:lang w:val="en-US" w:eastAsia="en-US"/>
          <w14:ligatures w14:val="standardContextual"/>
        </w:rPr>
        <w:commentReference w:id="25"/>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constitution of the antimining national front of Ecuador (Frente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March, 2024, the Atico Canadian Mining attempted to pass an illegal socioenvironmental consultation as legitimate to claim the exploration of the La Plata project surrounding the indigenous-cholo communities of Las Pampas, Palo Quemado, Galápagos, La Florida in Sigchos, province of Cotopaxi. Peasant producers of the best \textit{panela} of the world and some of the better cattles of Ecuador opposed firmly to the militarized celebration of an ilegal and ilegitimate socio-environmetal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the Ecuador,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developing during those days in Sigchos,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an human act of life defense when unarmed masses of peasants, students, workers, are being shot by the army which is supposed to protect the life of the people but instead guarantee by militarism the reproduction of the finance capital beared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capitalists trusts are evidenced in the participation of transnational enterprises as Atico Canadian Mining, a result of vertical centralization by absorption of the canadian Toachi Mining Company, to attempt the exportation of gold and copper commodity-capital produced in Cotopaxi (Ecuador) to the Quigdao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Recognizing indeed, the profits are being severely affected by the currency depreciation of the U.S. dollar, as the mining commodity-capital will be in surplus-value form produced with advanced capital in the currency of U.S. dollar, as the operations are located in Ecuador.  Furthermore, the credit risk augmented as the finance capital circulating in the operations of the Atico Canadian Mining in Ecuador should be beared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Its not an isolated sight or movement, is happening at the same time that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Heading1"/>
      </w:pPr>
      <w:r w:rsidRPr="009D3A50">
        <w:lastRenderedPageBreak/>
        <w:t>Conclusions</w:t>
      </w:r>
    </w:p>
    <w:p w14:paraId="23578407" w14:textId="3FAEA8D8" w:rsidR="00B11CF0" w:rsidRPr="009D3A50" w:rsidRDefault="00B11CF0" w:rsidP="00B11CF0">
      <w:pPr>
        <w:rPr>
          <w:rFonts w:ascii="Times New Roman" w:hAnsi="Times New Roman" w:cs="Times New Roman"/>
          <w:lang w:eastAsia="es-PE"/>
        </w:rPr>
      </w:pPr>
      <w:commentRangeStart w:id="26"/>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commentRangeEnd w:id="26"/>
      <w:r w:rsidR="007371D6">
        <w:rPr>
          <w:rStyle w:val="CommentReference"/>
        </w:rPr>
        <w:commentReference w:id="26"/>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Rondas Campesinas,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effectiveness of obstructive mining performances in Peru was revealed at least since 2004, with the success of the mining protests against Minera Yanacocha-Newmont and the withdrawal of government authorization to explore the Quilish mountain in Cajamarca. The increasingly radical nature of the contentious performances by the peasants of Huambocancha Alta and Huambocancha Baja achieved an uninterrupted blockade of the access route to Minera Yanacocha-Newmont gold mine, and stalled the police forces sent to unblock it. Although  it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Cajamarca-Bambamarca highway ended up drowning Minera Yanacocha-Newmont, proving to be an effective performance of struggle for almost the entire duration of the mining campaign for the defense of Quilish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Matarani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bourgeoisies finance capital invested in mining. The indigenous peasantry is actually at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Heading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(Figura 2 y Figura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are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The processes of production and circulation of mining imperialist productive capital had been challenged by proletarian mining workers' struggles in China at the coal and lead mines of Anyuan, Pinghsiang County (Kiangsi Province) and Shuikoushan, Changning (Hunan Province) between 1921 and 1927; as well as in Peru in episodes of mining contention identified as the massacres of Malpaso (1930), Toquepala (1966), and Cobriza (1971). Nevertheless, the cooperation between the peasants' movement and the proletarian mining workers in China developed in the Autumn Harvest Uprising of 1927. On Octorber of 1928, Mao Tse-Tung led this forces to the Chingkang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quechua, kichwa, aymara, wankas, caranquis, cañaris, otavalos, pastos in the highlands, moches, valdivias, huancavilcas, afros in the coastal valleys, mapuches in the southern forests, and awajún, waoranis, cofanes, secoyas, shuaras, achuras, zaparas, among others in the Amazonian, the ankebain of Mamansoya (and the other inhabitants of other seven worlds connected with this (Ortiz Rescaniere,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FootnoteReferenc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FootnoteReferenc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commentRangeStart w:id="27"/>
      <w:r w:rsidRPr="009D3A50">
        <w:rPr>
          <w:rFonts w:ascii="Times New Roman" w:hAnsi="Times New Roman" w:cs="Times New Roman"/>
          <w:lang w:eastAsia="es-PE"/>
        </w:rPr>
        <w:t>The tendency to accumulate monetary gold in national reserves that was strongly monopolistic under U.S. hegemony until the beginning of the new millennia, when it began to be followed not only by the European central banks of Germany, France and Italy, but also by Russia, India, Japon,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non-actually completed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commentRangeEnd w:id="27"/>
      <w:r w:rsidR="007371D6">
        <w:rPr>
          <w:rStyle w:val="CommentReference"/>
        </w:rPr>
        <w:commentReference w:id="27"/>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mining in particular. A new material expansion phase is a necessary condition for another cycle of financial expansion (Arrighi, 1994), </w:t>
      </w:r>
      <w:commentRangeStart w:id="28"/>
      <w:r w:rsidRPr="009D3A50">
        <w:rPr>
          <w:rFonts w:ascii="Times New Roman" w:hAnsi="Times New Roman" w:cs="Times New Roman"/>
          <w:lang w:eastAsia="es-PE"/>
        </w:rPr>
        <w:t>but at this time the extended accumulation circuit mechanism could be reaching its natural, cultural and historical limits. Not only climate change but also historical change constrains and obstructs capitalism reconstitution at the present.</w:t>
      </w:r>
      <w:commentRangeEnd w:id="28"/>
      <w:r w:rsidR="00257D5A">
        <w:rPr>
          <w:rStyle w:val="CommentReference"/>
        </w:rPr>
        <w:commentReference w:id="28"/>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Until the beginning of the Twenty First century, the rising tide of environmental struggles carried out by peasant mobilization against the imperialists mining bourgeoisies, takes particular relevance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Heading1"/>
        <w:rPr>
          <w:lang w:val="en-US"/>
        </w:rPr>
        <w:sectPr w:rsidR="00E24764" w:rsidRPr="002D7BE7">
          <w:footerReference w:type="default" r:id="rId16"/>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Heading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Heading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London ;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London ;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1st  English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Jiin-Shuh Jean, Chen-Wuing Liu, Dina López, María A. Armienta, Luiz R. G. Guilherme, Alina Gomez Cuevas, Lorena Cornejo, Luis Cumbal, and Regla Toujaguez.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doi: </w:t>
      </w:r>
      <w:hyperlink r:id="rId21"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17. ed. aum. México, D.F: Siglo Veintiuno Ed.</w:t>
      </w:r>
    </w:p>
    <w:p w14:paraId="2FAF5F82" w14:textId="77777777" w:rsidR="00085FF6" w:rsidRPr="00F90B07"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Change w:id="29" w:author="Microsoft Office User" w:date="2024-09-30T12:55:00Z">
            <w:rPr>
              <w:rFonts w:ascii="Times New Roman" w:eastAsia="Times New Roman" w:hAnsi="Times New Roman" w:cs="Times New Roman"/>
              <w:kern w:val="0"/>
              <w:sz w:val="24"/>
              <w:szCs w:val="24"/>
              <w:lang w:eastAsia="es-PE"/>
              <w14:ligatures w14:val="none"/>
            </w:rPr>
          </w:rPrChang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F90B07">
        <w:rPr>
          <w:rFonts w:ascii="Times New Roman" w:eastAsia="Times New Roman" w:hAnsi="Times New Roman" w:cs="Times New Roman"/>
          <w:kern w:val="0"/>
          <w:sz w:val="24"/>
          <w:szCs w:val="24"/>
          <w:lang w:val="es-PE" w:eastAsia="es-PE"/>
          <w14:ligatures w14:val="none"/>
          <w:rPrChange w:id="30" w:author="Microsoft Office User" w:date="2024-09-30T12:55:00Z">
            <w:rPr>
              <w:rFonts w:ascii="Times New Roman" w:eastAsia="Times New Roman" w:hAnsi="Times New Roman" w:cs="Times New Roman"/>
              <w:kern w:val="0"/>
              <w:sz w:val="24"/>
              <w:szCs w:val="24"/>
              <w:lang w:eastAsia="es-PE"/>
              <w14:ligatures w14:val="none"/>
            </w:rPr>
          </w:rPrChange>
        </w:rPr>
        <w:t xml:space="preserve">2005. “The Production of Other Knowledges and Its Tensions: From Andeanist Anthropology to Interculturalidad?” </w:t>
      </w:r>
      <w:r w:rsidRPr="00F90B07">
        <w:rPr>
          <w:rFonts w:ascii="Times New Roman" w:eastAsia="Times New Roman" w:hAnsi="Times New Roman" w:cs="Times New Roman"/>
          <w:i/>
          <w:iCs/>
          <w:kern w:val="0"/>
          <w:sz w:val="24"/>
          <w:szCs w:val="24"/>
          <w:lang w:val="es-PE" w:eastAsia="es-PE"/>
          <w14:ligatures w14:val="none"/>
          <w:rPrChange w:id="31" w:author="Microsoft Office User" w:date="2024-09-30T12:55:00Z">
            <w:rPr>
              <w:rFonts w:ascii="Times New Roman" w:eastAsia="Times New Roman" w:hAnsi="Times New Roman" w:cs="Times New Roman"/>
              <w:i/>
              <w:iCs/>
              <w:kern w:val="0"/>
              <w:sz w:val="24"/>
              <w:szCs w:val="24"/>
              <w:lang w:eastAsia="es-PE"/>
              <w14:ligatures w14:val="none"/>
            </w:rPr>
          </w:rPrChange>
        </w:rPr>
        <w:t>Journal of the World Anthropology Network</w:t>
      </w:r>
      <w:r w:rsidRPr="00F90B07">
        <w:rPr>
          <w:rFonts w:ascii="Times New Roman" w:eastAsia="Times New Roman" w:hAnsi="Times New Roman" w:cs="Times New Roman"/>
          <w:kern w:val="0"/>
          <w:sz w:val="24"/>
          <w:szCs w:val="24"/>
          <w:lang w:val="es-PE" w:eastAsia="es-PE"/>
          <w14:ligatures w14:val="none"/>
          <w:rPrChange w:id="32" w:author="Microsoft Office User" w:date="2024-09-30T12:55:00Z">
            <w:rPr>
              <w:rFonts w:ascii="Times New Roman" w:eastAsia="Times New Roman" w:hAnsi="Times New Roman" w:cs="Times New Roman"/>
              <w:kern w:val="0"/>
              <w:sz w:val="24"/>
              <w:szCs w:val="24"/>
              <w:lang w:eastAsia="es-PE"/>
              <w14:ligatures w14:val="none"/>
            </w:rPr>
          </w:rPrChange>
        </w:rPr>
        <w:t xml:space="preserve"> (1):13–33.</w:t>
      </w:r>
    </w:p>
    <w:p w14:paraId="75EFC4A8" w14:textId="77777777" w:rsidR="00085FF6" w:rsidRPr="00F90B07"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Change w:id="33" w:author="Microsoft Office User" w:date="2024-09-30T12:55:00Z">
            <w:rPr>
              <w:rFonts w:ascii="Times New Roman" w:eastAsia="Times New Roman" w:hAnsi="Times New Roman" w:cs="Times New Roman"/>
              <w:kern w:val="0"/>
              <w:sz w:val="24"/>
              <w:szCs w:val="24"/>
              <w:lang w:eastAsia="es-PE"/>
              <w14:ligatures w14:val="none"/>
            </w:rPr>
          </w:rPrChange>
        </w:rPr>
      </w:pPr>
      <w:r w:rsidRPr="00F90B07">
        <w:rPr>
          <w:rFonts w:ascii="Times New Roman" w:eastAsia="Times New Roman" w:hAnsi="Times New Roman" w:cs="Times New Roman"/>
          <w:kern w:val="0"/>
          <w:sz w:val="24"/>
          <w:szCs w:val="24"/>
          <w:lang w:val="es-PE" w:eastAsia="es-PE"/>
          <w14:ligatures w14:val="none"/>
          <w:rPrChange w:id="34" w:author="Microsoft Office User" w:date="2024-09-30T12:55:00Z">
            <w:rPr>
              <w:rFonts w:ascii="Times New Roman" w:eastAsia="Times New Roman" w:hAnsi="Times New Roman" w:cs="Times New Roman"/>
              <w:kern w:val="0"/>
              <w:sz w:val="24"/>
              <w:szCs w:val="24"/>
              <w:lang w:eastAsia="es-PE"/>
              <w14:ligatures w14:val="none"/>
            </w:rPr>
          </w:rPrChange>
        </w:rPr>
        <w:t xml:space="preserve">De La Cadena, Marisol. 2010. “Indigenous Cosmopolitics in the Andes: Conceptual Reflections beyond ‘Politics.’” </w:t>
      </w:r>
      <w:r w:rsidRPr="00F90B07">
        <w:rPr>
          <w:rFonts w:ascii="Times New Roman" w:eastAsia="Times New Roman" w:hAnsi="Times New Roman" w:cs="Times New Roman"/>
          <w:i/>
          <w:iCs/>
          <w:kern w:val="0"/>
          <w:sz w:val="24"/>
          <w:szCs w:val="24"/>
          <w:lang w:val="es-PE" w:eastAsia="es-PE"/>
          <w14:ligatures w14:val="none"/>
          <w:rPrChange w:id="35" w:author="Microsoft Office User" w:date="2024-09-30T12:55:00Z">
            <w:rPr>
              <w:rFonts w:ascii="Times New Roman" w:eastAsia="Times New Roman" w:hAnsi="Times New Roman" w:cs="Times New Roman"/>
              <w:i/>
              <w:iCs/>
              <w:kern w:val="0"/>
              <w:sz w:val="24"/>
              <w:szCs w:val="24"/>
              <w:lang w:eastAsia="es-PE"/>
              <w14:ligatures w14:val="none"/>
            </w:rPr>
          </w:rPrChange>
        </w:rPr>
        <w:t>Cultural Anthropology</w:t>
      </w:r>
      <w:r w:rsidRPr="00F90B07">
        <w:rPr>
          <w:rFonts w:ascii="Times New Roman" w:eastAsia="Times New Roman" w:hAnsi="Times New Roman" w:cs="Times New Roman"/>
          <w:kern w:val="0"/>
          <w:sz w:val="24"/>
          <w:szCs w:val="24"/>
          <w:lang w:val="es-PE" w:eastAsia="es-PE"/>
          <w14:ligatures w14:val="none"/>
          <w:rPrChange w:id="36" w:author="Microsoft Office User" w:date="2024-09-30T12:55:00Z">
            <w:rPr>
              <w:rFonts w:ascii="Times New Roman" w:eastAsia="Times New Roman" w:hAnsi="Times New Roman" w:cs="Times New Roman"/>
              <w:kern w:val="0"/>
              <w:sz w:val="24"/>
              <w:szCs w:val="24"/>
              <w:lang w:eastAsia="es-PE"/>
              <w14:ligatures w14:val="none"/>
            </w:rPr>
          </w:rPrChange>
        </w:rPr>
        <w:t xml:space="preserve"> 25(2):334–70. doi: </w:t>
      </w:r>
      <w:r>
        <w:fldChar w:fldCharType="begin"/>
      </w:r>
      <w:r w:rsidRPr="00F90B07">
        <w:rPr>
          <w:lang w:val="es-PE"/>
          <w:rPrChange w:id="37" w:author="Microsoft Office User" w:date="2024-09-30T12:55:00Z">
            <w:rPr/>
          </w:rPrChange>
        </w:rPr>
        <w:instrText>HYPERLINK "https://doi.org/10.1111/j.1548-1360.2010.01061.x"</w:instrText>
      </w:r>
      <w:r>
        <w:fldChar w:fldCharType="separate"/>
      </w:r>
      <w:r w:rsidRPr="00F90B07">
        <w:rPr>
          <w:rFonts w:ascii="Times New Roman" w:eastAsia="Times New Roman" w:hAnsi="Times New Roman" w:cs="Times New Roman"/>
          <w:color w:val="0000FF"/>
          <w:kern w:val="0"/>
          <w:sz w:val="24"/>
          <w:szCs w:val="24"/>
          <w:u w:val="single"/>
          <w:lang w:val="es-PE" w:eastAsia="es-PE"/>
          <w14:ligatures w14:val="none"/>
          <w:rPrChange w:id="38" w:author="Microsoft Office User" w:date="2024-09-30T12:55:00Z">
            <w:rPr>
              <w:rFonts w:ascii="Times New Roman" w:eastAsia="Times New Roman" w:hAnsi="Times New Roman" w:cs="Times New Roman"/>
              <w:color w:val="0000FF"/>
              <w:kern w:val="0"/>
              <w:sz w:val="24"/>
              <w:szCs w:val="24"/>
              <w:u w:val="single"/>
              <w:lang w:eastAsia="es-PE"/>
              <w14:ligatures w14:val="none"/>
            </w:rPr>
          </w:rPrChange>
        </w:rPr>
        <w:t>10.1111/j.1548-1360.2010.01061.x</w:t>
      </w:r>
      <w:r>
        <w:rPr>
          <w:rFonts w:ascii="Times New Roman" w:eastAsia="Times New Roman" w:hAnsi="Times New Roman" w:cs="Times New Roman"/>
          <w:color w:val="0000FF"/>
          <w:kern w:val="0"/>
          <w:sz w:val="24"/>
          <w:szCs w:val="24"/>
          <w:u w:val="single"/>
          <w:lang w:eastAsia="es-PE"/>
          <w14:ligatures w14:val="none"/>
        </w:rPr>
        <w:fldChar w:fldCharType="end"/>
      </w:r>
      <w:r w:rsidRPr="00F90B07">
        <w:rPr>
          <w:rFonts w:ascii="Times New Roman" w:eastAsia="Times New Roman" w:hAnsi="Times New Roman" w:cs="Times New Roman"/>
          <w:kern w:val="0"/>
          <w:sz w:val="24"/>
          <w:szCs w:val="24"/>
          <w:lang w:val="es-PE" w:eastAsia="es-PE"/>
          <w14:ligatures w14:val="none"/>
          <w:rPrChange w:id="39" w:author="Microsoft Office User" w:date="2024-09-30T12:55:00Z">
            <w:rPr>
              <w:rFonts w:ascii="Times New Roman" w:eastAsia="Times New Roman" w:hAnsi="Times New Roman" w:cs="Times New Roman"/>
              <w:kern w:val="0"/>
              <w:sz w:val="24"/>
              <w:szCs w:val="24"/>
              <w:lang w:eastAsia="es-PE"/>
              <w14:ligatures w14:val="none"/>
            </w:rPr>
          </w:rPrChang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F90B07">
        <w:rPr>
          <w:rFonts w:ascii="Times New Roman" w:eastAsia="Times New Roman" w:hAnsi="Times New Roman" w:cs="Times New Roman"/>
          <w:kern w:val="0"/>
          <w:sz w:val="24"/>
          <w:szCs w:val="24"/>
          <w:lang w:val="es-PE" w:eastAsia="es-PE"/>
          <w14:ligatures w14:val="none"/>
          <w:rPrChange w:id="40" w:author="Microsoft Office User" w:date="2024-09-30T12:55:00Z">
            <w:rPr>
              <w:rFonts w:ascii="Times New Roman" w:eastAsia="Times New Roman" w:hAnsi="Times New Roman" w:cs="Times New Roman"/>
              <w:kern w:val="0"/>
              <w:sz w:val="24"/>
              <w:szCs w:val="24"/>
              <w:lang w:eastAsia="es-PE"/>
              <w14:ligatures w14:val="none"/>
            </w:rPr>
          </w:rPrChange>
        </w:rPr>
        <w:t xml:space="preserve">Flores Galindo, Alberto. </w:t>
      </w:r>
      <w:r w:rsidRPr="009573E0">
        <w:rPr>
          <w:rFonts w:ascii="Times New Roman" w:eastAsia="Times New Roman" w:hAnsi="Times New Roman" w:cs="Times New Roman"/>
          <w:kern w:val="0"/>
          <w:sz w:val="24"/>
          <w:szCs w:val="24"/>
          <w:lang w:eastAsia="es-PE"/>
          <w14:ligatures w14:val="none"/>
        </w:rPr>
        <w:t xml:space="preserve">2010. </w:t>
      </w:r>
      <w:r w:rsidRPr="00085FF6">
        <w:rPr>
          <w:rFonts w:ascii="Times New Roman" w:eastAsia="Times New Roman" w:hAnsi="Times New Roman" w:cs="Times New Roman"/>
          <w:i/>
          <w:iCs/>
          <w:kern w:val="0"/>
          <w:sz w:val="24"/>
          <w:szCs w:val="24"/>
          <w:lang w:eastAsia="es-PE"/>
          <w14:ligatures w14:val="none"/>
        </w:rPr>
        <w:t>In Search of an Inca :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1. ed. Quito: Red Kapari.</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Extractivismo.” </w:t>
      </w:r>
      <w:r w:rsidRPr="00085FF6">
        <w:rPr>
          <w:rFonts w:ascii="Times New Roman" w:eastAsia="Times New Roman" w:hAnsi="Times New Roman" w:cs="Times New Roman"/>
          <w:i/>
          <w:iCs/>
          <w:kern w:val="0"/>
          <w:sz w:val="24"/>
          <w:szCs w:val="24"/>
          <w:lang w:eastAsia="es-PE"/>
          <w14:ligatures w14:val="none"/>
        </w:rPr>
        <w:t>Ecología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The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Tse-Tung. 1967. “The Struggle in the Chingkang Mountains.” Pp. 63–72 in </w:t>
      </w:r>
      <w:r w:rsidRPr="00085FF6">
        <w:rPr>
          <w:rFonts w:ascii="Times New Roman" w:eastAsia="Times New Roman" w:hAnsi="Times New Roman" w:cs="Times New Roman"/>
          <w:i/>
          <w:iCs/>
          <w:kern w:val="0"/>
          <w:sz w:val="24"/>
          <w:szCs w:val="24"/>
          <w:lang w:eastAsia="es-PE"/>
          <w14:ligatures w14:val="none"/>
        </w:rPr>
        <w:t>Selected works of Mao Tse-tung.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Jos Carlos Maritegui: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Karl Marx, Frederick Engels :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r w:rsidRPr="00085FF6">
        <w:rPr>
          <w:rFonts w:ascii="Times New Roman" w:eastAsia="Times New Roman" w:hAnsi="Times New Roman" w:cs="Times New Roman"/>
          <w:kern w:val="0"/>
          <w:sz w:val="24"/>
          <w:szCs w:val="24"/>
          <w:lang w:val="es-PE" w:eastAsia="es-PE"/>
          <w14:ligatures w14:val="none"/>
        </w:rPr>
        <w:t>Leiden ; Boston: Brill.</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José Manuel. 2021. “Cambio de Escala En La Contienda Anti-Minera Peruana. Construcción de Teoría a Partir Del Conflicto Por La Exploración Del Cerro Quilish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Bao, Ricardo. 2020. “Izquierdas y Cultura Militante En El Frente Minero: Perú 1928-1930.” </w:t>
      </w:r>
      <w:r w:rsidRPr="00085FF6">
        <w:rPr>
          <w:rFonts w:ascii="Times New Roman" w:eastAsia="Times New Roman" w:hAnsi="Times New Roman" w:cs="Times New Roman"/>
          <w:i/>
          <w:iCs/>
          <w:kern w:val="0"/>
          <w:sz w:val="24"/>
          <w:szCs w:val="24"/>
          <w:lang w:eastAsia="es-PE"/>
          <w14:ligatures w14:val="none"/>
        </w:rPr>
        <w:t>Avances Del Cesor</w:t>
      </w:r>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doi: </w:t>
      </w:r>
      <w:hyperlink r:id="rId22"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r w:rsidRPr="00085FF6">
        <w:rPr>
          <w:rFonts w:ascii="Times New Roman" w:eastAsia="Times New Roman" w:hAnsi="Times New Roman" w:cs="Times New Roman"/>
          <w:i/>
          <w:iCs/>
          <w:kern w:val="0"/>
          <w:sz w:val="24"/>
          <w:szCs w:val="24"/>
          <w:lang w:val="es-PE" w:eastAsia="es-PE"/>
          <w14:ligatures w14:val="none"/>
        </w:rPr>
        <w:t>Accumulation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Rescanière,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F90B07"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Change w:id="41" w:author="Microsoft Office User" w:date="2024-09-30T12:55:00Z">
            <w:rPr>
              <w:rFonts w:ascii="Times New Roman" w:eastAsia="Times New Roman" w:hAnsi="Times New Roman" w:cs="Times New Roman"/>
              <w:kern w:val="0"/>
              <w:sz w:val="24"/>
              <w:szCs w:val="24"/>
              <w:lang w:eastAsia="es-PE"/>
              <w14:ligatures w14:val="none"/>
            </w:rPr>
          </w:rPrChang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edited by R. Benítez Zenteno. </w:t>
      </w:r>
      <w:r w:rsidRPr="00F90B07">
        <w:rPr>
          <w:rFonts w:ascii="Times New Roman" w:eastAsia="Times New Roman" w:hAnsi="Times New Roman" w:cs="Times New Roman"/>
          <w:kern w:val="0"/>
          <w:sz w:val="24"/>
          <w:szCs w:val="24"/>
          <w:lang w:val="es-PE" w:eastAsia="es-PE"/>
          <w14:ligatures w14:val="none"/>
          <w:rPrChange w:id="42" w:author="Microsoft Office User" w:date="2024-09-30T12:55:00Z">
            <w:rPr>
              <w:rFonts w:ascii="Times New Roman" w:eastAsia="Times New Roman" w:hAnsi="Times New Roman" w:cs="Times New Roman"/>
              <w:kern w:val="0"/>
              <w:sz w:val="24"/>
              <w:szCs w:val="24"/>
              <w:lang w:eastAsia="es-PE"/>
              <w14:ligatures w14:val="none"/>
            </w:rPr>
          </w:rPrChange>
        </w:rPr>
        <w:t>México, MX: Siglo Veintiuno.</w:t>
      </w:r>
    </w:p>
    <w:p w14:paraId="107CC604" w14:textId="77777777" w:rsidR="00085FF6" w:rsidRPr="009573E0"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9573E0">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9573E0">
        <w:rPr>
          <w:rFonts w:ascii="Times New Roman" w:eastAsia="Times New Roman" w:hAnsi="Times New Roman" w:cs="Times New Roman"/>
          <w:i/>
          <w:iCs/>
          <w:kern w:val="0"/>
          <w:sz w:val="24"/>
          <w:szCs w:val="24"/>
          <w:lang w:eastAsia="es-PE"/>
          <w14:ligatures w14:val="none"/>
        </w:rPr>
        <w:t>Cultural Studies (London, England)</w:t>
      </w:r>
      <w:r w:rsidRPr="009573E0">
        <w:rPr>
          <w:rFonts w:ascii="Times New Roman" w:eastAsia="Times New Roman" w:hAnsi="Times New Roman" w:cs="Times New Roman"/>
          <w:kern w:val="0"/>
          <w:sz w:val="24"/>
          <w:szCs w:val="24"/>
          <w:lang w:eastAsia="es-PE"/>
          <w14:ligatures w14:val="none"/>
        </w:rPr>
        <w:t xml:space="preserve"> 21(2–3):168–78. doi: </w:t>
      </w:r>
      <w:hyperlink r:id="rId23" w:history="1">
        <w:r w:rsidRPr="009573E0">
          <w:rPr>
            <w:rFonts w:ascii="Times New Roman" w:eastAsia="Times New Roman" w:hAnsi="Times New Roman" w:cs="Times New Roman"/>
            <w:color w:val="0000FF"/>
            <w:kern w:val="0"/>
            <w:sz w:val="24"/>
            <w:szCs w:val="24"/>
            <w:u w:val="single"/>
            <w:lang w:eastAsia="es-PE"/>
            <w14:ligatures w14:val="none"/>
          </w:rPr>
          <w:t>10.1080/09502380601164353</w:t>
        </w:r>
      </w:hyperlink>
      <w:r w:rsidRPr="009573E0">
        <w:rPr>
          <w:rFonts w:ascii="Times New Roman" w:eastAsia="Times New Roman" w:hAnsi="Times New Roman" w:cs="Times New Roman"/>
          <w:kern w:val="0"/>
          <w:sz w:val="24"/>
          <w:szCs w:val="24"/>
          <w:lang w:eastAsia="es-PE"/>
          <w14:ligatures w14:val="none"/>
        </w:rPr>
        <w:t>.</w:t>
      </w:r>
    </w:p>
    <w:p w14:paraId="1DC54F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kern w:val="0"/>
          <w:sz w:val="24"/>
          <w:szCs w:val="24"/>
          <w:lang w:val="es-PE" w:eastAsia="es-PE"/>
          <w14:ligatures w14:val="none"/>
        </w:rPr>
        <w:t>Durham: Duke University Press.</w:t>
      </w:r>
    </w:p>
    <w:p w14:paraId="358BEA71"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F90B07">
        <w:rPr>
          <w:rFonts w:ascii="Times New Roman" w:eastAsia="Times New Roman" w:hAnsi="Times New Roman" w:cs="Times New Roman"/>
          <w:kern w:val="0"/>
          <w:sz w:val="24"/>
          <w:szCs w:val="24"/>
          <w:lang w:val="es-PE" w:eastAsia="es-PE"/>
          <w14:ligatures w14:val="none"/>
        </w:rPr>
        <w:t xml:space="preserve">Quijano, Aníbal, and Immanuel Maurice Wallerstein. </w:t>
      </w:r>
      <w:r w:rsidRPr="00085FF6">
        <w:rPr>
          <w:rFonts w:ascii="Times New Roman" w:eastAsia="Times New Roman" w:hAnsi="Times New Roman" w:cs="Times New Roman"/>
          <w:kern w:val="0"/>
          <w:sz w:val="24"/>
          <w:szCs w:val="24"/>
          <w:lang w:eastAsia="es-PE"/>
          <w14:ligatures w14:val="none"/>
        </w:rPr>
        <w:t xml:space="preserve">1992. “Americanity as a Concept; or, The Americas in the Modern World-System.” </w:t>
      </w:r>
      <w:r w:rsidRPr="002D7BE7">
        <w:rPr>
          <w:rFonts w:ascii="Times New Roman" w:eastAsia="Times New Roman" w:hAnsi="Times New Roman" w:cs="Times New Roman"/>
          <w:i/>
          <w:iCs/>
          <w:kern w:val="0"/>
          <w:sz w:val="24"/>
          <w:szCs w:val="24"/>
          <w:lang w:eastAsia="es-PE"/>
          <w14:ligatures w14:val="none"/>
        </w:rPr>
        <w:t>International Social Science Journal</w:t>
      </w:r>
      <w:r w:rsidRPr="002D7BE7">
        <w:rPr>
          <w:rFonts w:ascii="Times New Roman" w:eastAsia="Times New Roman" w:hAnsi="Times New Roman" w:cs="Times New Roman"/>
          <w:kern w:val="0"/>
          <w:sz w:val="24"/>
          <w:szCs w:val="24"/>
          <w:lang w:eastAsia="es-PE"/>
          <w14:ligatures w14:val="none"/>
        </w:rPr>
        <w:t xml:space="preserve"> XLIV(4):549–57.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SGS Canada. 2019. “Amended and Restated  N°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F90B07" w:rsidRDefault="00085FF6" w:rsidP="00085FF6">
      <w:pPr>
        <w:spacing w:line="240" w:lineRule="auto"/>
        <w:ind w:hanging="480"/>
        <w:rPr>
          <w:rFonts w:ascii="Times New Roman" w:eastAsia="Times New Roman" w:hAnsi="Times New Roman" w:cs="Times New Roman"/>
          <w:kern w:val="0"/>
          <w:sz w:val="24"/>
          <w:szCs w:val="24"/>
          <w:lang w:eastAsia="es-PE"/>
          <w14:ligatures w14:val="none"/>
          <w:rPrChange w:id="43" w:author="Microsoft Office User" w:date="2024-09-30T12:55:00Z">
            <w:rPr>
              <w:rFonts w:ascii="Times New Roman" w:eastAsia="Times New Roman" w:hAnsi="Times New Roman" w:cs="Times New Roman"/>
              <w:kern w:val="0"/>
              <w:sz w:val="24"/>
              <w:szCs w:val="24"/>
              <w:lang w:val="es-PE" w:eastAsia="es-PE"/>
              <w14:ligatures w14:val="none"/>
            </w:rPr>
          </w:rPrChange>
        </w:rPr>
      </w:pPr>
      <w:r w:rsidRPr="00F90B07">
        <w:rPr>
          <w:rFonts w:ascii="Times New Roman" w:eastAsia="Times New Roman" w:hAnsi="Times New Roman" w:cs="Times New Roman"/>
          <w:kern w:val="0"/>
          <w:sz w:val="24"/>
          <w:szCs w:val="24"/>
          <w:lang w:eastAsia="es-PE"/>
          <w14:ligatures w14:val="none"/>
          <w:rPrChange w:id="44" w:author="Microsoft Office User" w:date="2024-09-30T12:55:00Z">
            <w:rPr>
              <w:rFonts w:ascii="Times New Roman" w:eastAsia="Times New Roman" w:hAnsi="Times New Roman" w:cs="Times New Roman"/>
              <w:kern w:val="0"/>
              <w:sz w:val="24"/>
              <w:szCs w:val="24"/>
              <w:lang w:val="es-PE" w:eastAsia="es-PE"/>
              <w14:ligatures w14:val="none"/>
            </w:rPr>
          </w:rPrChange>
        </w:rPr>
        <w:t xml:space="preserve">Valcárcel, Luis Eduardo. 1927. </w:t>
      </w:r>
      <w:r w:rsidRPr="00F90B07">
        <w:rPr>
          <w:rFonts w:ascii="Times New Roman" w:eastAsia="Times New Roman" w:hAnsi="Times New Roman" w:cs="Times New Roman"/>
          <w:i/>
          <w:iCs/>
          <w:kern w:val="0"/>
          <w:sz w:val="24"/>
          <w:szCs w:val="24"/>
          <w:lang w:eastAsia="es-PE"/>
          <w14:ligatures w14:val="none"/>
          <w:rPrChange w:id="45" w:author="Microsoft Office User" w:date="2024-09-30T12:55:00Z">
            <w:rPr>
              <w:rFonts w:ascii="Times New Roman" w:eastAsia="Times New Roman" w:hAnsi="Times New Roman" w:cs="Times New Roman"/>
              <w:i/>
              <w:iCs/>
              <w:kern w:val="0"/>
              <w:sz w:val="24"/>
              <w:szCs w:val="24"/>
              <w:lang w:val="es-PE" w:eastAsia="es-PE"/>
              <w14:ligatures w14:val="none"/>
            </w:rPr>
          </w:rPrChange>
        </w:rPr>
        <w:t>Tempestad En Los Andes</w:t>
      </w:r>
      <w:r w:rsidRPr="00F90B07">
        <w:rPr>
          <w:rFonts w:ascii="Times New Roman" w:eastAsia="Times New Roman" w:hAnsi="Times New Roman" w:cs="Times New Roman"/>
          <w:kern w:val="0"/>
          <w:sz w:val="24"/>
          <w:szCs w:val="24"/>
          <w:lang w:eastAsia="es-PE"/>
          <w14:ligatures w14:val="none"/>
          <w:rPrChange w:id="46" w:author="Microsoft Office User" w:date="2024-09-30T12:55:00Z">
            <w:rPr>
              <w:rFonts w:ascii="Times New Roman" w:eastAsia="Times New Roman" w:hAnsi="Times New Roman" w:cs="Times New Roman"/>
              <w:kern w:val="0"/>
              <w:sz w:val="24"/>
              <w:szCs w:val="24"/>
              <w:lang w:val="es-PE" w:eastAsia="es-PE"/>
              <w14:ligatures w14:val="none"/>
            </w:rPr>
          </w:rPrChang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F90B07">
        <w:rPr>
          <w:rFonts w:ascii="Times New Roman" w:eastAsia="Times New Roman" w:hAnsi="Times New Roman" w:cs="Times New Roman"/>
          <w:kern w:val="0"/>
          <w:sz w:val="24"/>
          <w:szCs w:val="24"/>
          <w:lang w:eastAsia="es-PE"/>
          <w14:ligatures w14:val="none"/>
          <w:rPrChange w:id="47" w:author="Microsoft Office User" w:date="2024-09-30T12:55:00Z">
            <w:rPr>
              <w:rFonts w:ascii="Times New Roman" w:eastAsia="Times New Roman" w:hAnsi="Times New Roman" w:cs="Times New Roman"/>
              <w:kern w:val="0"/>
              <w:sz w:val="24"/>
              <w:szCs w:val="24"/>
              <w:lang w:val="es-PE" w:eastAsia="es-PE"/>
              <w14:ligatures w14:val="none"/>
            </w:rPr>
          </w:rPrChang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Mignolo, and Rita Segato.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Mignolo, R. Segato, and C. E. Walsh. </w:t>
      </w:r>
      <w:r w:rsidRPr="00085FF6">
        <w:rPr>
          <w:rFonts w:ascii="Times New Roman" w:eastAsia="Times New Roman" w:hAnsi="Times New Roman" w:cs="Times New Roman"/>
          <w:kern w:val="0"/>
          <w:sz w:val="24"/>
          <w:szCs w:val="24"/>
          <w:lang w:val="es-PE" w:eastAsia="es-PE"/>
          <w14:ligatures w14:val="none"/>
        </w:rPr>
        <w:t>Durham: Duke University Press.</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9-30T12:56:00Z" w:initials="MOU">
    <w:p w14:paraId="3E8EC777" w14:textId="4E2226C5" w:rsidR="00F90B07" w:rsidRDefault="00F90B07">
      <w:pPr>
        <w:pStyle w:val="CommentText"/>
      </w:pPr>
      <w:r>
        <w:rPr>
          <w:rStyle w:val="CommentReference"/>
        </w:rPr>
        <w:annotationRef/>
      </w:r>
      <w:r>
        <w:t xml:space="preserve">Break this down into two or more sentences.  In Spanish we pack a lot into each sentence.  For English, long sentences should be broken up.  </w:t>
      </w:r>
    </w:p>
  </w:comment>
  <w:comment w:id="1" w:author="Microsoft Office User" w:date="2024-09-30T12:57:00Z" w:initials="MOU">
    <w:p w14:paraId="085A34F0" w14:textId="0EB55389" w:rsidR="00F90B07" w:rsidRDefault="00F90B07">
      <w:pPr>
        <w:pStyle w:val="CommentText"/>
      </w:pPr>
      <w:r>
        <w:rPr>
          <w:rStyle w:val="CommentReference"/>
        </w:rPr>
        <w:annotationRef/>
      </w:r>
      <w:r>
        <w:t>This whole paragraph contains very complex idea and sweeping statements.  Each sentence should for a separate paragraph.  It is too much for readers to take this all in, in one single paragraph</w:t>
      </w:r>
    </w:p>
  </w:comment>
  <w:comment w:id="2" w:author="Microsoft Office User" w:date="2024-09-30T12:59:00Z" w:initials="MOU">
    <w:p w14:paraId="24A49630" w14:textId="37404F71" w:rsidR="005F58FD" w:rsidRDefault="005F58FD">
      <w:pPr>
        <w:pStyle w:val="CommentText"/>
      </w:pPr>
      <w:r>
        <w:rPr>
          <w:rStyle w:val="CommentReference"/>
        </w:rPr>
        <w:annotationRef/>
      </w:r>
      <w:r>
        <w:t>define</w:t>
      </w:r>
    </w:p>
  </w:comment>
  <w:comment w:id="3" w:author="Microsoft Office User" w:date="2024-09-30T12:59:00Z" w:initials="MOU">
    <w:p w14:paraId="4C52A119" w14:textId="7B1837D2" w:rsidR="005F58FD" w:rsidRDefault="005F58FD">
      <w:pPr>
        <w:pStyle w:val="CommentText"/>
      </w:pPr>
      <w:r>
        <w:rPr>
          <w:rStyle w:val="CommentReference"/>
        </w:rPr>
        <w:annotationRef/>
      </w:r>
      <w:r>
        <w:t>explain to English speaking audience what cholo is</w:t>
      </w:r>
    </w:p>
  </w:comment>
  <w:comment w:id="5" w:author="Microsoft Office User" w:date="2024-09-30T13:29:00Z" w:initials="MOU">
    <w:p w14:paraId="06E92643" w14:textId="1F38E19E" w:rsidR="005F58FD" w:rsidRDefault="005F58FD">
      <w:pPr>
        <w:pStyle w:val="CommentText"/>
      </w:pPr>
      <w:r>
        <w:rPr>
          <w:rStyle w:val="CommentReference"/>
        </w:rPr>
        <w:annotationRef/>
      </w:r>
      <w:r>
        <w:t>Again, there are many different ideas in this paragraph: 1) colonial mining in the Andes was foundational to world capitalism; 2) specifically, it was central to the banking bourgeoisie that had emerged earlier; 3) imperialist mining is central to the global circuits of finance capital; 4) militarism.  Each of these 4 ideas should have their own paragraph and be further explicated and developed.</w:t>
      </w:r>
      <w:r w:rsidR="00E94863">
        <w:t xml:space="preserve">  Also, each time you use for the first time a term or phrase you should clarify what you mean by it, eg, Cholo, imperialist mining, Abya Yala, finance capital (as distinct from mining capital), and so on</w:t>
      </w:r>
    </w:p>
  </w:comment>
  <w:comment w:id="6" w:author="Microsoft Office User" w:date="2024-09-30T13:35:00Z" w:initials="MOU">
    <w:p w14:paraId="2B5974C0" w14:textId="1D52786C" w:rsidR="003601FB" w:rsidRDefault="003601FB">
      <w:pPr>
        <w:pStyle w:val="CommentText"/>
      </w:pPr>
      <w:r>
        <w:rPr>
          <w:rStyle w:val="CommentReference"/>
        </w:rPr>
        <w:annotationRef/>
      </w:r>
      <w:r>
        <w:t>It seems that this is the very core of your paper.  Therefore, you should have this in the very first paragraph</w:t>
      </w:r>
    </w:p>
  </w:comment>
  <w:comment w:id="7" w:author="Microsoft Office User" w:date="2024-09-30T13:37:00Z" w:initials="MOU">
    <w:p w14:paraId="0C079081" w14:textId="7729375D" w:rsidR="003601FB" w:rsidRDefault="003601FB">
      <w:pPr>
        <w:pStyle w:val="CommentText"/>
      </w:pPr>
      <w:r>
        <w:rPr>
          <w:rStyle w:val="CommentReference"/>
        </w:rPr>
        <w:annotationRef/>
      </w:r>
      <w:r>
        <w:t>Again, this is loaded with numerous ideas and assertations.  All of your paragraphs  are too packed with numous statements.  Each one should be developed into a full paragraph rather than packing them all densely into a single paragraph</w:t>
      </w:r>
    </w:p>
  </w:comment>
  <w:comment w:id="8" w:author="Microsoft Office User" w:date="2024-10-01T11:27:00Z" w:initials="MOU">
    <w:p w14:paraId="6C81F99B" w14:textId="2EEF8620" w:rsidR="009573E0" w:rsidRDefault="009573E0">
      <w:pPr>
        <w:pStyle w:val="CommentText"/>
      </w:pPr>
      <w:r>
        <w:rPr>
          <w:rStyle w:val="CommentReference"/>
        </w:rPr>
        <w:annotationRef/>
      </w:r>
      <w:r>
        <w:t>This paragraph is the KEY.  This is central to the whole paper.  The problem is that you need to: 1) unpack everything.  You are throwing out enormously complicated sentences and paragraphs and must break them down and develop each point; 2) the organization.  It is organized in such a way that everything is thrown out all at once.  We can talk by phone or zoom about a way to organize, but one way is to development a lot of subtitles with each subtitle focusing on a particular aspect of the argument and presentation.  Later, after you have all these subtitles and each analytical and theoretical point is unpacked and developed, you could move into the final phase of organizing the article/thesis</w:t>
      </w:r>
    </w:p>
  </w:comment>
  <w:comment w:id="9" w:author="Microsoft Office User" w:date="2024-10-01T11:31:00Z" w:initials="MOU">
    <w:p w14:paraId="58DD764D" w14:textId="54B89324" w:rsidR="009573E0" w:rsidRDefault="009573E0">
      <w:pPr>
        <w:pStyle w:val="CommentText"/>
      </w:pPr>
      <w:r>
        <w:rPr>
          <w:rStyle w:val="CommentReference"/>
        </w:rPr>
        <w:annotationRef/>
      </w:r>
      <w:r>
        <w:t>I’m making comment as I read and I am only on page 3 so you may do this below, but at some point you need actually empirical data to back up the analytical and theoretical claims</w:t>
      </w:r>
    </w:p>
  </w:comment>
  <w:comment w:id="10" w:author="Microsoft Office User" w:date="2024-10-01T11:33:00Z" w:initials="MOU">
    <w:p w14:paraId="586D683C" w14:textId="2B4FB928" w:rsidR="00782241" w:rsidRDefault="00782241">
      <w:pPr>
        <w:pStyle w:val="CommentText"/>
      </w:pPr>
      <w:r>
        <w:rPr>
          <w:rStyle w:val="CommentReference"/>
        </w:rPr>
        <w:annotationRef/>
      </w:r>
      <w:r>
        <w:t>Again, you are throwing out too many things in one single paragraph.  In this important paragraph, you identify: 1) anti-mining struggles undermine transnational accumulation 2) there is military competition and imperialist wars.  You need to have these two distinct things in separate paragraphs, actually in separate sections.  Later on, towards the conclusion, once you have developed clearly all of the sections, you can link together the distinct analytical and theoretical arguments</w:t>
      </w:r>
    </w:p>
  </w:comment>
  <w:comment w:id="11" w:author="Microsoft Office User" w:date="2024-10-01T11:37:00Z" w:initials="MOU">
    <w:p w14:paraId="1D0A12D2" w14:textId="674CA2C1" w:rsidR="0077056C" w:rsidRDefault="0077056C">
      <w:pPr>
        <w:pStyle w:val="CommentText"/>
      </w:pPr>
      <w:r>
        <w:rPr>
          <w:rStyle w:val="CommentReference"/>
        </w:rPr>
        <w:annotationRef/>
      </w:r>
      <w:r>
        <w:t>This is really material for a separate article, a subtheme you can develop in the dissertation but not here</w:t>
      </w:r>
    </w:p>
  </w:comment>
  <w:comment w:id="12" w:author="Microsoft Office User" w:date="2024-10-01T11:42:00Z" w:initials="MOU">
    <w:p w14:paraId="6F7CFFE4" w14:textId="2A33BFAA" w:rsidR="0077056C" w:rsidRDefault="0077056C">
      <w:pPr>
        <w:pStyle w:val="CommentText"/>
      </w:pPr>
      <w:r>
        <w:rPr>
          <w:rStyle w:val="CommentReference"/>
        </w:rPr>
        <w:annotationRef/>
      </w:r>
      <w:r>
        <w:t xml:space="preserve">These are sweeping historical geopolitical and political arguments (that Sendero represented a vanguard for Peruvian workers, that the US and Soviets were rival imperialists, that horizontal centralization of Sino-American finance developed and is now breaking down, etctera). </w:t>
      </w:r>
    </w:p>
  </w:comment>
  <w:comment w:id="13" w:author="Microsoft Office User" w:date="2024-10-01T11:45:00Z" w:initials="MOU">
    <w:p w14:paraId="677FD3F2" w14:textId="4D93462B" w:rsidR="0077056C" w:rsidRDefault="0077056C">
      <w:pPr>
        <w:pStyle w:val="CommentText"/>
      </w:pPr>
      <w:r>
        <w:rPr>
          <w:rStyle w:val="CommentReference"/>
        </w:rPr>
        <w:annotationRef/>
      </w:r>
      <w:r>
        <w:t>The attacks were on the twin towers and the Pentagon and no attack on the White House</w:t>
      </w:r>
    </w:p>
  </w:comment>
  <w:comment w:id="14" w:author="Microsoft Office User" w:date="2024-10-01T11:47:00Z" w:initials="MOU">
    <w:p w14:paraId="5CA3704C" w14:textId="49AE7128" w:rsidR="0004262A" w:rsidRDefault="0004262A">
      <w:pPr>
        <w:pStyle w:val="CommentText"/>
      </w:pPr>
      <w:r>
        <w:rPr>
          <w:rStyle w:val="CommentReference"/>
        </w:rPr>
        <w:annotationRef/>
      </w:r>
      <w:r>
        <w:t>You keep using this phrase and I am not sure what it is referring to</w:t>
      </w:r>
    </w:p>
  </w:comment>
  <w:comment w:id="15" w:author="Microsoft Office User" w:date="2024-10-01T11:48:00Z" w:initials="MOU">
    <w:p w14:paraId="0EC76748" w14:textId="24C4989F" w:rsidR="00BF3777" w:rsidRDefault="00BF3777">
      <w:pPr>
        <w:pStyle w:val="CommentText"/>
      </w:pPr>
      <w:r>
        <w:rPr>
          <w:rStyle w:val="CommentReference"/>
        </w:rPr>
        <w:annotationRef/>
      </w:r>
      <w:r>
        <w:t>This is very confusion.  On the one hand, you seem to be saying that militarism in Peru is necessary to guarantee mining profits .  Okay.  But then you seem to be also saying that this militarism was in order to “break shared imperialism in Los Andes”.  Are you saying that militarism is actually aimed at separating out US and Chinese mining capital?  If I don’t understand what you are arguing the general reader will not either</w:t>
      </w:r>
    </w:p>
  </w:comment>
  <w:comment w:id="16" w:author="Microsoft Office User" w:date="2024-10-01T11:50:00Z" w:initials="MOU">
    <w:p w14:paraId="30ED8FBA" w14:textId="7B73FF22" w:rsidR="00FB01C6" w:rsidRDefault="00FB01C6">
      <w:pPr>
        <w:pStyle w:val="CommentText"/>
      </w:pPr>
      <w:r>
        <w:rPr>
          <w:rStyle w:val="CommentReference"/>
        </w:rPr>
        <w:annotationRef/>
      </w:r>
      <w:r>
        <w:t>This jumps out out of nowhere.  This is a very significant assertion.  Either take it out entirely, or separate it into a distinct section and develop the idea</w:t>
      </w:r>
    </w:p>
  </w:comment>
  <w:comment w:id="17" w:author="Microsoft Office User" w:date="2024-10-01T11:52:00Z" w:initials="MOU">
    <w:p w14:paraId="6D6A2522" w14:textId="20B09DAC" w:rsidR="001737A6" w:rsidRDefault="001737A6">
      <w:pPr>
        <w:pStyle w:val="CommentText"/>
      </w:pPr>
      <w:r>
        <w:rPr>
          <w:rStyle w:val="CommentReference"/>
        </w:rPr>
        <w:annotationRef/>
      </w:r>
      <w:r>
        <w:t xml:space="preserve">There is something troubling me here.  On the one hand, you are arguing more generally that anti-mining struggles in Peru undermine “imperialist” or transnational profit making.  In Peru, the mining is copper, </w:t>
      </w:r>
      <w:r w:rsidR="00813FE8">
        <w:t>iron, lead, zinc, phosphates, tin, etc).  On the other hand, you seem to be arguing something very specific about gold as a special commodity.  While you are right of course about gold, it is confusing and you need to make clear that there are two things going on: 1) in general, anti-mining struggles; 2) a special aspect of gold mining and implications for the global circuits of transnational financial accumulation</w:t>
      </w:r>
    </w:p>
  </w:comment>
  <w:comment w:id="18" w:author="Microsoft Office User" w:date="2024-10-01T11:58:00Z" w:initials="MOU">
    <w:p w14:paraId="21CC297C" w14:textId="3B7A5DDB" w:rsidR="00DC435E" w:rsidRDefault="00DC435E">
      <w:pPr>
        <w:pStyle w:val="CommentText"/>
      </w:pPr>
      <w:r>
        <w:rPr>
          <w:rStyle w:val="CommentReference"/>
        </w:rPr>
        <w:annotationRef/>
      </w:r>
      <w:r>
        <w:t>All needs to be unpacked.  Also, what is the difference between the internationalization of the late 19</w:t>
      </w:r>
      <w:r w:rsidRPr="00DC435E">
        <w:rPr>
          <w:vertAlign w:val="superscript"/>
        </w:rPr>
        <w:t>th</w:t>
      </w:r>
      <w:r>
        <w:t xml:space="preserve"> and early 20</w:t>
      </w:r>
      <w:r w:rsidRPr="00DC435E">
        <w:rPr>
          <w:vertAlign w:val="superscript"/>
        </w:rPr>
        <w:t>th</w:t>
      </w:r>
      <w:r>
        <w:t xml:space="preserve"> centuries, and the transnatioalization or globalization of now that you mention?  Not clear to me.</w:t>
      </w:r>
    </w:p>
  </w:comment>
  <w:comment w:id="19" w:author="Microsoft Office User" w:date="2024-10-01T12:04:00Z" w:initials="MOU">
    <w:p w14:paraId="54705210" w14:textId="16B2A3EB" w:rsidR="00DC435E" w:rsidRDefault="00DC435E">
      <w:pPr>
        <w:pStyle w:val="CommentText"/>
      </w:pPr>
      <w:r>
        <w:rPr>
          <w:rStyle w:val="CommentReference"/>
        </w:rPr>
        <w:annotationRef/>
      </w:r>
      <w:r>
        <w:t>If I understand you, the argument is that indigenous anti-mining struggles slow down the conversion of commodity capital into money capital and therefore transnational capitalists seek out more gold – or to retain more gold – until such time that they can more profitably convert that gold into paper (or digital) money capital.  Is this at least one of your core arguments?  If so, it is critically important but to properly present this argument everything that has come previously needs to be unpacked and organized in an understandable way.  The job of your advisors is to work with you on this.</w:t>
      </w:r>
    </w:p>
  </w:comment>
  <w:comment w:id="20" w:author="Microsoft Office User" w:date="2024-10-01T12:07:00Z" w:initials="MOU">
    <w:p w14:paraId="6E782A1B" w14:textId="7E73F08C" w:rsidR="00DC435E" w:rsidRDefault="00DC435E">
      <w:pPr>
        <w:pStyle w:val="CommentText"/>
      </w:pPr>
      <w:r>
        <w:rPr>
          <w:rStyle w:val="CommentReference"/>
        </w:rPr>
        <w:annotationRef/>
      </w:r>
      <w:r>
        <w:t>I really cannot understand at all what you are saying here.  I think again that if you take each sentence, and then fully develop the idea in the sentence and make it clear, before moving on to the next sentence, that it can become understandable.  So, again, the task is to massively unpack what are multiple and very sweeping arguments.</w:t>
      </w:r>
    </w:p>
  </w:comment>
  <w:comment w:id="21" w:author="Microsoft Office User" w:date="2024-10-01T12:10:00Z" w:initials="MOU">
    <w:p w14:paraId="4A782203" w14:textId="213F7B69" w:rsidR="005B7543" w:rsidRDefault="005B7543">
      <w:pPr>
        <w:pStyle w:val="CommentText"/>
      </w:pPr>
      <w:r>
        <w:rPr>
          <w:rStyle w:val="CommentReference"/>
        </w:rPr>
        <w:annotationRef/>
      </w:r>
      <w:r>
        <w:t>Again, these are very, very sweeping world historic political-economy and geopolitical claims.  It is not that you cannot make them, but you need to passively unpack them and make the argument clear.  What I seem to understand is that there is an historical shift in world capitalism driven by both the competition among Chinese and US capitalists, and also the squeeze on profits as a result of mining struggles that end up intensifying this competition??? Is this the argument?  If I cannot understand it other readers won't be able to either.</w:t>
      </w:r>
    </w:p>
  </w:comment>
  <w:comment w:id="22" w:author="Microsoft Office User" w:date="2024-10-01T12:13:00Z" w:initials="MOU">
    <w:p w14:paraId="49D8E143" w14:textId="0A6A2109" w:rsidR="003A61E1" w:rsidRDefault="003A61E1">
      <w:pPr>
        <w:pStyle w:val="CommentText"/>
      </w:pPr>
      <w:r>
        <w:rPr>
          <w:rStyle w:val="CommentReference"/>
        </w:rPr>
        <w:annotationRef/>
      </w:r>
      <w:r>
        <w:t xml:space="preserve">This may be true.  But – and you may do this below, I am commenting as I go along – at some point you need the empirical data to back this up. </w:t>
      </w:r>
    </w:p>
  </w:comment>
  <w:comment w:id="23" w:author="Microsoft Office User" w:date="2024-10-01T12:16:00Z" w:initials="MOU">
    <w:p w14:paraId="26FE6274" w14:textId="6C064E50" w:rsidR="00DD6363" w:rsidRDefault="00DD6363">
      <w:pPr>
        <w:pStyle w:val="CommentText"/>
      </w:pPr>
      <w:r>
        <w:rPr>
          <w:rStyle w:val="CommentReference"/>
        </w:rPr>
        <w:annotationRef/>
      </w:r>
      <w:r>
        <w:t xml:space="preserve">If I understand you correctly, and I am not sure that I do, there are two separate arguments here and the linkage of the two is not fully clear to me and needs to be drawn out.  First, there is a mounting crisis in the world economy of overaccumulation, of capital that cannot be reinvested (and this in turn leads capitalists to hoard gold???, you are arguing that?).  This is a worldwide political economy situation.  Second, there are anti-mining struggles in Peru.  </w:t>
      </w:r>
    </w:p>
  </w:comment>
  <w:comment w:id="24" w:author="Microsoft Office User" w:date="2024-10-01T12:18:00Z" w:initials="MOU">
    <w:p w14:paraId="3E613A28" w14:textId="3862BAA2" w:rsidR="00EF7EEA" w:rsidRDefault="00EF7EEA">
      <w:pPr>
        <w:pStyle w:val="CommentText"/>
      </w:pPr>
      <w:r>
        <w:rPr>
          <w:rStyle w:val="CommentReference"/>
        </w:rPr>
        <w:annotationRef/>
      </w:r>
      <w:r>
        <w:t>I just read this and the next section, the resistance to US and Chinese mining.  Okay, but this is very place specific, very conjunctural analysis.  There is an enormous gap between this hands-on discussion and the sweeping world-historic political economy claims made previously.</w:t>
      </w:r>
    </w:p>
  </w:comment>
  <w:comment w:id="25" w:author="Microsoft Office User" w:date="2024-10-01T12:22:00Z" w:initials="MOU">
    <w:p w14:paraId="7548F034" w14:textId="577A1F17" w:rsidR="006F3E83" w:rsidRDefault="006F3E83">
      <w:pPr>
        <w:pStyle w:val="CommentText"/>
      </w:pPr>
      <w:r>
        <w:rPr>
          <w:rStyle w:val="CommentReference"/>
        </w:rPr>
        <w:annotationRef/>
      </w:r>
      <w:r>
        <w:t>Not clear in this section the relationship of these indigenous-cholo struggles to the breakdown of Sino-American shared imperialism</w:t>
      </w:r>
    </w:p>
  </w:comment>
  <w:comment w:id="26" w:author="Microsoft Office User" w:date="2024-10-01T12:23:00Z" w:initials="MOU">
    <w:p w14:paraId="5D486DE3" w14:textId="5F80CC8A" w:rsidR="007371D6" w:rsidRDefault="007371D6">
      <w:pPr>
        <w:pStyle w:val="CommentText"/>
      </w:pPr>
      <w:r>
        <w:rPr>
          <w:rStyle w:val="CommentReference"/>
        </w:rPr>
        <w:annotationRef/>
      </w:r>
      <w:r>
        <w:t>This is fine.  It is clear.</w:t>
      </w:r>
    </w:p>
  </w:comment>
  <w:comment w:id="27" w:author="Microsoft Office User" w:date="2024-10-01T12:29:00Z" w:initials="MOU">
    <w:p w14:paraId="56CD0ACA" w14:textId="703F0B5C" w:rsidR="007371D6" w:rsidRDefault="007371D6">
      <w:pPr>
        <w:pStyle w:val="CommentText"/>
      </w:pPr>
      <w:r>
        <w:rPr>
          <w:rStyle w:val="CommentReference"/>
        </w:rPr>
        <w:annotationRef/>
      </w:r>
      <w:r>
        <w:t>If I understand correctly, here you are reiterating and elaborating on what you have argued above, and finally we get some hands-on empirical data.  If I understand correctly, the US is hoarding gold much more than China and this can be explained by inter-imperialist competition and China’s incomplete transition to hegemonic status??? If this is indeed the argument, okay, you can develop it.  But we still have a situation of an enormous gap between this world-historic worldwide political economy analysis and theoretical claim, on the one hand, and on the other hand, very local very specific mining struggles in Peru.  What percentage of mining profits worldwide of US and Chinese mining comes from Peru?  What percentage of total mining in Peru is mining for gold?  How can one make the argument that these anti-mining struggles in Peru are central to the very core of what is historically going on in the capitalist world system at this time in terms of global financial accumulation and US-Chinese hegemonic rivalry?</w:t>
      </w:r>
    </w:p>
  </w:comment>
  <w:comment w:id="28" w:author="Microsoft Office User" w:date="2024-10-01T12:34:00Z" w:initials="MOU">
    <w:p w14:paraId="417073F1" w14:textId="1409CF7B" w:rsidR="00257D5A" w:rsidRDefault="00257D5A">
      <w:pPr>
        <w:pStyle w:val="CommentText"/>
      </w:pPr>
      <w:r>
        <w:rPr>
          <w:rStyle w:val="CommentReference"/>
        </w:rPr>
        <w:annotationRef/>
      </w:r>
      <w:r>
        <w:t>Here you are bringing in yet another sub-topic, that of ecological limits to global capitalism.  It is too much for one article or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8EC777" w15:done="0"/>
  <w15:commentEx w15:paraId="085A34F0" w15:done="0"/>
  <w15:commentEx w15:paraId="24A49630" w15:done="0"/>
  <w15:commentEx w15:paraId="4C52A119" w15:done="0"/>
  <w15:commentEx w15:paraId="06E92643" w15:done="0"/>
  <w15:commentEx w15:paraId="2B5974C0" w15:done="0"/>
  <w15:commentEx w15:paraId="0C079081" w15:done="0"/>
  <w15:commentEx w15:paraId="6C81F99B" w15:done="0"/>
  <w15:commentEx w15:paraId="58DD764D" w15:done="0"/>
  <w15:commentEx w15:paraId="586D683C" w15:done="0"/>
  <w15:commentEx w15:paraId="1D0A12D2" w15:done="0"/>
  <w15:commentEx w15:paraId="6F7CFFE4" w15:done="0"/>
  <w15:commentEx w15:paraId="677FD3F2" w15:done="0"/>
  <w15:commentEx w15:paraId="5CA3704C" w15:done="0"/>
  <w15:commentEx w15:paraId="0EC76748" w15:done="0"/>
  <w15:commentEx w15:paraId="30ED8FBA" w15:done="0"/>
  <w15:commentEx w15:paraId="6D6A2522" w15:done="0"/>
  <w15:commentEx w15:paraId="21CC297C" w15:done="0"/>
  <w15:commentEx w15:paraId="54705210" w15:done="0"/>
  <w15:commentEx w15:paraId="6E782A1B" w15:done="0"/>
  <w15:commentEx w15:paraId="4A782203" w15:done="0"/>
  <w15:commentEx w15:paraId="49D8E143" w15:done="0"/>
  <w15:commentEx w15:paraId="26FE6274" w15:done="0"/>
  <w15:commentEx w15:paraId="3E613A28" w15:done="0"/>
  <w15:commentEx w15:paraId="7548F034" w15:done="0"/>
  <w15:commentEx w15:paraId="5D486DE3" w15:done="0"/>
  <w15:commentEx w15:paraId="56CD0ACA" w15:done="0"/>
  <w15:commentEx w15:paraId="417073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A51E74" w16cex:dateUtc="2024-09-30T19:56:00Z"/>
  <w16cex:commentExtensible w16cex:durableId="2AA51ED3" w16cex:dateUtc="2024-09-30T19:57:00Z"/>
  <w16cex:commentExtensible w16cex:durableId="2AA51F22" w16cex:dateUtc="2024-09-30T19:59:00Z"/>
  <w16cex:commentExtensible w16cex:durableId="2AA51F38" w16cex:dateUtc="2024-09-30T19:59:00Z"/>
  <w16cex:commentExtensible w16cex:durableId="2AA5262B" w16cex:dateUtc="2024-09-30T20:29:00Z"/>
  <w16cex:commentExtensible w16cex:durableId="2AA527A0" w16cex:dateUtc="2024-09-30T20:35:00Z"/>
  <w16cex:commentExtensible w16cex:durableId="2AA527FC" w16cex:dateUtc="2024-09-30T20:37:00Z"/>
  <w16cex:commentExtensible w16cex:durableId="2AA65B22" w16cex:dateUtc="2024-10-01T18:27:00Z"/>
  <w16cex:commentExtensible w16cex:durableId="2AA65C29" w16cex:dateUtc="2024-10-01T18:31:00Z"/>
  <w16cex:commentExtensible w16cex:durableId="2AA65C71" w16cex:dateUtc="2024-10-01T18:33:00Z"/>
  <w16cex:commentExtensible w16cex:durableId="2AA65D65" w16cex:dateUtc="2024-10-01T18:37:00Z"/>
  <w16cex:commentExtensible w16cex:durableId="2AA65E90" w16cex:dateUtc="2024-10-01T18:42:00Z"/>
  <w16cex:commentExtensible w16cex:durableId="2AA65F4B" w16cex:dateUtc="2024-10-01T18:45:00Z"/>
  <w16cex:commentExtensible w16cex:durableId="2AA65FDD" w16cex:dateUtc="2024-10-01T18:47:00Z"/>
  <w16cex:commentExtensible w16cex:durableId="2AA66022" w16cex:dateUtc="2024-10-01T18:48:00Z"/>
  <w16cex:commentExtensible w16cex:durableId="2AA660A0" w16cex:dateUtc="2024-10-01T18:50:00Z"/>
  <w16cex:commentExtensible w16cex:durableId="2AA660F8" w16cex:dateUtc="2024-10-01T18:52:00Z"/>
  <w16cex:commentExtensible w16cex:durableId="2AA66282" w16cex:dateUtc="2024-10-01T18:58:00Z"/>
  <w16cex:commentExtensible w16cex:durableId="2AA663B8" w16cex:dateUtc="2024-10-01T19:04:00Z"/>
  <w16cex:commentExtensible w16cex:durableId="2AA6648B" w16cex:dateUtc="2024-10-01T19:07:00Z"/>
  <w16cex:commentExtensible w16cex:durableId="2AA6653E" w16cex:dateUtc="2024-10-01T19:10:00Z"/>
  <w16cex:commentExtensible w16cex:durableId="2AA665FF" w16cex:dateUtc="2024-10-01T19:13:00Z"/>
  <w16cex:commentExtensible w16cex:durableId="2AA66687" w16cex:dateUtc="2024-10-01T19:16:00Z"/>
  <w16cex:commentExtensible w16cex:durableId="2AA66733" w16cex:dateUtc="2024-10-01T19:18:00Z"/>
  <w16cex:commentExtensible w16cex:durableId="2AA66804" w16cex:dateUtc="2024-10-01T19:22:00Z"/>
  <w16cex:commentExtensible w16cex:durableId="2AA66847" w16cex:dateUtc="2024-10-01T19:23:00Z"/>
  <w16cex:commentExtensible w16cex:durableId="2AA669AE" w16cex:dateUtc="2024-10-01T19:29:00Z"/>
  <w16cex:commentExtensible w16cex:durableId="2AA66AEE" w16cex:dateUtc="2024-10-01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8EC777" w16cid:durableId="2AA51E74"/>
  <w16cid:commentId w16cid:paraId="085A34F0" w16cid:durableId="2AA51ED3"/>
  <w16cid:commentId w16cid:paraId="24A49630" w16cid:durableId="2AA51F22"/>
  <w16cid:commentId w16cid:paraId="4C52A119" w16cid:durableId="2AA51F38"/>
  <w16cid:commentId w16cid:paraId="06E92643" w16cid:durableId="2AA5262B"/>
  <w16cid:commentId w16cid:paraId="2B5974C0" w16cid:durableId="2AA527A0"/>
  <w16cid:commentId w16cid:paraId="0C079081" w16cid:durableId="2AA527FC"/>
  <w16cid:commentId w16cid:paraId="6C81F99B" w16cid:durableId="2AA65B22"/>
  <w16cid:commentId w16cid:paraId="58DD764D" w16cid:durableId="2AA65C29"/>
  <w16cid:commentId w16cid:paraId="586D683C" w16cid:durableId="2AA65C71"/>
  <w16cid:commentId w16cid:paraId="1D0A12D2" w16cid:durableId="2AA65D65"/>
  <w16cid:commentId w16cid:paraId="6F7CFFE4" w16cid:durableId="2AA65E90"/>
  <w16cid:commentId w16cid:paraId="677FD3F2" w16cid:durableId="2AA65F4B"/>
  <w16cid:commentId w16cid:paraId="5CA3704C" w16cid:durableId="2AA65FDD"/>
  <w16cid:commentId w16cid:paraId="0EC76748" w16cid:durableId="2AA66022"/>
  <w16cid:commentId w16cid:paraId="30ED8FBA" w16cid:durableId="2AA660A0"/>
  <w16cid:commentId w16cid:paraId="6D6A2522" w16cid:durableId="2AA660F8"/>
  <w16cid:commentId w16cid:paraId="21CC297C" w16cid:durableId="2AA66282"/>
  <w16cid:commentId w16cid:paraId="54705210" w16cid:durableId="2AA663B8"/>
  <w16cid:commentId w16cid:paraId="6E782A1B" w16cid:durableId="2AA6648B"/>
  <w16cid:commentId w16cid:paraId="4A782203" w16cid:durableId="2AA6653E"/>
  <w16cid:commentId w16cid:paraId="49D8E143" w16cid:durableId="2AA665FF"/>
  <w16cid:commentId w16cid:paraId="26FE6274" w16cid:durableId="2AA66687"/>
  <w16cid:commentId w16cid:paraId="3E613A28" w16cid:durableId="2AA66733"/>
  <w16cid:commentId w16cid:paraId="7548F034" w16cid:durableId="2AA66804"/>
  <w16cid:commentId w16cid:paraId="5D486DE3" w16cid:durableId="2AA66847"/>
  <w16cid:commentId w16cid:paraId="56CD0ACA" w16cid:durableId="2AA669AE"/>
  <w16cid:commentId w16cid:paraId="417073F1" w16cid:durableId="2AA66A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5CA86" w14:textId="77777777" w:rsidR="007B1C76" w:rsidRDefault="007B1C76" w:rsidP="00B11CF0">
      <w:pPr>
        <w:spacing w:after="0" w:line="240" w:lineRule="auto"/>
      </w:pPr>
      <w:r>
        <w:separator/>
      </w:r>
    </w:p>
  </w:endnote>
  <w:endnote w:type="continuationSeparator" w:id="0">
    <w:p w14:paraId="7CC3ADBB" w14:textId="77777777" w:rsidR="007B1C76" w:rsidRDefault="007B1C76"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0254199"/>
      <w:docPartObj>
        <w:docPartGallery w:val="Page Numbers (Bottom of Page)"/>
        <w:docPartUnique/>
      </w:docPartObj>
    </w:sdtPr>
    <w:sdtContent>
      <w:p w14:paraId="537AEF27" w14:textId="775C30E1" w:rsidR="009D3A50" w:rsidRDefault="009D3A50">
        <w:pPr>
          <w:pStyle w:val="Footer"/>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8ABC0" w14:textId="77777777" w:rsidR="007B1C76" w:rsidRDefault="007B1C76" w:rsidP="00B11CF0">
      <w:pPr>
        <w:spacing w:after="0" w:line="240" w:lineRule="auto"/>
      </w:pPr>
      <w:r>
        <w:separator/>
      </w:r>
    </w:p>
  </w:footnote>
  <w:footnote w:type="continuationSeparator" w:id="0">
    <w:p w14:paraId="5F0CB9D2" w14:textId="77777777" w:rsidR="007B1C76" w:rsidRDefault="007B1C76" w:rsidP="00B11CF0">
      <w:pPr>
        <w:spacing w:after="0" w:line="240" w:lineRule="auto"/>
      </w:pPr>
      <w:r>
        <w:continuationSeparator/>
      </w:r>
    </w:p>
  </w:footnote>
  <w:footnote w:id="1">
    <w:p w14:paraId="3E2F0DDF" w14:textId="26B6CF0A" w:rsidR="00B11CF0" w:rsidRPr="00B11CF0" w:rsidRDefault="00B11CF0">
      <w:pPr>
        <w:pStyle w:val="FootnoteText"/>
      </w:pPr>
      <w:r>
        <w:rPr>
          <w:rStyle w:val="FootnoteReference"/>
        </w:rPr>
        <w:footnoteRef/>
      </w:r>
      <w:r>
        <w:t xml:space="preserve"> </w:t>
      </w:r>
      <w:r w:rsidRPr="00454E74">
        <w:t>{[W]orld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FootnoteText"/>
      </w:pPr>
      <w:r>
        <w:rPr>
          <w:rStyle w:val="FootnoteReference"/>
        </w:rPr>
        <w:footnoteRef/>
      </w:r>
      <w:r>
        <w:t xml:space="preserve"> </w:t>
      </w:r>
      <w:r w:rsidRPr="00454E74">
        <w:t>“Social sites consists of loci in which organized human action occurs; they include individuals, aspects of individuals, organizations, networks, and places” (Tilly 2002:xi).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FootnoteText"/>
      </w:pPr>
      <w:r>
        <w:rPr>
          <w:rStyle w:val="FootnoteReference"/>
        </w:rPr>
        <w:footnoteRef/>
      </w:r>
      <w:r>
        <w:t xml:space="preserve"> </w:t>
      </w:r>
      <w:r w:rsidRPr="00454E74">
        <w:t>“The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w:t>
      </w:r>
    </w:p>
  </w:footnote>
  <w:footnote w:id="4">
    <w:p w14:paraId="52CC0561" w14:textId="745FF24B" w:rsidR="002B4BDE" w:rsidRPr="002B4BDE" w:rsidRDefault="002B4BDE">
      <w:pPr>
        <w:pStyle w:val="FootnoteText"/>
      </w:pPr>
      <w:r>
        <w:rPr>
          <w:rStyle w:val="FootnoteReference"/>
        </w:rPr>
        <w:footnoteRef/>
      </w:r>
      <w:r>
        <w:t xml:space="preserve"> </w:t>
      </w:r>
      <w:r w:rsidRPr="00454E74">
        <w:t>Martín Arboleda stated: ““Already in the 1990s, before socalled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FootnoteText"/>
      </w:pPr>
      <w:r>
        <w:rPr>
          <w:rStyle w:val="FootnoteReferenc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FootnoteText"/>
      </w:pPr>
      <w:r>
        <w:rPr>
          <w:rStyle w:val="FootnoteReference"/>
        </w:rPr>
        <w:footnoteRef/>
      </w:r>
      <w:r>
        <w:t xml:space="preserve"> </w:t>
      </w:r>
      <w:r w:rsidRPr="00DD2C7A">
        <w:t>This concept is widely explained in the next section.</w:t>
      </w:r>
    </w:p>
  </w:footnote>
  <w:footnote w:id="7">
    <w:p w14:paraId="7DF30E2B" w14:textId="065CAE8F" w:rsidR="00032A82" w:rsidRPr="00032A82" w:rsidRDefault="00032A82">
      <w:pPr>
        <w:pStyle w:val="FootnoteText"/>
      </w:pPr>
      <w:r>
        <w:rPr>
          <w:rStyle w:val="FootnoteReference"/>
        </w:rPr>
        <w:footnoteRef/>
      </w:r>
      <w:r>
        <w:t xml:space="preserve"> </w:t>
      </w:r>
      <w:r w:rsidRPr="00DD2C7A">
        <w:t>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melting and 15 percent of copper refinement at a world¬scale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FootnoteText"/>
      </w:pPr>
      <w:r>
        <w:rPr>
          <w:rStyle w:val="FootnoteReference"/>
        </w:rPr>
        <w:footnoteRef/>
      </w:r>
      <w:r>
        <w:t xml:space="preserve"> </w:t>
      </w:r>
      <w:r w:rsidRPr="00DD2C7A">
        <w:rPr>
          <w:lang w:eastAsia="es-PE"/>
        </w:rPr>
        <w:t>“A certain quantity of metal that is insignificant in  comparison with production as a whole is acknowledged as the pivot of the  system. Hence, on top of the terrifying illustration of this ‘pivotal character’, the beautiful theoretical dualism. As long as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have to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money,  into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not  really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FootnoteText"/>
      </w:pPr>
      <w:r>
        <w:rPr>
          <w:rStyle w:val="FootnoteReferenc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(i)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FootnoteText"/>
      </w:pPr>
      <w:r>
        <w:rPr>
          <w:rStyle w:val="FootnoteReferenc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FootnoteReference"/>
        </w:rPr>
        <w:footnoteRef/>
      </w:r>
      <w:r>
        <w:t xml:space="preserve"> </w:t>
      </w:r>
      <w:r>
        <w:rPr>
          <w:lang w:eastAsia="es-PE"/>
        </w:rPr>
        <w:t>““The land,” Valcárcel writes in his study of the economic life of Tawantinsuyu, in native tradition, is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chholo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Mariátegui's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2">
    <w:p w14:paraId="785ED13B" w14:textId="27CC93CA" w:rsidR="00840747" w:rsidRPr="00840747" w:rsidRDefault="00840747">
      <w:pPr>
        <w:pStyle w:val="FootnoteText"/>
      </w:pPr>
      <w:r>
        <w:rPr>
          <w:rStyle w:val="FootnoteReferenc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Heading1"/>
      <w:lvlText w:val="%1."/>
      <w:lvlJc w:val="left"/>
      <w:pPr>
        <w:ind w:left="63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33C48"/>
    <w:rsid w:val="0004262A"/>
    <w:rsid w:val="00085FF6"/>
    <w:rsid w:val="000B42E4"/>
    <w:rsid w:val="00154C5A"/>
    <w:rsid w:val="001737A6"/>
    <w:rsid w:val="001B1D16"/>
    <w:rsid w:val="001B74D6"/>
    <w:rsid w:val="001E64CF"/>
    <w:rsid w:val="001F4E84"/>
    <w:rsid w:val="00257D5A"/>
    <w:rsid w:val="002B4BDE"/>
    <w:rsid w:val="002D7BE7"/>
    <w:rsid w:val="00301E7F"/>
    <w:rsid w:val="0035386B"/>
    <w:rsid w:val="00354CF8"/>
    <w:rsid w:val="00356BDC"/>
    <w:rsid w:val="003601FB"/>
    <w:rsid w:val="00360FA5"/>
    <w:rsid w:val="00375876"/>
    <w:rsid w:val="003A577A"/>
    <w:rsid w:val="003A61E1"/>
    <w:rsid w:val="003C2BC0"/>
    <w:rsid w:val="00454E74"/>
    <w:rsid w:val="00550155"/>
    <w:rsid w:val="005651EB"/>
    <w:rsid w:val="005A484A"/>
    <w:rsid w:val="005B7543"/>
    <w:rsid w:val="005E3ED1"/>
    <w:rsid w:val="005F58FD"/>
    <w:rsid w:val="00657E02"/>
    <w:rsid w:val="006F3E83"/>
    <w:rsid w:val="00720A2F"/>
    <w:rsid w:val="007371D6"/>
    <w:rsid w:val="0077056C"/>
    <w:rsid w:val="00782241"/>
    <w:rsid w:val="007B0D43"/>
    <w:rsid w:val="007B1C76"/>
    <w:rsid w:val="00813FE8"/>
    <w:rsid w:val="008204B1"/>
    <w:rsid w:val="00840747"/>
    <w:rsid w:val="00892E73"/>
    <w:rsid w:val="008B6333"/>
    <w:rsid w:val="009356F8"/>
    <w:rsid w:val="009573E0"/>
    <w:rsid w:val="009D3A50"/>
    <w:rsid w:val="00A73D16"/>
    <w:rsid w:val="00AD4902"/>
    <w:rsid w:val="00B11CF0"/>
    <w:rsid w:val="00B47288"/>
    <w:rsid w:val="00B643B0"/>
    <w:rsid w:val="00BF3777"/>
    <w:rsid w:val="00C135CE"/>
    <w:rsid w:val="00C17A39"/>
    <w:rsid w:val="00CB26F3"/>
    <w:rsid w:val="00CC3CC7"/>
    <w:rsid w:val="00D200DB"/>
    <w:rsid w:val="00DB0932"/>
    <w:rsid w:val="00DB467B"/>
    <w:rsid w:val="00DC435E"/>
    <w:rsid w:val="00DD2C7A"/>
    <w:rsid w:val="00DD6363"/>
    <w:rsid w:val="00E24764"/>
    <w:rsid w:val="00E74237"/>
    <w:rsid w:val="00E74240"/>
    <w:rsid w:val="00E94863"/>
    <w:rsid w:val="00EB5585"/>
    <w:rsid w:val="00ED5428"/>
    <w:rsid w:val="00EF7EEA"/>
    <w:rsid w:val="00F03CAE"/>
    <w:rsid w:val="00F90B07"/>
    <w:rsid w:val="00FB01C6"/>
    <w:rsid w:val="00FB74C5"/>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Heading2">
    <w:name w:val="heading 2"/>
    <w:basedOn w:val="Heading1"/>
    <w:next w:val="Normal"/>
    <w:link w:val="Heading2Char"/>
    <w:autoRedefine/>
    <w:uiPriority w:val="9"/>
    <w:unhideWhenUsed/>
    <w:qFormat/>
    <w:rsid w:val="00454E74"/>
    <w:pPr>
      <w:numPr>
        <w:ilvl w:val="1"/>
      </w:numPr>
      <w:outlineLvl w:val="1"/>
    </w:pPr>
    <w:rPr>
      <w:lang w:val="en-US"/>
    </w:rPr>
  </w:style>
  <w:style w:type="paragraph" w:styleId="Heading3">
    <w:name w:val="heading 3"/>
    <w:basedOn w:val="Normal"/>
    <w:next w:val="Normal"/>
    <w:link w:val="Heading3Ch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C7"/>
    <w:pPr>
      <w:keepNext/>
      <w:keepLines/>
      <w:spacing w:before="40" w:after="0"/>
      <w:outlineLvl w:val="5"/>
    </w:pPr>
    <w:rPr>
      <w:rFonts w:eastAsiaTheme="majorEastAsia" w:cstheme="majorBidi"/>
      <w:i/>
      <w:iCs/>
      <w:color w:val="74FF79" w:themeColor="text1" w:themeTint="A6"/>
    </w:rPr>
  </w:style>
  <w:style w:type="paragraph" w:styleId="Heading7">
    <w:name w:val="heading 7"/>
    <w:basedOn w:val="Normal"/>
    <w:next w:val="Normal"/>
    <w:link w:val="Heading7Char"/>
    <w:uiPriority w:val="9"/>
    <w:semiHidden/>
    <w:unhideWhenUsed/>
    <w:qFormat/>
    <w:rsid w:val="00CC3CC7"/>
    <w:pPr>
      <w:keepNext/>
      <w:keepLines/>
      <w:spacing w:before="40" w:after="0"/>
      <w:outlineLvl w:val="6"/>
    </w:pPr>
    <w:rPr>
      <w:rFonts w:eastAsiaTheme="majorEastAsia" w:cstheme="majorBidi"/>
      <w:color w:val="74FF79" w:themeColor="text1" w:themeTint="A6"/>
    </w:rPr>
  </w:style>
  <w:style w:type="paragraph" w:styleId="Heading8">
    <w:name w:val="heading 8"/>
    <w:basedOn w:val="Normal"/>
    <w:next w:val="Normal"/>
    <w:link w:val="Heading8Char"/>
    <w:uiPriority w:val="9"/>
    <w:semiHidden/>
    <w:unhideWhenUsed/>
    <w:qFormat/>
    <w:rsid w:val="00CC3CC7"/>
    <w:pPr>
      <w:keepNext/>
      <w:keepLines/>
      <w:spacing w:after="0"/>
      <w:outlineLvl w:val="7"/>
    </w:pPr>
    <w:rPr>
      <w:rFonts w:eastAsiaTheme="majorEastAsia" w:cstheme="majorBidi"/>
      <w:i/>
      <w:iCs/>
      <w:color w:val="4AFF51" w:themeColor="text1" w:themeTint="D8"/>
    </w:rPr>
  </w:style>
  <w:style w:type="paragraph" w:styleId="Heading9">
    <w:name w:val="heading 9"/>
    <w:basedOn w:val="Normal"/>
    <w:next w:val="Normal"/>
    <w:link w:val="Heading9Char"/>
    <w:uiPriority w:val="9"/>
    <w:semiHidden/>
    <w:unhideWhenUsed/>
    <w:qFormat/>
    <w:rsid w:val="00CC3CC7"/>
    <w:pPr>
      <w:keepNext/>
      <w:keepLines/>
      <w:spacing w:after="0"/>
      <w:outlineLvl w:val="8"/>
    </w:pPr>
    <w:rPr>
      <w:rFonts w:eastAsiaTheme="majorEastAsia" w:cstheme="majorBidi"/>
      <w:color w:val="4AFF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EB5585"/>
    <w:pPr>
      <w:spacing w:after="240" w:line="276" w:lineRule="auto"/>
      <w:ind w:left="864" w:right="864"/>
      <w:jc w:val="both"/>
    </w:pPr>
    <w:rPr>
      <w:rFonts w:ascii="Times New Roman" w:hAnsi="Times New Roman" w:cs="Times New Roman"/>
      <w:i/>
      <w:iCs/>
      <w:color w:val="5FFF65" w:themeColor="text1" w:themeTint="BF"/>
      <w:szCs w:val="24"/>
    </w:rPr>
  </w:style>
  <w:style w:type="character" w:customStyle="1" w:styleId="QuoteChar">
    <w:name w:val="Quote Char"/>
    <w:basedOn w:val="DefaultParagraphFont"/>
    <w:link w:val="Quote"/>
    <w:uiPriority w:val="29"/>
    <w:rsid w:val="00EB5585"/>
    <w:rPr>
      <w:rFonts w:ascii="Times New Roman" w:hAnsi="Times New Roman" w:cs="Times New Roman"/>
      <w:i/>
      <w:iCs/>
      <w:color w:val="5FFF65" w:themeColor="text1" w:themeTint="BF"/>
      <w:szCs w:val="24"/>
      <w:lang w:val="en-US"/>
    </w:rPr>
  </w:style>
  <w:style w:type="paragraph" w:styleId="TableofFigures">
    <w:name w:val="table of figures"/>
    <w:basedOn w:val="Normal"/>
    <w:next w:val="Normal"/>
    <w:link w:val="TableofFiguresChar"/>
    <w:autoRedefine/>
    <w:uiPriority w:val="99"/>
    <w:unhideWhenUsed/>
    <w:qFormat/>
    <w:rsid w:val="00B47288"/>
    <w:pPr>
      <w:tabs>
        <w:tab w:val="right" w:leader="dot" w:pos="8495"/>
      </w:tabs>
      <w:spacing w:after="0" w:line="360" w:lineRule="auto"/>
    </w:pPr>
  </w:style>
  <w:style w:type="character" w:customStyle="1" w:styleId="Heading1Char">
    <w:name w:val="Heading 1 Char"/>
    <w:basedOn w:val="DefaultParagraphFont"/>
    <w:link w:val="Heading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Heading2Char">
    <w:name w:val="Heading 2 Char"/>
    <w:basedOn w:val="DefaultParagraphFont"/>
    <w:link w:val="Heading2"/>
    <w:uiPriority w:val="9"/>
    <w:rsid w:val="00454E74"/>
    <w:rPr>
      <w:rFonts w:ascii="Times New Roman" w:eastAsia="Times New Roman" w:hAnsi="Times New Roman" w:cs="Times New Roman"/>
      <w:b/>
      <w:kern w:val="0"/>
      <w:sz w:val="28"/>
      <w:szCs w:val="32"/>
      <w:lang w:val="en-US" w:eastAsia="es-PE"/>
      <w14:ligatures w14:val="none"/>
    </w:rPr>
  </w:style>
  <w:style w:type="paragraph" w:styleId="TO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eofFigur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eofFiguresChar"/>
    <w:link w:val="Tabladetablas"/>
    <w:rsid w:val="00B47288"/>
    <w:rPr>
      <w:b/>
      <w:color w:val="000000"/>
      <w:szCs w:val="18"/>
    </w:rPr>
  </w:style>
  <w:style w:type="character" w:customStyle="1" w:styleId="TableofFiguresChar">
    <w:name w:val="Table of Figures Char"/>
    <w:basedOn w:val="DefaultParagraphFont"/>
    <w:link w:val="TableofFigures"/>
    <w:uiPriority w:val="99"/>
    <w:rsid w:val="00B47288"/>
  </w:style>
  <w:style w:type="character" w:customStyle="1" w:styleId="Heading3Char">
    <w:name w:val="Heading 3 Char"/>
    <w:basedOn w:val="DefaultParagraphFont"/>
    <w:link w:val="Heading3"/>
    <w:uiPriority w:val="9"/>
    <w:semiHidden/>
    <w:rsid w:val="00CC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C7"/>
    <w:rPr>
      <w:rFonts w:eastAsiaTheme="majorEastAsia" w:cstheme="majorBidi"/>
      <w:i/>
      <w:iCs/>
      <w:color w:val="74FF79" w:themeColor="text1" w:themeTint="A6"/>
    </w:rPr>
  </w:style>
  <w:style w:type="character" w:customStyle="1" w:styleId="Heading7Char">
    <w:name w:val="Heading 7 Char"/>
    <w:basedOn w:val="DefaultParagraphFont"/>
    <w:link w:val="Heading7"/>
    <w:uiPriority w:val="9"/>
    <w:semiHidden/>
    <w:rsid w:val="00CC3CC7"/>
    <w:rPr>
      <w:rFonts w:eastAsiaTheme="majorEastAsia" w:cstheme="majorBidi"/>
      <w:color w:val="74FF79" w:themeColor="text1" w:themeTint="A6"/>
    </w:rPr>
  </w:style>
  <w:style w:type="character" w:customStyle="1" w:styleId="Heading8Char">
    <w:name w:val="Heading 8 Char"/>
    <w:basedOn w:val="DefaultParagraphFont"/>
    <w:link w:val="Heading8"/>
    <w:uiPriority w:val="9"/>
    <w:semiHidden/>
    <w:rsid w:val="00CC3CC7"/>
    <w:rPr>
      <w:rFonts w:eastAsiaTheme="majorEastAsia" w:cstheme="majorBidi"/>
      <w:i/>
      <w:iCs/>
      <w:color w:val="4AFF51" w:themeColor="text1" w:themeTint="D8"/>
    </w:rPr>
  </w:style>
  <w:style w:type="character" w:customStyle="1" w:styleId="Heading9Char">
    <w:name w:val="Heading 9 Char"/>
    <w:basedOn w:val="DefaultParagraphFont"/>
    <w:link w:val="Heading9"/>
    <w:uiPriority w:val="9"/>
    <w:semiHidden/>
    <w:rsid w:val="00CC3CC7"/>
    <w:rPr>
      <w:rFonts w:eastAsiaTheme="majorEastAsia" w:cstheme="majorBidi"/>
      <w:color w:val="4AFF51" w:themeColor="text1" w:themeTint="D8"/>
    </w:rPr>
  </w:style>
  <w:style w:type="paragraph" w:styleId="Title">
    <w:name w:val="Title"/>
    <w:basedOn w:val="Normal"/>
    <w:next w:val="Normal"/>
    <w:link w:val="TitleCh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itleChar">
    <w:name w:val="Title Char"/>
    <w:basedOn w:val="DefaultParagraphFont"/>
    <w:link w:val="Title"/>
    <w:uiPriority w:val="10"/>
    <w:rsid w:val="00B11CF0"/>
    <w:rPr>
      <w:rFonts w:asciiTheme="majorHAnsi" w:eastAsiaTheme="majorEastAsia" w:hAnsiTheme="majorHAnsi" w:cstheme="majorBidi"/>
      <w:b/>
      <w:bCs/>
      <w:spacing w:val="-10"/>
      <w:kern w:val="28"/>
      <w:sz w:val="24"/>
      <w:szCs w:val="24"/>
      <w:lang w:val="en-US"/>
    </w:rPr>
  </w:style>
  <w:style w:type="paragraph" w:styleId="Subtitle">
    <w:name w:val="Subtitle"/>
    <w:basedOn w:val="Normal"/>
    <w:next w:val="Normal"/>
    <w:link w:val="SubtitleChar"/>
    <w:uiPriority w:val="11"/>
    <w:qFormat/>
    <w:rsid w:val="00CC3CC7"/>
    <w:pPr>
      <w:numPr>
        <w:ilvl w:val="1"/>
      </w:numPr>
    </w:pPr>
    <w:rPr>
      <w:rFonts w:eastAsiaTheme="majorEastAsia" w:cstheme="majorBidi"/>
      <w:color w:val="74FF79" w:themeColor="text1" w:themeTint="A6"/>
      <w:spacing w:val="15"/>
      <w:sz w:val="28"/>
      <w:szCs w:val="28"/>
    </w:rPr>
  </w:style>
  <w:style w:type="character" w:customStyle="1" w:styleId="SubtitleChar">
    <w:name w:val="Subtitle Char"/>
    <w:basedOn w:val="DefaultParagraphFont"/>
    <w:link w:val="Subtitle"/>
    <w:uiPriority w:val="11"/>
    <w:rsid w:val="00CC3CC7"/>
    <w:rPr>
      <w:rFonts w:eastAsiaTheme="majorEastAsia" w:cstheme="majorBidi"/>
      <w:color w:val="74FF79" w:themeColor="text1" w:themeTint="A6"/>
      <w:spacing w:val="15"/>
      <w:sz w:val="28"/>
      <w:szCs w:val="28"/>
    </w:rPr>
  </w:style>
  <w:style w:type="paragraph" w:styleId="ListParagraph">
    <w:name w:val="List Paragraph"/>
    <w:basedOn w:val="Normal"/>
    <w:uiPriority w:val="34"/>
    <w:qFormat/>
    <w:rsid w:val="00CC3CC7"/>
    <w:pPr>
      <w:ind w:left="720"/>
      <w:contextualSpacing/>
    </w:pPr>
  </w:style>
  <w:style w:type="character" w:styleId="IntenseEmphasis">
    <w:name w:val="Intense Emphasis"/>
    <w:basedOn w:val="DefaultParagraphFont"/>
    <w:uiPriority w:val="21"/>
    <w:qFormat/>
    <w:rsid w:val="00CC3CC7"/>
    <w:rPr>
      <w:i/>
      <w:iCs/>
      <w:color w:val="0F4761" w:themeColor="accent1" w:themeShade="BF"/>
    </w:rPr>
  </w:style>
  <w:style w:type="paragraph" w:styleId="IntenseQuote">
    <w:name w:val="Intense Quote"/>
    <w:basedOn w:val="Normal"/>
    <w:next w:val="Normal"/>
    <w:link w:val="IntenseQuoteCh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C7"/>
    <w:rPr>
      <w:i/>
      <w:iCs/>
      <w:color w:val="0F4761" w:themeColor="accent1" w:themeShade="BF"/>
    </w:rPr>
  </w:style>
  <w:style w:type="character" w:styleId="IntenseReference">
    <w:name w:val="Intense Reference"/>
    <w:basedOn w:val="DefaultParagraphFont"/>
    <w:uiPriority w:val="32"/>
    <w:qFormat/>
    <w:rsid w:val="00CC3CC7"/>
    <w:rPr>
      <w:b/>
      <w:bCs/>
      <w:smallCaps/>
      <w:color w:val="0F4761" w:themeColor="accent1" w:themeShade="BF"/>
      <w:spacing w:val="5"/>
    </w:rPr>
  </w:style>
  <w:style w:type="paragraph" w:styleId="FootnoteText">
    <w:name w:val="footnote text"/>
    <w:basedOn w:val="Normal"/>
    <w:link w:val="FootnoteTextChar"/>
    <w:uiPriority w:val="99"/>
    <w:semiHidden/>
    <w:unhideWhenUsed/>
    <w:rsid w:val="00B11C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1CF0"/>
    <w:rPr>
      <w:sz w:val="20"/>
      <w:szCs w:val="20"/>
      <w:lang w:val="en-US"/>
    </w:rPr>
  </w:style>
  <w:style w:type="character" w:styleId="FootnoteReference">
    <w:name w:val="footnote reference"/>
    <w:basedOn w:val="DefaultParagraphFont"/>
    <w:uiPriority w:val="99"/>
    <w:semiHidden/>
    <w:unhideWhenUsed/>
    <w:rsid w:val="00B11CF0"/>
    <w:rPr>
      <w:vertAlign w:val="superscript"/>
    </w:rPr>
  </w:style>
  <w:style w:type="character" w:styleId="Hyperlink">
    <w:name w:val="Hyperlink"/>
    <w:basedOn w:val="DefaultParagraphFont"/>
    <w:uiPriority w:val="99"/>
    <w:semiHidden/>
    <w:unhideWhenUsed/>
    <w:rsid w:val="00B643B0"/>
    <w:rPr>
      <w:color w:val="0000FF"/>
      <w:u w:val="single"/>
    </w:rPr>
  </w:style>
  <w:style w:type="paragraph" w:styleId="Header">
    <w:name w:val="header"/>
    <w:basedOn w:val="Normal"/>
    <w:link w:val="HeaderChar"/>
    <w:uiPriority w:val="99"/>
    <w:unhideWhenUsed/>
    <w:rsid w:val="009D3A5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D3A50"/>
    <w:rPr>
      <w:lang w:val="en-US"/>
    </w:rPr>
  </w:style>
  <w:style w:type="paragraph" w:styleId="Footer">
    <w:name w:val="footer"/>
    <w:basedOn w:val="Normal"/>
    <w:link w:val="FooterChar"/>
    <w:uiPriority w:val="99"/>
    <w:unhideWhenUsed/>
    <w:rsid w:val="009D3A5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D3A50"/>
    <w:rPr>
      <w:lang w:val="en-US"/>
    </w:rPr>
  </w:style>
  <w:style w:type="paragraph" w:styleId="Revision">
    <w:name w:val="Revision"/>
    <w:hidden/>
    <w:uiPriority w:val="99"/>
    <w:semiHidden/>
    <w:rsid w:val="00F90B07"/>
    <w:pPr>
      <w:spacing w:after="0" w:line="240" w:lineRule="auto"/>
    </w:pPr>
    <w:rPr>
      <w:lang w:val="en-US"/>
    </w:rPr>
  </w:style>
  <w:style w:type="character" w:styleId="CommentReference">
    <w:name w:val="annotation reference"/>
    <w:basedOn w:val="DefaultParagraphFont"/>
    <w:uiPriority w:val="99"/>
    <w:semiHidden/>
    <w:unhideWhenUsed/>
    <w:rsid w:val="00F90B07"/>
    <w:rPr>
      <w:sz w:val="16"/>
      <w:szCs w:val="16"/>
    </w:rPr>
  </w:style>
  <w:style w:type="paragraph" w:styleId="CommentText">
    <w:name w:val="annotation text"/>
    <w:basedOn w:val="Normal"/>
    <w:link w:val="CommentTextChar"/>
    <w:uiPriority w:val="99"/>
    <w:semiHidden/>
    <w:unhideWhenUsed/>
    <w:rsid w:val="00F90B07"/>
    <w:pPr>
      <w:spacing w:line="240" w:lineRule="auto"/>
    </w:pPr>
    <w:rPr>
      <w:sz w:val="20"/>
      <w:szCs w:val="20"/>
    </w:rPr>
  </w:style>
  <w:style w:type="character" w:customStyle="1" w:styleId="CommentTextChar">
    <w:name w:val="Comment Text Char"/>
    <w:basedOn w:val="DefaultParagraphFont"/>
    <w:link w:val="CommentText"/>
    <w:uiPriority w:val="99"/>
    <w:semiHidden/>
    <w:rsid w:val="00F90B07"/>
    <w:rPr>
      <w:sz w:val="20"/>
      <w:szCs w:val="20"/>
      <w:lang w:val="en-US"/>
    </w:rPr>
  </w:style>
  <w:style w:type="paragraph" w:styleId="CommentSubject">
    <w:name w:val="annotation subject"/>
    <w:basedOn w:val="CommentText"/>
    <w:next w:val="CommentText"/>
    <w:link w:val="CommentSubjectChar"/>
    <w:uiPriority w:val="99"/>
    <w:semiHidden/>
    <w:unhideWhenUsed/>
    <w:rsid w:val="00F90B07"/>
    <w:rPr>
      <w:b/>
      <w:bCs/>
    </w:rPr>
  </w:style>
  <w:style w:type="character" w:customStyle="1" w:styleId="CommentSubjectChar">
    <w:name w:val="Comment Subject Char"/>
    <w:basedOn w:val="CommentTextChar"/>
    <w:link w:val="CommentSubject"/>
    <w:uiPriority w:val="99"/>
    <w:semiHidden/>
    <w:rsid w:val="00F90B07"/>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scitotenv.2011.06.024"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80/09502380601164353" TargetMode="Externa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2307/4609267" TargetMode="External"/></Relationships>
</file>

<file path=word/theme/theme1.xml><?xml version="1.0" encoding="utf-8"?>
<a:theme xmlns:a="http://schemas.openxmlformats.org/drawingml/2006/main" name="Tema de Office">
  <a:themeElements>
    <a:clrScheme name="Office">
      <a:dk1>
        <a:sysClr val="windowText" lastClr="2AFF33"/>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28</Pages>
  <Words>12066</Words>
  <Characters>68780</Characters>
  <Application>Microsoft Office Word</Application>
  <DocSecurity>0</DocSecurity>
  <Lines>573</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Microsoft Office User</cp:lastModifiedBy>
  <cp:revision>21</cp:revision>
  <dcterms:created xsi:type="dcterms:W3CDTF">2024-09-30T19:58:00Z</dcterms:created>
  <dcterms:modified xsi:type="dcterms:W3CDTF">2024-10-01T19:35:00Z</dcterms:modified>
</cp:coreProperties>
</file>