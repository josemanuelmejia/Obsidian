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83792F" w14:textId="736C21E0" w:rsidR="00360FA5" w:rsidRPr="004140F1" w:rsidRDefault="00454E74" w:rsidP="00D510F7">
      <w:pPr>
        <w:pStyle w:val="Ttulo"/>
        <w:rPr>
          <w:rFonts w:ascii="Arial" w:hAnsi="Arial" w:cs="Arial"/>
          <w:sz w:val="28"/>
          <w:szCs w:val="28"/>
        </w:rPr>
      </w:pPr>
      <w:r w:rsidRPr="004140F1">
        <w:rPr>
          <w:rFonts w:ascii="Arial" w:hAnsi="Arial" w:cs="Arial"/>
          <w:sz w:val="28"/>
          <w:szCs w:val="28"/>
        </w:rPr>
        <w:t>Antisystemic Effects of Antimining Andean Peasant Struggles</w:t>
      </w:r>
    </w:p>
    <w:p w14:paraId="04FBFFA9" w14:textId="2EF395CC" w:rsidR="00454E74" w:rsidRPr="004140F1" w:rsidRDefault="00454E74" w:rsidP="00D510F7">
      <w:r w:rsidRPr="004140F1">
        <w:t>Abstract</w:t>
      </w:r>
    </w:p>
    <w:p w14:paraId="76F14870" w14:textId="418FE748" w:rsidR="00454E74" w:rsidRPr="004140F1" w:rsidRDefault="00454E74" w:rsidP="00D510F7">
      <w:r w:rsidRPr="004140F1">
        <w:t xml:space="preserve">The metabolic structural processes of the capitalist world-economy have produced historical antisystemic resistances with world-scale effects over capital's extended reproduction. The history of the Andean indigenous and cholo peasantry struggles against colonial and imperialist mining constituted a new political identity in absolute contradiction with the dispossession and destruction of land and water as vital values for their social reproduction. While theory has </w:t>
      </w:r>
      <w:proofErr w:type="gramStart"/>
      <w:r w:rsidRPr="004140F1">
        <w:t>been developed</w:t>
      </w:r>
      <w:proofErr w:type="gramEnd"/>
      <w:r w:rsidRPr="004140F1">
        <w:t xml:space="preserve"> about the antisystemic effects of social movements created by the systemic processes of the world-economy, theorizing on their causal mechanisms is a work in progress, permeable to be developed broadly within a Marxist critique of imperialism political economy. In this article, a causal mechanisms hypothesis is built to explain the world-scale effects of antimining struggles over the finance capital reproduction circuit of mining imperialists bourgeoisies in competition under the </w:t>
      </w:r>
      <w:del w:id="0" w:author="51964" w:date="2024-09-11T22:42:00Z" w16du:dateUtc="2024-09-12T05:42:00Z">
        <w:r w:rsidRPr="003174BC" w:rsidDel="00106850">
          <w:delText xml:space="preserve">gradual </w:delText>
        </w:r>
      </w:del>
      <w:r w:rsidRPr="004140F1">
        <w:t xml:space="preserve">breakout conditions of shared imperialism in Los Andes from three case studies: </w:t>
      </w:r>
      <w:proofErr w:type="spellStart"/>
      <w:r w:rsidRPr="004140F1">
        <w:t>i</w:t>
      </w:r>
      <w:proofErr w:type="spellEnd"/>
      <w:r w:rsidRPr="004140F1">
        <w:t xml:space="preserve">) the cholo-peasantry antimining struggles in Cajamarca (Peru) during the 2004 and 2011-2012 against the Newmont Gold Mining Corporation headed in the U.S., ii) the indigenous-peasantry mining struggles in Apurímac (Peru) during 2015 and 2019 against the MMG of China </w:t>
      </w:r>
      <w:proofErr w:type="spellStart"/>
      <w:r w:rsidRPr="004140F1">
        <w:t>Minmetals</w:t>
      </w:r>
      <w:proofErr w:type="spellEnd"/>
      <w:r w:rsidRPr="004140F1">
        <w:t xml:space="preserve"> Corporation (CMC), and iii) the indigenous-cholo peasantry antimining struggles in Cotopaxi (Ecuador) during 2023-2024 against the </w:t>
      </w:r>
      <w:proofErr w:type="spellStart"/>
      <w:r w:rsidRPr="004140F1">
        <w:t>Atico</w:t>
      </w:r>
      <w:proofErr w:type="spellEnd"/>
      <w:r w:rsidRPr="004140F1">
        <w:t xml:space="preserve"> Mining Corporation headed in Canada. The theory-building case studies conducted have been nurtured by fieldwork, archive research, and protest event data analysis to </w:t>
      </w:r>
      <w:proofErr w:type="gramStart"/>
      <w:r w:rsidRPr="004140F1">
        <w:t>evidence</w:t>
      </w:r>
      <w:proofErr w:type="gramEnd"/>
      <w:r w:rsidRPr="004140F1">
        <w:t xml:space="preserve"> the consistency of the hypothesis stated on the antisystemic effects of antimining struggles.</w:t>
      </w:r>
    </w:p>
    <w:p w14:paraId="44CA499C" w14:textId="6135141C" w:rsidR="00454E74" w:rsidRPr="004140F1" w:rsidRDefault="00454E74" w:rsidP="00D510F7">
      <w:r w:rsidRPr="004140F1">
        <w:t>Keywords: Peru; Ecuador; China; United States of America; Canada; Antimining struggles; Antisystemic; Capital reproduction; Mining; Imperialism</w:t>
      </w:r>
    </w:p>
    <w:p w14:paraId="3F75E398" w14:textId="4460F3D5" w:rsidR="00454E74" w:rsidRPr="004140F1" w:rsidRDefault="00454E74" w:rsidP="00D510F7">
      <w:pPr>
        <w:rPr>
          <w:rPrChange w:id="1" w:author="51964" w:date="2024-09-11T23:34:00Z" w16du:dateUtc="2024-09-12T06:34:00Z">
            <w:rPr>
              <w:lang w:val="es-PE"/>
            </w:rPr>
          </w:rPrChange>
        </w:rPr>
      </w:pPr>
      <w:proofErr w:type="spellStart"/>
      <w:r w:rsidRPr="004140F1">
        <w:rPr>
          <w:rPrChange w:id="2" w:author="51964" w:date="2024-09-11T23:34:00Z" w16du:dateUtc="2024-09-12T06:34:00Z">
            <w:rPr>
              <w:lang w:val="es-PE"/>
            </w:rPr>
          </w:rPrChange>
        </w:rPr>
        <w:t>Resumen</w:t>
      </w:r>
      <w:proofErr w:type="spellEnd"/>
    </w:p>
    <w:p w14:paraId="5549FCF1" w14:textId="1A304C30" w:rsidR="00454E74" w:rsidRPr="004140F1" w:rsidRDefault="00454E74" w:rsidP="00D510F7">
      <w:pPr>
        <w:rPr>
          <w:rPrChange w:id="3" w:author="51964" w:date="2024-09-11T23:34:00Z" w16du:dateUtc="2024-09-12T06:34:00Z">
            <w:rPr>
              <w:lang w:val="es-PE"/>
            </w:rPr>
          </w:rPrChange>
        </w:rPr>
      </w:pPr>
      <w:r w:rsidRPr="004140F1">
        <w:rPr>
          <w:rPrChange w:id="4" w:author="51964" w:date="2024-09-11T23:34:00Z" w16du:dateUtc="2024-09-12T06:34:00Z">
            <w:rPr>
              <w:lang w:val="es-PE"/>
            </w:rPr>
          </w:rPrChange>
        </w:rPr>
        <w:t xml:space="preserve">Los </w:t>
      </w:r>
      <w:proofErr w:type="spellStart"/>
      <w:r w:rsidRPr="004140F1">
        <w:rPr>
          <w:rPrChange w:id="5" w:author="51964" w:date="2024-09-11T23:34:00Z" w16du:dateUtc="2024-09-12T06:34:00Z">
            <w:rPr>
              <w:lang w:val="es-PE"/>
            </w:rPr>
          </w:rPrChange>
        </w:rPr>
        <w:t>procesos</w:t>
      </w:r>
      <w:proofErr w:type="spellEnd"/>
      <w:r w:rsidRPr="004140F1">
        <w:rPr>
          <w:rPrChange w:id="6" w:author="51964" w:date="2024-09-11T23:34:00Z" w16du:dateUtc="2024-09-12T06:34:00Z">
            <w:rPr>
              <w:lang w:val="es-PE"/>
            </w:rPr>
          </w:rPrChange>
        </w:rPr>
        <w:t xml:space="preserve"> </w:t>
      </w:r>
      <w:proofErr w:type="spellStart"/>
      <w:r w:rsidRPr="004140F1">
        <w:rPr>
          <w:rPrChange w:id="7" w:author="51964" w:date="2024-09-11T23:34:00Z" w16du:dateUtc="2024-09-12T06:34:00Z">
            <w:rPr>
              <w:lang w:val="es-PE"/>
            </w:rPr>
          </w:rPrChange>
        </w:rPr>
        <w:t>metabólicos</w:t>
      </w:r>
      <w:proofErr w:type="spellEnd"/>
      <w:r w:rsidRPr="004140F1">
        <w:rPr>
          <w:rPrChange w:id="8" w:author="51964" w:date="2024-09-11T23:34:00Z" w16du:dateUtc="2024-09-12T06:34:00Z">
            <w:rPr>
              <w:lang w:val="es-PE"/>
            </w:rPr>
          </w:rPrChange>
        </w:rPr>
        <w:t xml:space="preserve"> de </w:t>
      </w:r>
      <w:proofErr w:type="spellStart"/>
      <w:r w:rsidRPr="004140F1">
        <w:rPr>
          <w:rPrChange w:id="9" w:author="51964" w:date="2024-09-11T23:34:00Z" w16du:dateUtc="2024-09-12T06:34:00Z">
            <w:rPr>
              <w:lang w:val="es-PE"/>
            </w:rPr>
          </w:rPrChange>
        </w:rPr>
        <w:t>reproducción</w:t>
      </w:r>
      <w:proofErr w:type="spellEnd"/>
      <w:r w:rsidRPr="004140F1">
        <w:rPr>
          <w:rPrChange w:id="10" w:author="51964" w:date="2024-09-11T23:34:00Z" w16du:dateUtc="2024-09-12T06:34:00Z">
            <w:rPr>
              <w:lang w:val="es-PE"/>
            </w:rPr>
          </w:rPrChange>
        </w:rPr>
        <w:t xml:space="preserve"> de la </w:t>
      </w:r>
      <w:proofErr w:type="spellStart"/>
      <w:r w:rsidRPr="004140F1">
        <w:rPr>
          <w:rPrChange w:id="11" w:author="51964" w:date="2024-09-11T23:34:00Z" w16du:dateUtc="2024-09-12T06:34:00Z">
            <w:rPr>
              <w:lang w:val="es-PE"/>
            </w:rPr>
          </w:rPrChange>
        </w:rPr>
        <w:t>economía-mundo</w:t>
      </w:r>
      <w:proofErr w:type="spellEnd"/>
      <w:r w:rsidRPr="004140F1">
        <w:rPr>
          <w:rPrChange w:id="12" w:author="51964" w:date="2024-09-11T23:34:00Z" w16du:dateUtc="2024-09-12T06:34:00Z">
            <w:rPr>
              <w:lang w:val="es-PE"/>
            </w:rPr>
          </w:rPrChange>
        </w:rPr>
        <w:t xml:space="preserve"> </w:t>
      </w:r>
      <w:proofErr w:type="spellStart"/>
      <w:r w:rsidRPr="004140F1">
        <w:rPr>
          <w:rPrChange w:id="13" w:author="51964" w:date="2024-09-11T23:34:00Z" w16du:dateUtc="2024-09-12T06:34:00Z">
            <w:rPr>
              <w:lang w:val="es-PE"/>
            </w:rPr>
          </w:rPrChange>
        </w:rPr>
        <w:t>capitalista</w:t>
      </w:r>
      <w:proofErr w:type="spellEnd"/>
      <w:r w:rsidRPr="004140F1">
        <w:rPr>
          <w:rPrChange w:id="14" w:author="51964" w:date="2024-09-11T23:34:00Z" w16du:dateUtc="2024-09-12T06:34:00Z">
            <w:rPr>
              <w:lang w:val="es-PE"/>
            </w:rPr>
          </w:rPrChange>
        </w:rPr>
        <w:t xml:space="preserve"> </w:t>
      </w:r>
      <w:proofErr w:type="spellStart"/>
      <w:r w:rsidRPr="004140F1">
        <w:rPr>
          <w:rPrChange w:id="15" w:author="51964" w:date="2024-09-11T23:34:00Z" w16du:dateUtc="2024-09-12T06:34:00Z">
            <w:rPr>
              <w:lang w:val="es-PE"/>
            </w:rPr>
          </w:rPrChange>
        </w:rPr>
        <w:t>han</w:t>
      </w:r>
      <w:proofErr w:type="spellEnd"/>
      <w:r w:rsidRPr="004140F1">
        <w:rPr>
          <w:rPrChange w:id="16" w:author="51964" w:date="2024-09-11T23:34:00Z" w16du:dateUtc="2024-09-12T06:34:00Z">
            <w:rPr>
              <w:lang w:val="es-PE"/>
            </w:rPr>
          </w:rPrChange>
        </w:rPr>
        <w:t xml:space="preserve"> </w:t>
      </w:r>
      <w:proofErr w:type="spellStart"/>
      <w:r w:rsidRPr="004140F1">
        <w:rPr>
          <w:rPrChange w:id="17" w:author="51964" w:date="2024-09-11T23:34:00Z" w16du:dateUtc="2024-09-12T06:34:00Z">
            <w:rPr>
              <w:lang w:val="es-PE"/>
            </w:rPr>
          </w:rPrChange>
        </w:rPr>
        <w:t>producido</w:t>
      </w:r>
      <w:proofErr w:type="spellEnd"/>
      <w:r w:rsidRPr="004140F1">
        <w:rPr>
          <w:rPrChange w:id="18" w:author="51964" w:date="2024-09-11T23:34:00Z" w16du:dateUtc="2024-09-12T06:34:00Z">
            <w:rPr>
              <w:lang w:val="es-PE"/>
            </w:rPr>
          </w:rPrChange>
        </w:rPr>
        <w:t xml:space="preserve"> </w:t>
      </w:r>
      <w:proofErr w:type="spellStart"/>
      <w:r w:rsidRPr="004140F1">
        <w:rPr>
          <w:rPrChange w:id="19" w:author="51964" w:date="2024-09-11T23:34:00Z" w16du:dateUtc="2024-09-12T06:34:00Z">
            <w:rPr>
              <w:lang w:val="es-PE"/>
            </w:rPr>
          </w:rPrChange>
        </w:rPr>
        <w:t>históricamente</w:t>
      </w:r>
      <w:proofErr w:type="spellEnd"/>
      <w:r w:rsidRPr="004140F1">
        <w:rPr>
          <w:rPrChange w:id="20" w:author="51964" w:date="2024-09-11T23:34:00Z" w16du:dateUtc="2024-09-12T06:34:00Z">
            <w:rPr>
              <w:lang w:val="es-PE"/>
            </w:rPr>
          </w:rPrChange>
        </w:rPr>
        <w:t xml:space="preserve"> </w:t>
      </w:r>
      <w:proofErr w:type="spellStart"/>
      <w:r w:rsidRPr="004140F1">
        <w:rPr>
          <w:rPrChange w:id="21" w:author="51964" w:date="2024-09-11T23:34:00Z" w16du:dateUtc="2024-09-12T06:34:00Z">
            <w:rPr>
              <w:lang w:val="es-PE"/>
            </w:rPr>
          </w:rPrChange>
        </w:rPr>
        <w:t>resistencias</w:t>
      </w:r>
      <w:proofErr w:type="spellEnd"/>
      <w:r w:rsidRPr="004140F1">
        <w:rPr>
          <w:rPrChange w:id="22" w:author="51964" w:date="2024-09-11T23:34:00Z" w16du:dateUtc="2024-09-12T06:34:00Z">
            <w:rPr>
              <w:lang w:val="es-PE"/>
            </w:rPr>
          </w:rPrChange>
        </w:rPr>
        <w:t xml:space="preserve"> antisistémicas con </w:t>
      </w:r>
      <w:proofErr w:type="spellStart"/>
      <w:r w:rsidRPr="004140F1">
        <w:rPr>
          <w:rPrChange w:id="23" w:author="51964" w:date="2024-09-11T23:34:00Z" w16du:dateUtc="2024-09-12T06:34:00Z">
            <w:rPr>
              <w:lang w:val="es-PE"/>
            </w:rPr>
          </w:rPrChange>
        </w:rPr>
        <w:t>efectos</w:t>
      </w:r>
      <w:proofErr w:type="spellEnd"/>
      <w:r w:rsidRPr="004140F1">
        <w:rPr>
          <w:rPrChange w:id="24" w:author="51964" w:date="2024-09-11T23:34:00Z" w16du:dateUtc="2024-09-12T06:34:00Z">
            <w:rPr>
              <w:lang w:val="es-PE"/>
            </w:rPr>
          </w:rPrChange>
        </w:rPr>
        <w:t xml:space="preserve"> </w:t>
      </w:r>
      <w:proofErr w:type="gramStart"/>
      <w:r w:rsidRPr="004140F1">
        <w:rPr>
          <w:rPrChange w:id="25" w:author="51964" w:date="2024-09-11T23:34:00Z" w16du:dateUtc="2024-09-12T06:34:00Z">
            <w:rPr>
              <w:lang w:val="es-PE"/>
            </w:rPr>
          </w:rPrChange>
        </w:rPr>
        <w:t>a</w:t>
      </w:r>
      <w:proofErr w:type="gramEnd"/>
      <w:r w:rsidRPr="004140F1">
        <w:rPr>
          <w:rPrChange w:id="26" w:author="51964" w:date="2024-09-11T23:34:00Z" w16du:dateUtc="2024-09-12T06:34:00Z">
            <w:rPr>
              <w:lang w:val="es-PE"/>
            </w:rPr>
          </w:rPrChange>
        </w:rPr>
        <w:t xml:space="preserve"> </w:t>
      </w:r>
      <w:proofErr w:type="spellStart"/>
      <w:r w:rsidRPr="004140F1">
        <w:rPr>
          <w:rPrChange w:id="27" w:author="51964" w:date="2024-09-11T23:34:00Z" w16du:dateUtc="2024-09-12T06:34:00Z">
            <w:rPr>
              <w:lang w:val="es-PE"/>
            </w:rPr>
          </w:rPrChange>
        </w:rPr>
        <w:t>escala</w:t>
      </w:r>
      <w:proofErr w:type="spellEnd"/>
      <w:r w:rsidRPr="004140F1">
        <w:rPr>
          <w:rPrChange w:id="28" w:author="51964" w:date="2024-09-11T23:34:00Z" w16du:dateUtc="2024-09-12T06:34:00Z">
            <w:rPr>
              <w:lang w:val="es-PE"/>
            </w:rPr>
          </w:rPrChange>
        </w:rPr>
        <w:t xml:space="preserve"> </w:t>
      </w:r>
      <w:proofErr w:type="spellStart"/>
      <w:r w:rsidRPr="004140F1">
        <w:rPr>
          <w:rPrChange w:id="29" w:author="51964" w:date="2024-09-11T23:34:00Z" w16du:dateUtc="2024-09-12T06:34:00Z">
            <w:rPr>
              <w:lang w:val="es-PE"/>
            </w:rPr>
          </w:rPrChange>
        </w:rPr>
        <w:t>mundial</w:t>
      </w:r>
      <w:proofErr w:type="spellEnd"/>
      <w:r w:rsidRPr="004140F1">
        <w:rPr>
          <w:rPrChange w:id="30" w:author="51964" w:date="2024-09-11T23:34:00Z" w16du:dateUtc="2024-09-12T06:34:00Z">
            <w:rPr>
              <w:lang w:val="es-PE"/>
            </w:rPr>
          </w:rPrChange>
        </w:rPr>
        <w:t xml:space="preserve"> </w:t>
      </w:r>
      <w:proofErr w:type="spellStart"/>
      <w:r w:rsidRPr="004140F1">
        <w:rPr>
          <w:rPrChange w:id="31" w:author="51964" w:date="2024-09-11T23:34:00Z" w16du:dateUtc="2024-09-12T06:34:00Z">
            <w:rPr>
              <w:lang w:val="es-PE"/>
            </w:rPr>
          </w:rPrChange>
        </w:rPr>
        <w:t>sobre</w:t>
      </w:r>
      <w:proofErr w:type="spellEnd"/>
      <w:r w:rsidRPr="004140F1">
        <w:rPr>
          <w:rPrChange w:id="32" w:author="51964" w:date="2024-09-11T23:34:00Z" w16du:dateUtc="2024-09-12T06:34:00Z">
            <w:rPr>
              <w:lang w:val="es-PE"/>
            </w:rPr>
          </w:rPrChange>
        </w:rPr>
        <w:t xml:space="preserve"> la </w:t>
      </w:r>
      <w:proofErr w:type="spellStart"/>
      <w:r w:rsidRPr="004140F1">
        <w:rPr>
          <w:rPrChange w:id="33" w:author="51964" w:date="2024-09-11T23:34:00Z" w16du:dateUtc="2024-09-12T06:34:00Z">
            <w:rPr>
              <w:lang w:val="es-PE"/>
            </w:rPr>
          </w:rPrChange>
        </w:rPr>
        <w:t>reproducción</w:t>
      </w:r>
      <w:proofErr w:type="spellEnd"/>
      <w:r w:rsidRPr="004140F1">
        <w:rPr>
          <w:rPrChange w:id="34" w:author="51964" w:date="2024-09-11T23:34:00Z" w16du:dateUtc="2024-09-12T06:34:00Z">
            <w:rPr>
              <w:lang w:val="es-PE"/>
            </w:rPr>
          </w:rPrChange>
        </w:rPr>
        <w:t xml:space="preserve"> </w:t>
      </w:r>
      <w:proofErr w:type="spellStart"/>
      <w:r w:rsidRPr="004140F1">
        <w:rPr>
          <w:rPrChange w:id="35" w:author="51964" w:date="2024-09-11T23:34:00Z" w16du:dateUtc="2024-09-12T06:34:00Z">
            <w:rPr>
              <w:lang w:val="es-PE"/>
            </w:rPr>
          </w:rPrChange>
        </w:rPr>
        <w:t>extendida</w:t>
      </w:r>
      <w:proofErr w:type="spellEnd"/>
      <w:r w:rsidRPr="004140F1">
        <w:rPr>
          <w:rPrChange w:id="36" w:author="51964" w:date="2024-09-11T23:34:00Z" w16du:dateUtc="2024-09-12T06:34:00Z">
            <w:rPr>
              <w:lang w:val="es-PE"/>
            </w:rPr>
          </w:rPrChange>
        </w:rPr>
        <w:t xml:space="preserve"> del capital. Las </w:t>
      </w:r>
      <w:proofErr w:type="spellStart"/>
      <w:r w:rsidRPr="004140F1">
        <w:rPr>
          <w:rPrChange w:id="37" w:author="51964" w:date="2024-09-11T23:34:00Z" w16du:dateUtc="2024-09-12T06:34:00Z">
            <w:rPr>
              <w:lang w:val="es-PE"/>
            </w:rPr>
          </w:rPrChange>
        </w:rPr>
        <w:t>luchas</w:t>
      </w:r>
      <w:proofErr w:type="spellEnd"/>
      <w:r w:rsidRPr="004140F1">
        <w:rPr>
          <w:rPrChange w:id="38" w:author="51964" w:date="2024-09-11T23:34:00Z" w16du:dateUtc="2024-09-12T06:34:00Z">
            <w:rPr>
              <w:lang w:val="es-PE"/>
            </w:rPr>
          </w:rPrChange>
        </w:rPr>
        <w:t xml:space="preserve"> del </w:t>
      </w:r>
      <w:proofErr w:type="spellStart"/>
      <w:r w:rsidRPr="004140F1">
        <w:rPr>
          <w:rPrChange w:id="39" w:author="51964" w:date="2024-09-11T23:34:00Z" w16du:dateUtc="2024-09-12T06:34:00Z">
            <w:rPr>
              <w:lang w:val="es-PE"/>
            </w:rPr>
          </w:rPrChange>
        </w:rPr>
        <w:t>campesinado</w:t>
      </w:r>
      <w:proofErr w:type="spellEnd"/>
      <w:r w:rsidRPr="004140F1">
        <w:rPr>
          <w:rPrChange w:id="40" w:author="51964" w:date="2024-09-11T23:34:00Z" w16du:dateUtc="2024-09-12T06:34:00Z">
            <w:rPr>
              <w:lang w:val="es-PE"/>
            </w:rPr>
          </w:rPrChange>
        </w:rPr>
        <w:t xml:space="preserve"> cholo-</w:t>
      </w:r>
      <w:proofErr w:type="spellStart"/>
      <w:r w:rsidRPr="004140F1">
        <w:rPr>
          <w:rPrChange w:id="41" w:author="51964" w:date="2024-09-11T23:34:00Z" w16du:dateUtc="2024-09-12T06:34:00Z">
            <w:rPr>
              <w:lang w:val="es-PE"/>
            </w:rPr>
          </w:rPrChange>
        </w:rPr>
        <w:t>indígena</w:t>
      </w:r>
      <w:proofErr w:type="spellEnd"/>
      <w:r w:rsidRPr="004140F1">
        <w:rPr>
          <w:rPrChange w:id="42" w:author="51964" w:date="2024-09-11T23:34:00Z" w16du:dateUtc="2024-09-12T06:34:00Z">
            <w:rPr>
              <w:lang w:val="es-PE"/>
            </w:rPr>
          </w:rPrChange>
        </w:rPr>
        <w:t xml:space="preserve"> contra la </w:t>
      </w:r>
      <w:proofErr w:type="spellStart"/>
      <w:r w:rsidRPr="004140F1">
        <w:rPr>
          <w:rPrChange w:id="43" w:author="51964" w:date="2024-09-11T23:34:00Z" w16du:dateUtc="2024-09-12T06:34:00Z">
            <w:rPr>
              <w:lang w:val="es-PE"/>
            </w:rPr>
          </w:rPrChange>
        </w:rPr>
        <w:t>minería</w:t>
      </w:r>
      <w:proofErr w:type="spellEnd"/>
      <w:r w:rsidRPr="004140F1">
        <w:rPr>
          <w:rPrChange w:id="44" w:author="51964" w:date="2024-09-11T23:34:00Z" w16du:dateUtc="2024-09-12T06:34:00Z">
            <w:rPr>
              <w:lang w:val="es-PE"/>
            </w:rPr>
          </w:rPrChange>
        </w:rPr>
        <w:t xml:space="preserve"> colonial e </w:t>
      </w:r>
      <w:proofErr w:type="spellStart"/>
      <w:r w:rsidRPr="004140F1">
        <w:rPr>
          <w:rPrChange w:id="45" w:author="51964" w:date="2024-09-11T23:34:00Z" w16du:dateUtc="2024-09-12T06:34:00Z">
            <w:rPr>
              <w:lang w:val="es-PE"/>
            </w:rPr>
          </w:rPrChange>
        </w:rPr>
        <w:t>imperialista</w:t>
      </w:r>
      <w:proofErr w:type="spellEnd"/>
      <w:r w:rsidRPr="004140F1">
        <w:rPr>
          <w:rPrChange w:id="46" w:author="51964" w:date="2024-09-11T23:34:00Z" w16du:dateUtc="2024-09-12T06:34:00Z">
            <w:rPr>
              <w:lang w:val="es-PE"/>
            </w:rPr>
          </w:rPrChange>
        </w:rPr>
        <w:t xml:space="preserve"> </w:t>
      </w:r>
      <w:proofErr w:type="spellStart"/>
      <w:r w:rsidRPr="004140F1">
        <w:rPr>
          <w:rPrChange w:id="47" w:author="51964" w:date="2024-09-11T23:34:00Z" w16du:dateUtc="2024-09-12T06:34:00Z">
            <w:rPr>
              <w:lang w:val="es-PE"/>
            </w:rPr>
          </w:rPrChange>
        </w:rPr>
        <w:t>en</w:t>
      </w:r>
      <w:proofErr w:type="spellEnd"/>
      <w:r w:rsidRPr="004140F1">
        <w:rPr>
          <w:rPrChange w:id="48" w:author="51964" w:date="2024-09-11T23:34:00Z" w16du:dateUtc="2024-09-12T06:34:00Z">
            <w:rPr>
              <w:lang w:val="es-PE"/>
            </w:rPr>
          </w:rPrChange>
        </w:rPr>
        <w:t xml:space="preserve"> Los Andes </w:t>
      </w:r>
      <w:proofErr w:type="spellStart"/>
      <w:r w:rsidRPr="004140F1">
        <w:rPr>
          <w:rPrChange w:id="49" w:author="51964" w:date="2024-09-11T23:34:00Z" w16du:dateUtc="2024-09-12T06:34:00Z">
            <w:rPr>
              <w:lang w:val="es-PE"/>
            </w:rPr>
          </w:rPrChange>
        </w:rPr>
        <w:t>forman</w:t>
      </w:r>
      <w:proofErr w:type="spellEnd"/>
      <w:r w:rsidRPr="004140F1">
        <w:rPr>
          <w:rPrChange w:id="50" w:author="51964" w:date="2024-09-11T23:34:00Z" w16du:dateUtc="2024-09-12T06:34:00Z">
            <w:rPr>
              <w:lang w:val="es-PE"/>
            </w:rPr>
          </w:rPrChange>
        </w:rPr>
        <w:t xml:space="preserve"> un </w:t>
      </w:r>
      <w:proofErr w:type="spellStart"/>
      <w:r w:rsidRPr="004140F1">
        <w:rPr>
          <w:rPrChange w:id="51" w:author="51964" w:date="2024-09-11T23:34:00Z" w16du:dateUtc="2024-09-12T06:34:00Z">
            <w:rPr>
              <w:lang w:val="es-PE"/>
            </w:rPr>
          </w:rPrChange>
        </w:rPr>
        <w:t>sujeto</w:t>
      </w:r>
      <w:proofErr w:type="spellEnd"/>
      <w:r w:rsidRPr="004140F1">
        <w:rPr>
          <w:rPrChange w:id="52" w:author="51964" w:date="2024-09-11T23:34:00Z" w16du:dateUtc="2024-09-12T06:34:00Z">
            <w:rPr>
              <w:lang w:val="es-PE"/>
            </w:rPr>
          </w:rPrChange>
        </w:rPr>
        <w:t xml:space="preserve"> </w:t>
      </w:r>
      <w:proofErr w:type="spellStart"/>
      <w:r w:rsidRPr="004140F1">
        <w:rPr>
          <w:rPrChange w:id="53" w:author="51964" w:date="2024-09-11T23:34:00Z" w16du:dateUtc="2024-09-12T06:34:00Z">
            <w:rPr>
              <w:lang w:val="es-PE"/>
            </w:rPr>
          </w:rPrChange>
        </w:rPr>
        <w:lastRenderedPageBreak/>
        <w:t>político</w:t>
      </w:r>
      <w:proofErr w:type="spellEnd"/>
      <w:r w:rsidRPr="004140F1">
        <w:rPr>
          <w:rPrChange w:id="54" w:author="51964" w:date="2024-09-11T23:34:00Z" w16du:dateUtc="2024-09-12T06:34:00Z">
            <w:rPr>
              <w:lang w:val="es-PE"/>
            </w:rPr>
          </w:rPrChange>
        </w:rPr>
        <w:t xml:space="preserve"> </w:t>
      </w:r>
      <w:proofErr w:type="spellStart"/>
      <w:r w:rsidRPr="004140F1">
        <w:rPr>
          <w:rPrChange w:id="55" w:author="51964" w:date="2024-09-11T23:34:00Z" w16du:dateUtc="2024-09-12T06:34:00Z">
            <w:rPr>
              <w:lang w:val="es-PE"/>
            </w:rPr>
          </w:rPrChange>
        </w:rPr>
        <w:t>en</w:t>
      </w:r>
      <w:proofErr w:type="spellEnd"/>
      <w:r w:rsidRPr="004140F1">
        <w:rPr>
          <w:rPrChange w:id="56" w:author="51964" w:date="2024-09-11T23:34:00Z" w16du:dateUtc="2024-09-12T06:34:00Z">
            <w:rPr>
              <w:lang w:val="es-PE"/>
            </w:rPr>
          </w:rPrChange>
        </w:rPr>
        <w:t xml:space="preserve"> </w:t>
      </w:r>
      <w:proofErr w:type="spellStart"/>
      <w:r w:rsidRPr="004140F1">
        <w:rPr>
          <w:rPrChange w:id="57" w:author="51964" w:date="2024-09-11T23:34:00Z" w16du:dateUtc="2024-09-12T06:34:00Z">
            <w:rPr>
              <w:lang w:val="es-PE"/>
            </w:rPr>
          </w:rPrChange>
        </w:rPr>
        <w:t>absoluta</w:t>
      </w:r>
      <w:proofErr w:type="spellEnd"/>
      <w:r w:rsidRPr="004140F1">
        <w:rPr>
          <w:rPrChange w:id="58" w:author="51964" w:date="2024-09-11T23:34:00Z" w16du:dateUtc="2024-09-12T06:34:00Z">
            <w:rPr>
              <w:lang w:val="es-PE"/>
            </w:rPr>
          </w:rPrChange>
        </w:rPr>
        <w:t xml:space="preserve"> </w:t>
      </w:r>
      <w:proofErr w:type="spellStart"/>
      <w:r w:rsidRPr="004140F1">
        <w:rPr>
          <w:rPrChange w:id="59" w:author="51964" w:date="2024-09-11T23:34:00Z" w16du:dateUtc="2024-09-12T06:34:00Z">
            <w:rPr>
              <w:lang w:val="es-PE"/>
            </w:rPr>
          </w:rPrChange>
        </w:rPr>
        <w:t>contradicción</w:t>
      </w:r>
      <w:proofErr w:type="spellEnd"/>
      <w:r w:rsidRPr="004140F1">
        <w:rPr>
          <w:rPrChange w:id="60" w:author="51964" w:date="2024-09-11T23:34:00Z" w16du:dateUtc="2024-09-12T06:34:00Z">
            <w:rPr>
              <w:lang w:val="es-PE"/>
            </w:rPr>
          </w:rPrChange>
        </w:rPr>
        <w:t xml:space="preserve"> con </w:t>
      </w:r>
      <w:proofErr w:type="spellStart"/>
      <w:r w:rsidRPr="004140F1">
        <w:rPr>
          <w:rPrChange w:id="61" w:author="51964" w:date="2024-09-11T23:34:00Z" w16du:dateUtc="2024-09-12T06:34:00Z">
            <w:rPr>
              <w:lang w:val="es-PE"/>
            </w:rPr>
          </w:rPrChange>
        </w:rPr>
        <w:t>el</w:t>
      </w:r>
      <w:proofErr w:type="spellEnd"/>
      <w:r w:rsidRPr="004140F1">
        <w:rPr>
          <w:rPrChange w:id="62" w:author="51964" w:date="2024-09-11T23:34:00Z" w16du:dateUtc="2024-09-12T06:34:00Z">
            <w:rPr>
              <w:lang w:val="es-PE"/>
            </w:rPr>
          </w:rPrChange>
        </w:rPr>
        <w:t xml:space="preserve"> </w:t>
      </w:r>
      <w:proofErr w:type="spellStart"/>
      <w:r w:rsidRPr="004140F1">
        <w:rPr>
          <w:rPrChange w:id="63" w:author="51964" w:date="2024-09-11T23:34:00Z" w16du:dateUtc="2024-09-12T06:34:00Z">
            <w:rPr>
              <w:lang w:val="es-PE"/>
            </w:rPr>
          </w:rPrChange>
        </w:rPr>
        <w:t>despojo</w:t>
      </w:r>
      <w:proofErr w:type="spellEnd"/>
      <w:r w:rsidRPr="004140F1">
        <w:rPr>
          <w:rPrChange w:id="64" w:author="51964" w:date="2024-09-11T23:34:00Z" w16du:dateUtc="2024-09-12T06:34:00Z">
            <w:rPr>
              <w:lang w:val="es-PE"/>
            </w:rPr>
          </w:rPrChange>
        </w:rPr>
        <w:t xml:space="preserve"> y la </w:t>
      </w:r>
      <w:proofErr w:type="spellStart"/>
      <w:r w:rsidRPr="004140F1">
        <w:rPr>
          <w:rPrChange w:id="65" w:author="51964" w:date="2024-09-11T23:34:00Z" w16du:dateUtc="2024-09-12T06:34:00Z">
            <w:rPr>
              <w:lang w:val="es-PE"/>
            </w:rPr>
          </w:rPrChange>
        </w:rPr>
        <w:t>destrucción</w:t>
      </w:r>
      <w:proofErr w:type="spellEnd"/>
      <w:r w:rsidRPr="004140F1">
        <w:rPr>
          <w:rPrChange w:id="66" w:author="51964" w:date="2024-09-11T23:34:00Z" w16du:dateUtc="2024-09-12T06:34:00Z">
            <w:rPr>
              <w:lang w:val="es-PE"/>
            </w:rPr>
          </w:rPrChange>
        </w:rPr>
        <w:t xml:space="preserve"> de la tierra y </w:t>
      </w:r>
      <w:proofErr w:type="spellStart"/>
      <w:r w:rsidRPr="004140F1">
        <w:rPr>
          <w:rPrChange w:id="67" w:author="51964" w:date="2024-09-11T23:34:00Z" w16du:dateUtc="2024-09-12T06:34:00Z">
            <w:rPr>
              <w:lang w:val="es-PE"/>
            </w:rPr>
          </w:rPrChange>
        </w:rPr>
        <w:t>el</w:t>
      </w:r>
      <w:proofErr w:type="spellEnd"/>
      <w:r w:rsidRPr="004140F1">
        <w:rPr>
          <w:rPrChange w:id="68" w:author="51964" w:date="2024-09-11T23:34:00Z" w16du:dateUtc="2024-09-12T06:34:00Z">
            <w:rPr>
              <w:lang w:val="es-PE"/>
            </w:rPr>
          </w:rPrChange>
        </w:rPr>
        <w:t xml:space="preserve"> </w:t>
      </w:r>
      <w:proofErr w:type="spellStart"/>
      <w:r w:rsidRPr="004140F1">
        <w:rPr>
          <w:rPrChange w:id="69" w:author="51964" w:date="2024-09-11T23:34:00Z" w16du:dateUtc="2024-09-12T06:34:00Z">
            <w:rPr>
              <w:lang w:val="es-PE"/>
            </w:rPr>
          </w:rPrChange>
        </w:rPr>
        <w:t>agua</w:t>
      </w:r>
      <w:proofErr w:type="spellEnd"/>
      <w:r w:rsidRPr="004140F1">
        <w:rPr>
          <w:rPrChange w:id="70" w:author="51964" w:date="2024-09-11T23:34:00Z" w16du:dateUtc="2024-09-12T06:34:00Z">
            <w:rPr>
              <w:lang w:val="es-PE"/>
            </w:rPr>
          </w:rPrChange>
        </w:rPr>
        <w:t xml:space="preserve"> </w:t>
      </w:r>
      <w:proofErr w:type="spellStart"/>
      <w:r w:rsidRPr="004140F1">
        <w:rPr>
          <w:rPrChange w:id="71" w:author="51964" w:date="2024-09-11T23:34:00Z" w16du:dateUtc="2024-09-12T06:34:00Z">
            <w:rPr>
              <w:lang w:val="es-PE"/>
            </w:rPr>
          </w:rPrChange>
        </w:rPr>
        <w:t>como</w:t>
      </w:r>
      <w:proofErr w:type="spellEnd"/>
      <w:r w:rsidRPr="004140F1">
        <w:rPr>
          <w:rPrChange w:id="72" w:author="51964" w:date="2024-09-11T23:34:00Z" w16du:dateUtc="2024-09-12T06:34:00Z">
            <w:rPr>
              <w:lang w:val="es-PE"/>
            </w:rPr>
          </w:rPrChange>
        </w:rPr>
        <w:t xml:space="preserve"> </w:t>
      </w:r>
      <w:proofErr w:type="spellStart"/>
      <w:r w:rsidRPr="004140F1">
        <w:rPr>
          <w:rPrChange w:id="73" w:author="51964" w:date="2024-09-11T23:34:00Z" w16du:dateUtc="2024-09-12T06:34:00Z">
            <w:rPr>
              <w:lang w:val="es-PE"/>
            </w:rPr>
          </w:rPrChange>
        </w:rPr>
        <w:t>valores</w:t>
      </w:r>
      <w:proofErr w:type="spellEnd"/>
      <w:r w:rsidRPr="004140F1">
        <w:rPr>
          <w:rPrChange w:id="74" w:author="51964" w:date="2024-09-11T23:34:00Z" w16du:dateUtc="2024-09-12T06:34:00Z">
            <w:rPr>
              <w:lang w:val="es-PE"/>
            </w:rPr>
          </w:rPrChange>
        </w:rPr>
        <w:t xml:space="preserve"> </w:t>
      </w:r>
      <w:proofErr w:type="spellStart"/>
      <w:r w:rsidRPr="004140F1">
        <w:rPr>
          <w:rPrChange w:id="75" w:author="51964" w:date="2024-09-11T23:34:00Z" w16du:dateUtc="2024-09-12T06:34:00Z">
            <w:rPr>
              <w:lang w:val="es-PE"/>
            </w:rPr>
          </w:rPrChange>
        </w:rPr>
        <w:t>vitales</w:t>
      </w:r>
      <w:proofErr w:type="spellEnd"/>
      <w:r w:rsidRPr="004140F1">
        <w:rPr>
          <w:rPrChange w:id="76" w:author="51964" w:date="2024-09-11T23:34:00Z" w16du:dateUtc="2024-09-12T06:34:00Z">
            <w:rPr>
              <w:lang w:val="es-PE"/>
            </w:rPr>
          </w:rPrChange>
        </w:rPr>
        <w:t xml:space="preserve"> para </w:t>
      </w:r>
      <w:proofErr w:type="spellStart"/>
      <w:r w:rsidRPr="004140F1">
        <w:rPr>
          <w:rPrChange w:id="77" w:author="51964" w:date="2024-09-11T23:34:00Z" w16du:dateUtc="2024-09-12T06:34:00Z">
            <w:rPr>
              <w:lang w:val="es-PE"/>
            </w:rPr>
          </w:rPrChange>
        </w:rPr>
        <w:t>su</w:t>
      </w:r>
      <w:proofErr w:type="spellEnd"/>
      <w:r w:rsidRPr="004140F1">
        <w:rPr>
          <w:rPrChange w:id="78" w:author="51964" w:date="2024-09-11T23:34:00Z" w16du:dateUtc="2024-09-12T06:34:00Z">
            <w:rPr>
              <w:lang w:val="es-PE"/>
            </w:rPr>
          </w:rPrChange>
        </w:rPr>
        <w:t xml:space="preserve"> </w:t>
      </w:r>
      <w:proofErr w:type="spellStart"/>
      <w:r w:rsidRPr="004140F1">
        <w:rPr>
          <w:rPrChange w:id="79" w:author="51964" w:date="2024-09-11T23:34:00Z" w16du:dateUtc="2024-09-12T06:34:00Z">
            <w:rPr>
              <w:lang w:val="es-PE"/>
            </w:rPr>
          </w:rPrChange>
        </w:rPr>
        <w:t>reproducción</w:t>
      </w:r>
      <w:proofErr w:type="spellEnd"/>
      <w:r w:rsidRPr="004140F1">
        <w:rPr>
          <w:rPrChange w:id="80" w:author="51964" w:date="2024-09-11T23:34:00Z" w16du:dateUtc="2024-09-12T06:34:00Z">
            <w:rPr>
              <w:lang w:val="es-PE"/>
            </w:rPr>
          </w:rPrChange>
        </w:rPr>
        <w:t xml:space="preserve"> social. Si bien se ha </w:t>
      </w:r>
      <w:proofErr w:type="spellStart"/>
      <w:r w:rsidRPr="004140F1">
        <w:rPr>
          <w:rPrChange w:id="81" w:author="51964" w:date="2024-09-11T23:34:00Z" w16du:dateUtc="2024-09-12T06:34:00Z">
            <w:rPr>
              <w:lang w:val="es-PE"/>
            </w:rPr>
          </w:rPrChange>
        </w:rPr>
        <w:t>desarrollado</w:t>
      </w:r>
      <w:proofErr w:type="spellEnd"/>
      <w:r w:rsidRPr="004140F1">
        <w:rPr>
          <w:rPrChange w:id="82" w:author="51964" w:date="2024-09-11T23:34:00Z" w16du:dateUtc="2024-09-12T06:34:00Z">
            <w:rPr>
              <w:lang w:val="es-PE"/>
            </w:rPr>
          </w:rPrChange>
        </w:rPr>
        <w:t xml:space="preserve"> </w:t>
      </w:r>
      <w:proofErr w:type="spellStart"/>
      <w:r w:rsidRPr="004140F1">
        <w:rPr>
          <w:rPrChange w:id="83" w:author="51964" w:date="2024-09-11T23:34:00Z" w16du:dateUtc="2024-09-12T06:34:00Z">
            <w:rPr>
              <w:lang w:val="es-PE"/>
            </w:rPr>
          </w:rPrChange>
        </w:rPr>
        <w:t>teoría</w:t>
      </w:r>
      <w:proofErr w:type="spellEnd"/>
      <w:r w:rsidRPr="004140F1">
        <w:rPr>
          <w:rPrChange w:id="84" w:author="51964" w:date="2024-09-11T23:34:00Z" w16du:dateUtc="2024-09-12T06:34:00Z">
            <w:rPr>
              <w:lang w:val="es-PE"/>
            </w:rPr>
          </w:rPrChange>
        </w:rPr>
        <w:t xml:space="preserve"> </w:t>
      </w:r>
      <w:proofErr w:type="spellStart"/>
      <w:r w:rsidRPr="004140F1">
        <w:rPr>
          <w:rPrChange w:id="85" w:author="51964" w:date="2024-09-11T23:34:00Z" w16du:dateUtc="2024-09-12T06:34:00Z">
            <w:rPr>
              <w:lang w:val="es-PE"/>
            </w:rPr>
          </w:rPrChange>
        </w:rPr>
        <w:t>sobre</w:t>
      </w:r>
      <w:proofErr w:type="spellEnd"/>
      <w:r w:rsidRPr="004140F1">
        <w:rPr>
          <w:rPrChange w:id="86" w:author="51964" w:date="2024-09-11T23:34:00Z" w16du:dateUtc="2024-09-12T06:34:00Z">
            <w:rPr>
              <w:lang w:val="es-PE"/>
            </w:rPr>
          </w:rPrChange>
        </w:rPr>
        <w:t xml:space="preserve"> </w:t>
      </w:r>
      <w:proofErr w:type="spellStart"/>
      <w:r w:rsidRPr="004140F1">
        <w:rPr>
          <w:rPrChange w:id="87" w:author="51964" w:date="2024-09-11T23:34:00Z" w16du:dateUtc="2024-09-12T06:34:00Z">
            <w:rPr>
              <w:lang w:val="es-PE"/>
            </w:rPr>
          </w:rPrChange>
        </w:rPr>
        <w:t>los</w:t>
      </w:r>
      <w:proofErr w:type="spellEnd"/>
      <w:r w:rsidRPr="004140F1">
        <w:rPr>
          <w:rPrChange w:id="88" w:author="51964" w:date="2024-09-11T23:34:00Z" w16du:dateUtc="2024-09-12T06:34:00Z">
            <w:rPr>
              <w:lang w:val="es-PE"/>
            </w:rPr>
          </w:rPrChange>
        </w:rPr>
        <w:t xml:space="preserve"> </w:t>
      </w:r>
      <w:proofErr w:type="spellStart"/>
      <w:r w:rsidRPr="004140F1">
        <w:rPr>
          <w:rPrChange w:id="89" w:author="51964" w:date="2024-09-11T23:34:00Z" w16du:dateUtc="2024-09-12T06:34:00Z">
            <w:rPr>
              <w:lang w:val="es-PE"/>
            </w:rPr>
          </w:rPrChange>
        </w:rPr>
        <w:t>efectos</w:t>
      </w:r>
      <w:proofErr w:type="spellEnd"/>
      <w:r w:rsidRPr="004140F1">
        <w:rPr>
          <w:rPrChange w:id="90" w:author="51964" w:date="2024-09-11T23:34:00Z" w16du:dateUtc="2024-09-12T06:34:00Z">
            <w:rPr>
              <w:lang w:val="es-PE"/>
            </w:rPr>
          </w:rPrChange>
        </w:rPr>
        <w:t xml:space="preserve"> antisistémicos de </w:t>
      </w:r>
      <w:proofErr w:type="spellStart"/>
      <w:r w:rsidRPr="004140F1">
        <w:rPr>
          <w:rPrChange w:id="91" w:author="51964" w:date="2024-09-11T23:34:00Z" w16du:dateUtc="2024-09-12T06:34:00Z">
            <w:rPr>
              <w:lang w:val="es-PE"/>
            </w:rPr>
          </w:rPrChange>
        </w:rPr>
        <w:t>los</w:t>
      </w:r>
      <w:proofErr w:type="spellEnd"/>
      <w:r w:rsidRPr="004140F1">
        <w:rPr>
          <w:rPrChange w:id="92" w:author="51964" w:date="2024-09-11T23:34:00Z" w16du:dateUtc="2024-09-12T06:34:00Z">
            <w:rPr>
              <w:lang w:val="es-PE"/>
            </w:rPr>
          </w:rPrChange>
        </w:rPr>
        <w:t xml:space="preserve"> </w:t>
      </w:r>
      <w:proofErr w:type="spellStart"/>
      <w:r w:rsidRPr="004140F1">
        <w:rPr>
          <w:rPrChange w:id="93" w:author="51964" w:date="2024-09-11T23:34:00Z" w16du:dateUtc="2024-09-12T06:34:00Z">
            <w:rPr>
              <w:lang w:val="es-PE"/>
            </w:rPr>
          </w:rPrChange>
        </w:rPr>
        <w:t>movimientos</w:t>
      </w:r>
      <w:proofErr w:type="spellEnd"/>
      <w:r w:rsidRPr="004140F1">
        <w:rPr>
          <w:rPrChange w:id="94" w:author="51964" w:date="2024-09-11T23:34:00Z" w16du:dateUtc="2024-09-12T06:34:00Z">
            <w:rPr>
              <w:lang w:val="es-PE"/>
            </w:rPr>
          </w:rPrChange>
        </w:rPr>
        <w:t xml:space="preserve"> </w:t>
      </w:r>
      <w:proofErr w:type="spellStart"/>
      <w:r w:rsidRPr="004140F1">
        <w:rPr>
          <w:rPrChange w:id="95" w:author="51964" w:date="2024-09-11T23:34:00Z" w16du:dateUtc="2024-09-12T06:34:00Z">
            <w:rPr>
              <w:lang w:val="es-PE"/>
            </w:rPr>
          </w:rPrChange>
        </w:rPr>
        <w:t>sociales</w:t>
      </w:r>
      <w:proofErr w:type="spellEnd"/>
      <w:r w:rsidRPr="004140F1">
        <w:rPr>
          <w:rPrChange w:id="96" w:author="51964" w:date="2024-09-11T23:34:00Z" w16du:dateUtc="2024-09-12T06:34:00Z">
            <w:rPr>
              <w:lang w:val="es-PE"/>
            </w:rPr>
          </w:rPrChange>
        </w:rPr>
        <w:t xml:space="preserve"> </w:t>
      </w:r>
      <w:proofErr w:type="spellStart"/>
      <w:r w:rsidRPr="004140F1">
        <w:rPr>
          <w:rPrChange w:id="97" w:author="51964" w:date="2024-09-11T23:34:00Z" w16du:dateUtc="2024-09-12T06:34:00Z">
            <w:rPr>
              <w:lang w:val="es-PE"/>
            </w:rPr>
          </w:rPrChange>
        </w:rPr>
        <w:t>creados</w:t>
      </w:r>
      <w:proofErr w:type="spellEnd"/>
      <w:r w:rsidRPr="004140F1">
        <w:rPr>
          <w:rPrChange w:id="98" w:author="51964" w:date="2024-09-11T23:34:00Z" w16du:dateUtc="2024-09-12T06:34:00Z">
            <w:rPr>
              <w:lang w:val="es-PE"/>
            </w:rPr>
          </w:rPrChange>
        </w:rPr>
        <w:t xml:space="preserve"> con </w:t>
      </w:r>
      <w:proofErr w:type="spellStart"/>
      <w:r w:rsidRPr="004140F1">
        <w:rPr>
          <w:rPrChange w:id="99" w:author="51964" w:date="2024-09-11T23:34:00Z" w16du:dateUtc="2024-09-12T06:34:00Z">
            <w:rPr>
              <w:lang w:val="es-PE"/>
            </w:rPr>
          </w:rPrChange>
        </w:rPr>
        <w:t>los</w:t>
      </w:r>
      <w:proofErr w:type="spellEnd"/>
      <w:r w:rsidRPr="004140F1">
        <w:rPr>
          <w:rPrChange w:id="100" w:author="51964" w:date="2024-09-11T23:34:00Z" w16du:dateUtc="2024-09-12T06:34:00Z">
            <w:rPr>
              <w:lang w:val="es-PE"/>
            </w:rPr>
          </w:rPrChange>
        </w:rPr>
        <w:t xml:space="preserve"> </w:t>
      </w:r>
      <w:proofErr w:type="spellStart"/>
      <w:r w:rsidRPr="004140F1">
        <w:rPr>
          <w:rPrChange w:id="101" w:author="51964" w:date="2024-09-11T23:34:00Z" w16du:dateUtc="2024-09-12T06:34:00Z">
            <w:rPr>
              <w:lang w:val="es-PE"/>
            </w:rPr>
          </w:rPrChange>
        </w:rPr>
        <w:t>procesos</w:t>
      </w:r>
      <w:proofErr w:type="spellEnd"/>
      <w:r w:rsidRPr="004140F1">
        <w:rPr>
          <w:rPrChange w:id="102" w:author="51964" w:date="2024-09-11T23:34:00Z" w16du:dateUtc="2024-09-12T06:34:00Z">
            <w:rPr>
              <w:lang w:val="es-PE"/>
            </w:rPr>
          </w:rPrChange>
        </w:rPr>
        <w:t xml:space="preserve"> </w:t>
      </w:r>
      <w:proofErr w:type="spellStart"/>
      <w:r w:rsidRPr="004140F1">
        <w:rPr>
          <w:rPrChange w:id="103" w:author="51964" w:date="2024-09-11T23:34:00Z" w16du:dateUtc="2024-09-12T06:34:00Z">
            <w:rPr>
              <w:lang w:val="es-PE"/>
            </w:rPr>
          </w:rPrChange>
        </w:rPr>
        <w:t>sistémicos</w:t>
      </w:r>
      <w:proofErr w:type="spellEnd"/>
      <w:r w:rsidRPr="004140F1">
        <w:rPr>
          <w:rPrChange w:id="104" w:author="51964" w:date="2024-09-11T23:34:00Z" w16du:dateUtc="2024-09-12T06:34:00Z">
            <w:rPr>
              <w:lang w:val="es-PE"/>
            </w:rPr>
          </w:rPrChange>
        </w:rPr>
        <w:t xml:space="preserve"> de la </w:t>
      </w:r>
      <w:proofErr w:type="spellStart"/>
      <w:r w:rsidRPr="004140F1">
        <w:rPr>
          <w:rPrChange w:id="105" w:author="51964" w:date="2024-09-11T23:34:00Z" w16du:dateUtc="2024-09-12T06:34:00Z">
            <w:rPr>
              <w:lang w:val="es-PE"/>
            </w:rPr>
          </w:rPrChange>
        </w:rPr>
        <w:t>economía-mundo</w:t>
      </w:r>
      <w:proofErr w:type="spellEnd"/>
      <w:r w:rsidRPr="004140F1">
        <w:rPr>
          <w:rPrChange w:id="106" w:author="51964" w:date="2024-09-11T23:34:00Z" w16du:dateUtc="2024-09-12T06:34:00Z">
            <w:rPr>
              <w:lang w:val="es-PE"/>
            </w:rPr>
          </w:rPrChange>
        </w:rPr>
        <w:t xml:space="preserve">, la </w:t>
      </w:r>
      <w:proofErr w:type="spellStart"/>
      <w:r w:rsidRPr="004140F1">
        <w:rPr>
          <w:rPrChange w:id="107" w:author="51964" w:date="2024-09-11T23:34:00Z" w16du:dateUtc="2024-09-12T06:34:00Z">
            <w:rPr>
              <w:lang w:val="es-PE"/>
            </w:rPr>
          </w:rPrChange>
        </w:rPr>
        <w:t>teorización</w:t>
      </w:r>
      <w:proofErr w:type="spellEnd"/>
      <w:r w:rsidRPr="004140F1">
        <w:rPr>
          <w:rPrChange w:id="108" w:author="51964" w:date="2024-09-11T23:34:00Z" w16du:dateUtc="2024-09-12T06:34:00Z">
            <w:rPr>
              <w:lang w:val="es-PE"/>
            </w:rPr>
          </w:rPrChange>
        </w:rPr>
        <w:t xml:space="preserve"> </w:t>
      </w:r>
      <w:proofErr w:type="spellStart"/>
      <w:r w:rsidRPr="004140F1">
        <w:rPr>
          <w:rPrChange w:id="109" w:author="51964" w:date="2024-09-11T23:34:00Z" w16du:dateUtc="2024-09-12T06:34:00Z">
            <w:rPr>
              <w:lang w:val="es-PE"/>
            </w:rPr>
          </w:rPrChange>
        </w:rPr>
        <w:t>sobre</w:t>
      </w:r>
      <w:proofErr w:type="spellEnd"/>
      <w:r w:rsidRPr="004140F1">
        <w:rPr>
          <w:rPrChange w:id="110" w:author="51964" w:date="2024-09-11T23:34:00Z" w16du:dateUtc="2024-09-12T06:34:00Z">
            <w:rPr>
              <w:lang w:val="es-PE"/>
            </w:rPr>
          </w:rPrChange>
        </w:rPr>
        <w:t xml:space="preserve"> </w:t>
      </w:r>
      <w:proofErr w:type="spellStart"/>
      <w:r w:rsidRPr="004140F1">
        <w:rPr>
          <w:rPrChange w:id="111" w:author="51964" w:date="2024-09-11T23:34:00Z" w16du:dateUtc="2024-09-12T06:34:00Z">
            <w:rPr>
              <w:lang w:val="es-PE"/>
            </w:rPr>
          </w:rPrChange>
        </w:rPr>
        <w:t>los</w:t>
      </w:r>
      <w:proofErr w:type="spellEnd"/>
      <w:r w:rsidRPr="004140F1">
        <w:rPr>
          <w:rPrChange w:id="112" w:author="51964" w:date="2024-09-11T23:34:00Z" w16du:dateUtc="2024-09-12T06:34:00Z">
            <w:rPr>
              <w:lang w:val="es-PE"/>
            </w:rPr>
          </w:rPrChange>
        </w:rPr>
        <w:t xml:space="preserve"> </w:t>
      </w:r>
      <w:proofErr w:type="spellStart"/>
      <w:r w:rsidRPr="004140F1">
        <w:rPr>
          <w:rPrChange w:id="113" w:author="51964" w:date="2024-09-11T23:34:00Z" w16du:dateUtc="2024-09-12T06:34:00Z">
            <w:rPr>
              <w:lang w:val="es-PE"/>
            </w:rPr>
          </w:rPrChange>
        </w:rPr>
        <w:t>mecanismos</w:t>
      </w:r>
      <w:proofErr w:type="spellEnd"/>
      <w:r w:rsidRPr="004140F1">
        <w:rPr>
          <w:rPrChange w:id="114" w:author="51964" w:date="2024-09-11T23:34:00Z" w16du:dateUtc="2024-09-12T06:34:00Z">
            <w:rPr>
              <w:lang w:val="es-PE"/>
            </w:rPr>
          </w:rPrChange>
        </w:rPr>
        <w:t xml:space="preserve"> </w:t>
      </w:r>
      <w:proofErr w:type="spellStart"/>
      <w:r w:rsidRPr="004140F1">
        <w:rPr>
          <w:rPrChange w:id="115" w:author="51964" w:date="2024-09-11T23:34:00Z" w16du:dateUtc="2024-09-12T06:34:00Z">
            <w:rPr>
              <w:lang w:val="es-PE"/>
            </w:rPr>
          </w:rPrChange>
        </w:rPr>
        <w:t>causales</w:t>
      </w:r>
      <w:proofErr w:type="spellEnd"/>
      <w:r w:rsidRPr="004140F1">
        <w:rPr>
          <w:rPrChange w:id="116" w:author="51964" w:date="2024-09-11T23:34:00Z" w16du:dateUtc="2024-09-12T06:34:00Z">
            <w:rPr>
              <w:lang w:val="es-PE"/>
            </w:rPr>
          </w:rPrChange>
        </w:rPr>
        <w:t xml:space="preserve"> que </w:t>
      </w:r>
      <w:proofErr w:type="spellStart"/>
      <w:r w:rsidRPr="004140F1">
        <w:rPr>
          <w:rPrChange w:id="117" w:author="51964" w:date="2024-09-11T23:34:00Z" w16du:dateUtc="2024-09-12T06:34:00Z">
            <w:rPr>
              <w:lang w:val="es-PE"/>
            </w:rPr>
          </w:rPrChange>
        </w:rPr>
        <w:t>pueden</w:t>
      </w:r>
      <w:proofErr w:type="spellEnd"/>
      <w:r w:rsidRPr="004140F1">
        <w:rPr>
          <w:rPrChange w:id="118" w:author="51964" w:date="2024-09-11T23:34:00Z" w16du:dateUtc="2024-09-12T06:34:00Z">
            <w:rPr>
              <w:lang w:val="es-PE"/>
            </w:rPr>
          </w:rPrChange>
        </w:rPr>
        <w:t xml:space="preserve"> </w:t>
      </w:r>
      <w:proofErr w:type="spellStart"/>
      <w:r w:rsidRPr="004140F1">
        <w:rPr>
          <w:rPrChange w:id="119" w:author="51964" w:date="2024-09-11T23:34:00Z" w16du:dateUtc="2024-09-12T06:34:00Z">
            <w:rPr>
              <w:lang w:val="es-PE"/>
            </w:rPr>
          </w:rPrChange>
        </w:rPr>
        <w:t>explicar</w:t>
      </w:r>
      <w:proofErr w:type="spellEnd"/>
      <w:r w:rsidRPr="004140F1">
        <w:rPr>
          <w:rPrChange w:id="120" w:author="51964" w:date="2024-09-11T23:34:00Z" w16du:dateUtc="2024-09-12T06:34:00Z">
            <w:rPr>
              <w:lang w:val="es-PE"/>
            </w:rPr>
          </w:rPrChange>
        </w:rPr>
        <w:t xml:space="preserve"> </w:t>
      </w:r>
      <w:proofErr w:type="spellStart"/>
      <w:r w:rsidRPr="004140F1">
        <w:rPr>
          <w:rPrChange w:id="121" w:author="51964" w:date="2024-09-11T23:34:00Z" w16du:dateUtc="2024-09-12T06:34:00Z">
            <w:rPr>
              <w:lang w:val="es-PE"/>
            </w:rPr>
          </w:rPrChange>
        </w:rPr>
        <w:t>dichos</w:t>
      </w:r>
      <w:proofErr w:type="spellEnd"/>
      <w:r w:rsidRPr="004140F1">
        <w:rPr>
          <w:rPrChange w:id="122" w:author="51964" w:date="2024-09-11T23:34:00Z" w16du:dateUtc="2024-09-12T06:34:00Z">
            <w:rPr>
              <w:lang w:val="es-PE"/>
            </w:rPr>
          </w:rPrChange>
        </w:rPr>
        <w:t xml:space="preserve"> </w:t>
      </w:r>
      <w:proofErr w:type="spellStart"/>
      <w:r w:rsidRPr="004140F1">
        <w:rPr>
          <w:rPrChange w:id="123" w:author="51964" w:date="2024-09-11T23:34:00Z" w16du:dateUtc="2024-09-12T06:34:00Z">
            <w:rPr>
              <w:lang w:val="es-PE"/>
            </w:rPr>
          </w:rPrChange>
        </w:rPr>
        <w:t>efectos</w:t>
      </w:r>
      <w:proofErr w:type="spellEnd"/>
      <w:r w:rsidRPr="004140F1">
        <w:rPr>
          <w:rPrChange w:id="124" w:author="51964" w:date="2024-09-11T23:34:00Z" w16du:dateUtc="2024-09-12T06:34:00Z">
            <w:rPr>
              <w:lang w:val="es-PE"/>
            </w:rPr>
          </w:rPrChange>
        </w:rPr>
        <w:t xml:space="preserve">, es </w:t>
      </w:r>
      <w:proofErr w:type="spellStart"/>
      <w:r w:rsidRPr="004140F1">
        <w:rPr>
          <w:rPrChange w:id="125" w:author="51964" w:date="2024-09-11T23:34:00Z" w16du:dateUtc="2024-09-12T06:34:00Z">
            <w:rPr>
              <w:lang w:val="es-PE"/>
            </w:rPr>
          </w:rPrChange>
        </w:rPr>
        <w:t>una</w:t>
      </w:r>
      <w:proofErr w:type="spellEnd"/>
      <w:r w:rsidRPr="004140F1">
        <w:rPr>
          <w:rPrChange w:id="126" w:author="51964" w:date="2024-09-11T23:34:00Z" w16du:dateUtc="2024-09-12T06:34:00Z">
            <w:rPr>
              <w:lang w:val="es-PE"/>
            </w:rPr>
          </w:rPrChange>
        </w:rPr>
        <w:t xml:space="preserve"> </w:t>
      </w:r>
      <w:proofErr w:type="spellStart"/>
      <w:r w:rsidRPr="004140F1">
        <w:rPr>
          <w:rPrChange w:id="127" w:author="51964" w:date="2024-09-11T23:34:00Z" w16du:dateUtc="2024-09-12T06:34:00Z">
            <w:rPr>
              <w:lang w:val="es-PE"/>
            </w:rPr>
          </w:rPrChange>
        </w:rPr>
        <w:t>labor</w:t>
      </w:r>
      <w:proofErr w:type="spellEnd"/>
      <w:r w:rsidRPr="004140F1">
        <w:rPr>
          <w:rPrChange w:id="128" w:author="51964" w:date="2024-09-11T23:34:00Z" w16du:dateUtc="2024-09-12T06:34:00Z">
            <w:rPr>
              <w:lang w:val="es-PE"/>
            </w:rPr>
          </w:rPrChange>
        </w:rPr>
        <w:t xml:space="preserve"> </w:t>
      </w:r>
      <w:proofErr w:type="spellStart"/>
      <w:r w:rsidRPr="004140F1">
        <w:rPr>
          <w:rPrChange w:id="129" w:author="51964" w:date="2024-09-11T23:34:00Z" w16du:dateUtc="2024-09-12T06:34:00Z">
            <w:rPr>
              <w:lang w:val="es-PE"/>
            </w:rPr>
          </w:rPrChange>
        </w:rPr>
        <w:t>en</w:t>
      </w:r>
      <w:proofErr w:type="spellEnd"/>
      <w:r w:rsidRPr="004140F1">
        <w:rPr>
          <w:rPrChange w:id="130" w:author="51964" w:date="2024-09-11T23:34:00Z" w16du:dateUtc="2024-09-12T06:34:00Z">
            <w:rPr>
              <w:lang w:val="es-PE"/>
            </w:rPr>
          </w:rPrChange>
        </w:rPr>
        <w:t xml:space="preserve"> </w:t>
      </w:r>
      <w:proofErr w:type="spellStart"/>
      <w:r w:rsidRPr="004140F1">
        <w:rPr>
          <w:rPrChange w:id="131" w:author="51964" w:date="2024-09-11T23:34:00Z" w16du:dateUtc="2024-09-12T06:34:00Z">
            <w:rPr>
              <w:lang w:val="es-PE"/>
            </w:rPr>
          </w:rPrChange>
        </w:rPr>
        <w:t>curso</w:t>
      </w:r>
      <w:proofErr w:type="spellEnd"/>
      <w:r w:rsidRPr="004140F1">
        <w:rPr>
          <w:rPrChange w:id="132" w:author="51964" w:date="2024-09-11T23:34:00Z" w16du:dateUtc="2024-09-12T06:34:00Z">
            <w:rPr>
              <w:lang w:val="es-PE"/>
            </w:rPr>
          </w:rPrChange>
        </w:rPr>
        <w:t xml:space="preserve"> permeable a ser </w:t>
      </w:r>
      <w:proofErr w:type="spellStart"/>
      <w:r w:rsidRPr="004140F1">
        <w:rPr>
          <w:rPrChange w:id="133" w:author="51964" w:date="2024-09-11T23:34:00Z" w16du:dateUtc="2024-09-12T06:34:00Z">
            <w:rPr>
              <w:lang w:val="es-PE"/>
            </w:rPr>
          </w:rPrChange>
        </w:rPr>
        <w:t>desarrollada</w:t>
      </w:r>
      <w:proofErr w:type="spellEnd"/>
      <w:r w:rsidRPr="004140F1">
        <w:rPr>
          <w:rPrChange w:id="134" w:author="51964" w:date="2024-09-11T23:34:00Z" w16du:dateUtc="2024-09-12T06:34:00Z">
            <w:rPr>
              <w:lang w:val="es-PE"/>
            </w:rPr>
          </w:rPrChange>
        </w:rPr>
        <w:t xml:space="preserve"> a la luz de </w:t>
      </w:r>
      <w:proofErr w:type="spellStart"/>
      <w:r w:rsidRPr="004140F1">
        <w:rPr>
          <w:rPrChange w:id="135" w:author="51964" w:date="2024-09-11T23:34:00Z" w16du:dateUtc="2024-09-12T06:34:00Z">
            <w:rPr>
              <w:lang w:val="es-PE"/>
            </w:rPr>
          </w:rPrChange>
        </w:rPr>
        <w:t>una</w:t>
      </w:r>
      <w:proofErr w:type="spellEnd"/>
      <w:r w:rsidRPr="004140F1">
        <w:rPr>
          <w:rPrChange w:id="136" w:author="51964" w:date="2024-09-11T23:34:00Z" w16du:dateUtc="2024-09-12T06:34:00Z">
            <w:rPr>
              <w:lang w:val="es-PE"/>
            </w:rPr>
          </w:rPrChange>
        </w:rPr>
        <w:t xml:space="preserve"> </w:t>
      </w:r>
      <w:proofErr w:type="spellStart"/>
      <w:r w:rsidRPr="004140F1">
        <w:rPr>
          <w:rPrChange w:id="137" w:author="51964" w:date="2024-09-11T23:34:00Z" w16du:dateUtc="2024-09-12T06:34:00Z">
            <w:rPr>
              <w:lang w:val="es-PE"/>
            </w:rPr>
          </w:rPrChange>
        </w:rPr>
        <w:t>crítica</w:t>
      </w:r>
      <w:proofErr w:type="spellEnd"/>
      <w:r w:rsidRPr="004140F1">
        <w:rPr>
          <w:rPrChange w:id="138" w:author="51964" w:date="2024-09-11T23:34:00Z" w16du:dateUtc="2024-09-12T06:34:00Z">
            <w:rPr>
              <w:lang w:val="es-PE"/>
            </w:rPr>
          </w:rPrChange>
        </w:rPr>
        <w:t xml:space="preserve"> </w:t>
      </w:r>
      <w:proofErr w:type="spellStart"/>
      <w:r w:rsidRPr="004140F1">
        <w:rPr>
          <w:rPrChange w:id="139" w:author="51964" w:date="2024-09-11T23:34:00Z" w16du:dateUtc="2024-09-12T06:34:00Z">
            <w:rPr>
              <w:lang w:val="es-PE"/>
            </w:rPr>
          </w:rPrChange>
        </w:rPr>
        <w:t>marxista</w:t>
      </w:r>
      <w:proofErr w:type="spellEnd"/>
      <w:r w:rsidRPr="004140F1">
        <w:rPr>
          <w:rPrChange w:id="140" w:author="51964" w:date="2024-09-11T23:34:00Z" w16du:dateUtc="2024-09-12T06:34:00Z">
            <w:rPr>
              <w:lang w:val="es-PE"/>
            </w:rPr>
          </w:rPrChange>
        </w:rPr>
        <w:t xml:space="preserve"> a la </w:t>
      </w:r>
      <w:proofErr w:type="spellStart"/>
      <w:r w:rsidRPr="004140F1">
        <w:rPr>
          <w:rPrChange w:id="141" w:author="51964" w:date="2024-09-11T23:34:00Z" w16du:dateUtc="2024-09-12T06:34:00Z">
            <w:rPr>
              <w:lang w:val="es-PE"/>
            </w:rPr>
          </w:rPrChange>
        </w:rPr>
        <w:t>economía</w:t>
      </w:r>
      <w:proofErr w:type="spellEnd"/>
      <w:r w:rsidRPr="004140F1">
        <w:rPr>
          <w:rPrChange w:id="142" w:author="51964" w:date="2024-09-11T23:34:00Z" w16du:dateUtc="2024-09-12T06:34:00Z">
            <w:rPr>
              <w:lang w:val="es-PE"/>
            </w:rPr>
          </w:rPrChange>
        </w:rPr>
        <w:t xml:space="preserve"> </w:t>
      </w:r>
      <w:proofErr w:type="spellStart"/>
      <w:r w:rsidRPr="004140F1">
        <w:rPr>
          <w:rPrChange w:id="143" w:author="51964" w:date="2024-09-11T23:34:00Z" w16du:dateUtc="2024-09-12T06:34:00Z">
            <w:rPr>
              <w:lang w:val="es-PE"/>
            </w:rPr>
          </w:rPrChange>
        </w:rPr>
        <w:t>política</w:t>
      </w:r>
      <w:proofErr w:type="spellEnd"/>
      <w:r w:rsidRPr="004140F1">
        <w:rPr>
          <w:rPrChange w:id="144" w:author="51964" w:date="2024-09-11T23:34:00Z" w16du:dateUtc="2024-09-12T06:34:00Z">
            <w:rPr>
              <w:lang w:val="es-PE"/>
            </w:rPr>
          </w:rPrChange>
        </w:rPr>
        <w:t xml:space="preserve"> del </w:t>
      </w:r>
      <w:proofErr w:type="spellStart"/>
      <w:r w:rsidRPr="004140F1">
        <w:rPr>
          <w:rPrChange w:id="145" w:author="51964" w:date="2024-09-11T23:34:00Z" w16du:dateUtc="2024-09-12T06:34:00Z">
            <w:rPr>
              <w:lang w:val="es-PE"/>
            </w:rPr>
          </w:rPrChange>
        </w:rPr>
        <w:t>imperialismo</w:t>
      </w:r>
      <w:proofErr w:type="spellEnd"/>
      <w:r w:rsidRPr="004140F1">
        <w:rPr>
          <w:rPrChange w:id="146" w:author="51964" w:date="2024-09-11T23:34:00Z" w16du:dateUtc="2024-09-12T06:34:00Z">
            <w:rPr>
              <w:lang w:val="es-PE"/>
            </w:rPr>
          </w:rPrChange>
        </w:rPr>
        <w:t xml:space="preserve">. En </w:t>
      </w:r>
      <w:proofErr w:type="spellStart"/>
      <w:r w:rsidRPr="004140F1">
        <w:rPr>
          <w:rPrChange w:id="147" w:author="51964" w:date="2024-09-11T23:34:00Z" w16du:dateUtc="2024-09-12T06:34:00Z">
            <w:rPr>
              <w:lang w:val="es-PE"/>
            </w:rPr>
          </w:rPrChange>
        </w:rPr>
        <w:t>este</w:t>
      </w:r>
      <w:proofErr w:type="spellEnd"/>
      <w:r w:rsidRPr="004140F1">
        <w:rPr>
          <w:rPrChange w:id="148" w:author="51964" w:date="2024-09-11T23:34:00Z" w16du:dateUtc="2024-09-12T06:34:00Z">
            <w:rPr>
              <w:lang w:val="es-PE"/>
            </w:rPr>
          </w:rPrChange>
        </w:rPr>
        <w:t xml:space="preserve"> </w:t>
      </w:r>
      <w:proofErr w:type="spellStart"/>
      <w:r w:rsidRPr="004140F1">
        <w:rPr>
          <w:rPrChange w:id="149" w:author="51964" w:date="2024-09-11T23:34:00Z" w16du:dateUtc="2024-09-12T06:34:00Z">
            <w:rPr>
              <w:lang w:val="es-PE"/>
            </w:rPr>
          </w:rPrChange>
        </w:rPr>
        <w:t>artículo</w:t>
      </w:r>
      <w:proofErr w:type="spellEnd"/>
      <w:r w:rsidRPr="004140F1">
        <w:rPr>
          <w:rPrChange w:id="150" w:author="51964" w:date="2024-09-11T23:34:00Z" w16du:dateUtc="2024-09-12T06:34:00Z">
            <w:rPr>
              <w:lang w:val="es-PE"/>
            </w:rPr>
          </w:rPrChange>
        </w:rPr>
        <w:t xml:space="preserve">, </w:t>
      </w:r>
      <w:proofErr w:type="spellStart"/>
      <w:r w:rsidRPr="004140F1">
        <w:rPr>
          <w:rPrChange w:id="151" w:author="51964" w:date="2024-09-11T23:34:00Z" w16du:dateUtc="2024-09-12T06:34:00Z">
            <w:rPr>
              <w:lang w:val="es-PE"/>
            </w:rPr>
          </w:rPrChange>
        </w:rPr>
        <w:t>construyo</w:t>
      </w:r>
      <w:proofErr w:type="spellEnd"/>
      <w:r w:rsidRPr="004140F1">
        <w:rPr>
          <w:rPrChange w:id="152" w:author="51964" w:date="2024-09-11T23:34:00Z" w16du:dateUtc="2024-09-12T06:34:00Z">
            <w:rPr>
              <w:lang w:val="es-PE"/>
            </w:rPr>
          </w:rPrChange>
        </w:rPr>
        <w:t xml:space="preserve"> </w:t>
      </w:r>
      <w:proofErr w:type="spellStart"/>
      <w:r w:rsidRPr="004140F1">
        <w:rPr>
          <w:rPrChange w:id="153" w:author="51964" w:date="2024-09-11T23:34:00Z" w16du:dateUtc="2024-09-12T06:34:00Z">
            <w:rPr>
              <w:lang w:val="es-PE"/>
            </w:rPr>
          </w:rPrChange>
        </w:rPr>
        <w:t>una</w:t>
      </w:r>
      <w:proofErr w:type="spellEnd"/>
      <w:r w:rsidRPr="004140F1">
        <w:rPr>
          <w:rPrChange w:id="154" w:author="51964" w:date="2024-09-11T23:34:00Z" w16du:dateUtc="2024-09-12T06:34:00Z">
            <w:rPr>
              <w:lang w:val="es-PE"/>
            </w:rPr>
          </w:rPrChange>
        </w:rPr>
        <w:t xml:space="preserve"> </w:t>
      </w:r>
      <w:proofErr w:type="spellStart"/>
      <w:r w:rsidRPr="004140F1">
        <w:rPr>
          <w:rPrChange w:id="155" w:author="51964" w:date="2024-09-11T23:34:00Z" w16du:dateUtc="2024-09-12T06:34:00Z">
            <w:rPr>
              <w:lang w:val="es-PE"/>
            </w:rPr>
          </w:rPrChange>
        </w:rPr>
        <w:t>hipótesis</w:t>
      </w:r>
      <w:proofErr w:type="spellEnd"/>
      <w:r w:rsidRPr="004140F1">
        <w:rPr>
          <w:rPrChange w:id="156" w:author="51964" w:date="2024-09-11T23:34:00Z" w16du:dateUtc="2024-09-12T06:34:00Z">
            <w:rPr>
              <w:lang w:val="es-PE"/>
            </w:rPr>
          </w:rPrChange>
        </w:rPr>
        <w:t xml:space="preserve"> de </w:t>
      </w:r>
      <w:proofErr w:type="spellStart"/>
      <w:r w:rsidRPr="004140F1">
        <w:rPr>
          <w:rPrChange w:id="157" w:author="51964" w:date="2024-09-11T23:34:00Z" w16du:dateUtc="2024-09-12T06:34:00Z">
            <w:rPr>
              <w:lang w:val="es-PE"/>
            </w:rPr>
          </w:rPrChange>
        </w:rPr>
        <w:t>mecanismos</w:t>
      </w:r>
      <w:proofErr w:type="spellEnd"/>
      <w:r w:rsidRPr="004140F1">
        <w:rPr>
          <w:rPrChange w:id="158" w:author="51964" w:date="2024-09-11T23:34:00Z" w16du:dateUtc="2024-09-12T06:34:00Z">
            <w:rPr>
              <w:lang w:val="es-PE"/>
            </w:rPr>
          </w:rPrChange>
        </w:rPr>
        <w:t xml:space="preserve"> </w:t>
      </w:r>
      <w:proofErr w:type="spellStart"/>
      <w:r w:rsidRPr="004140F1">
        <w:rPr>
          <w:rPrChange w:id="159" w:author="51964" w:date="2024-09-11T23:34:00Z" w16du:dateUtc="2024-09-12T06:34:00Z">
            <w:rPr>
              <w:lang w:val="es-PE"/>
            </w:rPr>
          </w:rPrChange>
        </w:rPr>
        <w:t>causales</w:t>
      </w:r>
      <w:proofErr w:type="spellEnd"/>
      <w:r w:rsidRPr="004140F1">
        <w:rPr>
          <w:rPrChange w:id="160" w:author="51964" w:date="2024-09-11T23:34:00Z" w16du:dateUtc="2024-09-12T06:34:00Z">
            <w:rPr>
              <w:lang w:val="es-PE"/>
            </w:rPr>
          </w:rPrChange>
        </w:rPr>
        <w:t xml:space="preserve"> para </w:t>
      </w:r>
      <w:proofErr w:type="spellStart"/>
      <w:r w:rsidRPr="004140F1">
        <w:rPr>
          <w:rPrChange w:id="161" w:author="51964" w:date="2024-09-11T23:34:00Z" w16du:dateUtc="2024-09-12T06:34:00Z">
            <w:rPr>
              <w:lang w:val="es-PE"/>
            </w:rPr>
          </w:rPrChange>
        </w:rPr>
        <w:t>explicar</w:t>
      </w:r>
      <w:proofErr w:type="spellEnd"/>
      <w:r w:rsidRPr="004140F1">
        <w:rPr>
          <w:rPrChange w:id="162" w:author="51964" w:date="2024-09-11T23:34:00Z" w16du:dateUtc="2024-09-12T06:34:00Z">
            <w:rPr>
              <w:lang w:val="es-PE"/>
            </w:rPr>
          </w:rPrChange>
        </w:rPr>
        <w:t xml:space="preserve"> </w:t>
      </w:r>
      <w:proofErr w:type="spellStart"/>
      <w:r w:rsidRPr="004140F1">
        <w:rPr>
          <w:rPrChange w:id="163" w:author="51964" w:date="2024-09-11T23:34:00Z" w16du:dateUtc="2024-09-12T06:34:00Z">
            <w:rPr>
              <w:lang w:val="es-PE"/>
            </w:rPr>
          </w:rPrChange>
        </w:rPr>
        <w:t>los</w:t>
      </w:r>
      <w:proofErr w:type="spellEnd"/>
      <w:r w:rsidRPr="004140F1">
        <w:rPr>
          <w:rPrChange w:id="164" w:author="51964" w:date="2024-09-11T23:34:00Z" w16du:dateUtc="2024-09-12T06:34:00Z">
            <w:rPr>
              <w:lang w:val="es-PE"/>
            </w:rPr>
          </w:rPrChange>
        </w:rPr>
        <w:t xml:space="preserve"> </w:t>
      </w:r>
      <w:proofErr w:type="spellStart"/>
      <w:r w:rsidRPr="004140F1">
        <w:rPr>
          <w:rPrChange w:id="165" w:author="51964" w:date="2024-09-11T23:34:00Z" w16du:dateUtc="2024-09-12T06:34:00Z">
            <w:rPr>
              <w:lang w:val="es-PE"/>
            </w:rPr>
          </w:rPrChange>
        </w:rPr>
        <w:t>efectos</w:t>
      </w:r>
      <w:proofErr w:type="spellEnd"/>
      <w:r w:rsidRPr="004140F1">
        <w:rPr>
          <w:rPrChange w:id="166" w:author="51964" w:date="2024-09-11T23:34:00Z" w16du:dateUtc="2024-09-12T06:34:00Z">
            <w:rPr>
              <w:lang w:val="es-PE"/>
            </w:rPr>
          </w:rPrChange>
        </w:rPr>
        <w:t xml:space="preserve"> antisistémicos de las </w:t>
      </w:r>
      <w:proofErr w:type="spellStart"/>
      <w:r w:rsidRPr="004140F1">
        <w:rPr>
          <w:rPrChange w:id="167" w:author="51964" w:date="2024-09-11T23:34:00Z" w16du:dateUtc="2024-09-12T06:34:00Z">
            <w:rPr>
              <w:lang w:val="es-PE"/>
            </w:rPr>
          </w:rPrChange>
        </w:rPr>
        <w:t>luchas</w:t>
      </w:r>
      <w:proofErr w:type="spellEnd"/>
      <w:r w:rsidRPr="004140F1">
        <w:rPr>
          <w:rPrChange w:id="168" w:author="51964" w:date="2024-09-11T23:34:00Z" w16du:dateUtc="2024-09-12T06:34:00Z">
            <w:rPr>
              <w:lang w:val="es-PE"/>
            </w:rPr>
          </w:rPrChange>
        </w:rPr>
        <w:t xml:space="preserve"> antimineras </w:t>
      </w:r>
      <w:proofErr w:type="spellStart"/>
      <w:r w:rsidRPr="004140F1">
        <w:rPr>
          <w:rPrChange w:id="169" w:author="51964" w:date="2024-09-11T23:34:00Z" w16du:dateUtc="2024-09-12T06:34:00Z">
            <w:rPr>
              <w:lang w:val="es-PE"/>
            </w:rPr>
          </w:rPrChange>
        </w:rPr>
        <w:t>sobre</w:t>
      </w:r>
      <w:proofErr w:type="spellEnd"/>
      <w:r w:rsidRPr="004140F1">
        <w:rPr>
          <w:rPrChange w:id="170" w:author="51964" w:date="2024-09-11T23:34:00Z" w16du:dateUtc="2024-09-12T06:34:00Z">
            <w:rPr>
              <w:lang w:val="es-PE"/>
            </w:rPr>
          </w:rPrChange>
        </w:rPr>
        <w:t xml:space="preserve"> la </w:t>
      </w:r>
      <w:proofErr w:type="spellStart"/>
      <w:r w:rsidRPr="004140F1">
        <w:rPr>
          <w:rPrChange w:id="171" w:author="51964" w:date="2024-09-11T23:34:00Z" w16du:dateUtc="2024-09-12T06:34:00Z">
            <w:rPr>
              <w:lang w:val="es-PE"/>
            </w:rPr>
          </w:rPrChange>
        </w:rPr>
        <w:t>reproducción</w:t>
      </w:r>
      <w:proofErr w:type="spellEnd"/>
      <w:r w:rsidRPr="004140F1">
        <w:rPr>
          <w:rPrChange w:id="172" w:author="51964" w:date="2024-09-11T23:34:00Z" w16du:dateUtc="2024-09-12T06:34:00Z">
            <w:rPr>
              <w:lang w:val="es-PE"/>
            </w:rPr>
          </w:rPrChange>
        </w:rPr>
        <w:t xml:space="preserve"> del capital </w:t>
      </w:r>
      <w:proofErr w:type="spellStart"/>
      <w:r w:rsidRPr="004140F1">
        <w:rPr>
          <w:rPrChange w:id="173" w:author="51964" w:date="2024-09-11T23:34:00Z" w16du:dateUtc="2024-09-12T06:34:00Z">
            <w:rPr>
              <w:lang w:val="es-PE"/>
            </w:rPr>
          </w:rPrChange>
        </w:rPr>
        <w:t>financiero</w:t>
      </w:r>
      <w:proofErr w:type="spellEnd"/>
      <w:r w:rsidRPr="004140F1">
        <w:rPr>
          <w:rPrChange w:id="174" w:author="51964" w:date="2024-09-11T23:34:00Z" w16du:dateUtc="2024-09-12T06:34:00Z">
            <w:rPr>
              <w:lang w:val="es-PE"/>
            </w:rPr>
          </w:rPrChange>
        </w:rPr>
        <w:t xml:space="preserve"> </w:t>
      </w:r>
      <w:proofErr w:type="spellStart"/>
      <w:r w:rsidRPr="004140F1">
        <w:rPr>
          <w:rPrChange w:id="175" w:author="51964" w:date="2024-09-11T23:34:00Z" w16du:dateUtc="2024-09-12T06:34:00Z">
            <w:rPr>
              <w:lang w:val="es-PE"/>
            </w:rPr>
          </w:rPrChange>
        </w:rPr>
        <w:t>circulado</w:t>
      </w:r>
      <w:proofErr w:type="spellEnd"/>
      <w:r w:rsidRPr="004140F1">
        <w:rPr>
          <w:rPrChange w:id="176" w:author="51964" w:date="2024-09-11T23:34:00Z" w16du:dateUtc="2024-09-12T06:34:00Z">
            <w:rPr>
              <w:lang w:val="es-PE"/>
            </w:rPr>
          </w:rPrChange>
        </w:rPr>
        <w:t xml:space="preserve"> </w:t>
      </w:r>
      <w:proofErr w:type="spellStart"/>
      <w:r w:rsidRPr="004140F1">
        <w:rPr>
          <w:rPrChange w:id="177" w:author="51964" w:date="2024-09-11T23:34:00Z" w16du:dateUtc="2024-09-12T06:34:00Z">
            <w:rPr>
              <w:lang w:val="es-PE"/>
            </w:rPr>
          </w:rPrChange>
        </w:rPr>
        <w:t>en</w:t>
      </w:r>
      <w:proofErr w:type="spellEnd"/>
      <w:r w:rsidRPr="004140F1">
        <w:rPr>
          <w:rPrChange w:id="178" w:author="51964" w:date="2024-09-11T23:34:00Z" w16du:dateUtc="2024-09-12T06:34:00Z">
            <w:rPr>
              <w:lang w:val="es-PE"/>
            </w:rPr>
          </w:rPrChange>
        </w:rPr>
        <w:t xml:space="preserve"> la </w:t>
      </w:r>
      <w:proofErr w:type="spellStart"/>
      <w:r w:rsidRPr="004140F1">
        <w:rPr>
          <w:rPrChange w:id="179" w:author="51964" w:date="2024-09-11T23:34:00Z" w16du:dateUtc="2024-09-12T06:34:00Z">
            <w:rPr>
              <w:lang w:val="es-PE"/>
            </w:rPr>
          </w:rPrChange>
        </w:rPr>
        <w:t>industria</w:t>
      </w:r>
      <w:proofErr w:type="spellEnd"/>
      <w:r w:rsidRPr="004140F1">
        <w:rPr>
          <w:rPrChange w:id="180" w:author="51964" w:date="2024-09-11T23:34:00Z" w16du:dateUtc="2024-09-12T06:34:00Z">
            <w:rPr>
              <w:lang w:val="es-PE"/>
            </w:rPr>
          </w:rPrChange>
        </w:rPr>
        <w:t xml:space="preserve"> </w:t>
      </w:r>
      <w:proofErr w:type="spellStart"/>
      <w:r w:rsidRPr="004140F1">
        <w:rPr>
          <w:rPrChange w:id="181" w:author="51964" w:date="2024-09-11T23:34:00Z" w16du:dateUtc="2024-09-12T06:34:00Z">
            <w:rPr>
              <w:lang w:val="es-PE"/>
            </w:rPr>
          </w:rPrChange>
        </w:rPr>
        <w:t>minera</w:t>
      </w:r>
      <w:proofErr w:type="spellEnd"/>
      <w:r w:rsidRPr="004140F1">
        <w:rPr>
          <w:rPrChange w:id="182" w:author="51964" w:date="2024-09-11T23:34:00Z" w16du:dateUtc="2024-09-12T06:34:00Z">
            <w:rPr>
              <w:lang w:val="es-PE"/>
            </w:rPr>
          </w:rPrChange>
        </w:rPr>
        <w:t xml:space="preserve"> </w:t>
      </w:r>
      <w:proofErr w:type="spellStart"/>
      <w:r w:rsidRPr="004140F1">
        <w:rPr>
          <w:rPrChange w:id="183" w:author="51964" w:date="2024-09-11T23:34:00Z" w16du:dateUtc="2024-09-12T06:34:00Z">
            <w:rPr>
              <w:lang w:val="es-PE"/>
            </w:rPr>
          </w:rPrChange>
        </w:rPr>
        <w:t>por</w:t>
      </w:r>
      <w:proofErr w:type="spellEnd"/>
      <w:r w:rsidRPr="004140F1">
        <w:rPr>
          <w:rPrChange w:id="184" w:author="51964" w:date="2024-09-11T23:34:00Z" w16du:dateUtc="2024-09-12T06:34:00Z">
            <w:rPr>
              <w:lang w:val="es-PE"/>
            </w:rPr>
          </w:rPrChange>
        </w:rPr>
        <w:t xml:space="preserve"> </w:t>
      </w:r>
      <w:proofErr w:type="spellStart"/>
      <w:r w:rsidRPr="004140F1">
        <w:rPr>
          <w:rPrChange w:id="185" w:author="51964" w:date="2024-09-11T23:34:00Z" w16du:dateUtc="2024-09-12T06:34:00Z">
            <w:rPr>
              <w:lang w:val="es-PE"/>
            </w:rPr>
          </w:rPrChange>
        </w:rPr>
        <w:t>burguesías</w:t>
      </w:r>
      <w:proofErr w:type="spellEnd"/>
      <w:r w:rsidRPr="004140F1">
        <w:rPr>
          <w:rPrChange w:id="186" w:author="51964" w:date="2024-09-11T23:34:00Z" w16du:dateUtc="2024-09-12T06:34:00Z">
            <w:rPr>
              <w:lang w:val="es-PE"/>
            </w:rPr>
          </w:rPrChange>
        </w:rPr>
        <w:t xml:space="preserve"> </w:t>
      </w:r>
      <w:proofErr w:type="spellStart"/>
      <w:r w:rsidRPr="004140F1">
        <w:rPr>
          <w:rPrChange w:id="187" w:author="51964" w:date="2024-09-11T23:34:00Z" w16du:dateUtc="2024-09-12T06:34:00Z">
            <w:rPr>
              <w:lang w:val="es-PE"/>
            </w:rPr>
          </w:rPrChange>
        </w:rPr>
        <w:t>imperialistas</w:t>
      </w:r>
      <w:proofErr w:type="spellEnd"/>
      <w:r w:rsidRPr="004140F1">
        <w:rPr>
          <w:rPrChange w:id="188" w:author="51964" w:date="2024-09-11T23:34:00Z" w16du:dateUtc="2024-09-12T06:34:00Z">
            <w:rPr>
              <w:lang w:val="es-PE"/>
            </w:rPr>
          </w:rPrChange>
        </w:rPr>
        <w:t xml:space="preserve"> </w:t>
      </w:r>
      <w:proofErr w:type="spellStart"/>
      <w:r w:rsidRPr="004140F1">
        <w:rPr>
          <w:rPrChange w:id="189" w:author="51964" w:date="2024-09-11T23:34:00Z" w16du:dateUtc="2024-09-12T06:34:00Z">
            <w:rPr>
              <w:lang w:val="es-PE"/>
            </w:rPr>
          </w:rPrChange>
        </w:rPr>
        <w:t>en</w:t>
      </w:r>
      <w:proofErr w:type="spellEnd"/>
      <w:r w:rsidRPr="004140F1">
        <w:rPr>
          <w:rPrChange w:id="190" w:author="51964" w:date="2024-09-11T23:34:00Z" w16du:dateUtc="2024-09-12T06:34:00Z">
            <w:rPr>
              <w:lang w:val="es-PE"/>
            </w:rPr>
          </w:rPrChange>
        </w:rPr>
        <w:t xml:space="preserve"> </w:t>
      </w:r>
      <w:proofErr w:type="spellStart"/>
      <w:r w:rsidRPr="004140F1">
        <w:rPr>
          <w:rPrChange w:id="191" w:author="51964" w:date="2024-09-11T23:34:00Z" w16du:dateUtc="2024-09-12T06:34:00Z">
            <w:rPr>
              <w:lang w:val="es-PE"/>
            </w:rPr>
          </w:rPrChange>
        </w:rPr>
        <w:t>competencia</w:t>
      </w:r>
      <w:proofErr w:type="spellEnd"/>
      <w:r w:rsidRPr="004140F1">
        <w:rPr>
          <w:rPrChange w:id="192" w:author="51964" w:date="2024-09-11T23:34:00Z" w16du:dateUtc="2024-09-12T06:34:00Z">
            <w:rPr>
              <w:lang w:val="es-PE"/>
            </w:rPr>
          </w:rPrChange>
        </w:rPr>
        <w:t xml:space="preserve"> bajo </w:t>
      </w:r>
      <w:proofErr w:type="spellStart"/>
      <w:r w:rsidRPr="004140F1">
        <w:rPr>
          <w:rPrChange w:id="193" w:author="51964" w:date="2024-09-11T23:34:00Z" w16du:dateUtc="2024-09-12T06:34:00Z">
            <w:rPr>
              <w:lang w:val="es-PE"/>
            </w:rPr>
          </w:rPrChange>
        </w:rPr>
        <w:t>condiciones</w:t>
      </w:r>
      <w:proofErr w:type="spellEnd"/>
      <w:r w:rsidRPr="004140F1">
        <w:rPr>
          <w:rPrChange w:id="194" w:author="51964" w:date="2024-09-11T23:34:00Z" w16du:dateUtc="2024-09-12T06:34:00Z">
            <w:rPr>
              <w:lang w:val="es-PE"/>
            </w:rPr>
          </w:rPrChange>
        </w:rPr>
        <w:t xml:space="preserve"> de </w:t>
      </w:r>
      <w:proofErr w:type="spellStart"/>
      <w:r w:rsidRPr="004140F1">
        <w:rPr>
          <w:rPrChange w:id="195" w:author="51964" w:date="2024-09-11T23:34:00Z" w16du:dateUtc="2024-09-12T06:34:00Z">
            <w:rPr>
              <w:lang w:val="es-PE"/>
            </w:rPr>
          </w:rPrChange>
        </w:rPr>
        <w:t>ruptura</w:t>
      </w:r>
      <w:proofErr w:type="spellEnd"/>
      <w:r w:rsidRPr="004140F1">
        <w:rPr>
          <w:rPrChange w:id="196" w:author="51964" w:date="2024-09-11T23:34:00Z" w16du:dateUtc="2024-09-12T06:34:00Z">
            <w:rPr>
              <w:lang w:val="es-PE"/>
            </w:rPr>
          </w:rPrChange>
        </w:rPr>
        <w:t xml:space="preserve"> </w:t>
      </w:r>
      <w:del w:id="197" w:author="51964" w:date="2024-09-11T22:44:00Z" w16du:dateUtc="2024-09-12T05:44:00Z">
        <w:r w:rsidRPr="004140F1" w:rsidDel="00106850">
          <w:rPr>
            <w:rPrChange w:id="198" w:author="51964" w:date="2024-09-11T23:34:00Z" w16du:dateUtc="2024-09-12T06:34:00Z">
              <w:rPr>
                <w:lang w:val="es-PE"/>
              </w:rPr>
            </w:rPrChange>
          </w:rPr>
          <w:delText xml:space="preserve">progresiva </w:delText>
        </w:r>
      </w:del>
      <w:r w:rsidRPr="004140F1">
        <w:rPr>
          <w:rPrChange w:id="199" w:author="51964" w:date="2024-09-11T23:34:00Z" w16du:dateUtc="2024-09-12T06:34:00Z">
            <w:rPr>
              <w:lang w:val="es-PE"/>
            </w:rPr>
          </w:rPrChange>
        </w:rPr>
        <w:t xml:space="preserve">del </w:t>
      </w:r>
      <w:proofErr w:type="spellStart"/>
      <w:r w:rsidRPr="004140F1">
        <w:rPr>
          <w:rPrChange w:id="200" w:author="51964" w:date="2024-09-11T23:34:00Z" w16du:dateUtc="2024-09-12T06:34:00Z">
            <w:rPr>
              <w:lang w:val="es-PE"/>
            </w:rPr>
          </w:rPrChange>
        </w:rPr>
        <w:t>imperialismo</w:t>
      </w:r>
      <w:proofErr w:type="spellEnd"/>
      <w:r w:rsidRPr="004140F1">
        <w:rPr>
          <w:rPrChange w:id="201" w:author="51964" w:date="2024-09-11T23:34:00Z" w16du:dateUtc="2024-09-12T06:34:00Z">
            <w:rPr>
              <w:lang w:val="es-PE"/>
            </w:rPr>
          </w:rPrChange>
        </w:rPr>
        <w:t xml:space="preserve"> </w:t>
      </w:r>
      <w:proofErr w:type="spellStart"/>
      <w:r w:rsidRPr="004140F1">
        <w:rPr>
          <w:rPrChange w:id="202" w:author="51964" w:date="2024-09-11T23:34:00Z" w16du:dateUtc="2024-09-12T06:34:00Z">
            <w:rPr>
              <w:lang w:val="es-PE"/>
            </w:rPr>
          </w:rPrChange>
        </w:rPr>
        <w:t>compartido</w:t>
      </w:r>
      <w:proofErr w:type="spellEnd"/>
      <w:r w:rsidRPr="004140F1">
        <w:rPr>
          <w:rPrChange w:id="203" w:author="51964" w:date="2024-09-11T23:34:00Z" w16du:dateUtc="2024-09-12T06:34:00Z">
            <w:rPr>
              <w:lang w:val="es-PE"/>
            </w:rPr>
          </w:rPrChange>
        </w:rPr>
        <w:t xml:space="preserve"> </w:t>
      </w:r>
      <w:proofErr w:type="spellStart"/>
      <w:r w:rsidRPr="004140F1">
        <w:rPr>
          <w:rPrChange w:id="204" w:author="51964" w:date="2024-09-11T23:34:00Z" w16du:dateUtc="2024-09-12T06:34:00Z">
            <w:rPr>
              <w:lang w:val="es-PE"/>
            </w:rPr>
          </w:rPrChange>
        </w:rPr>
        <w:t>en</w:t>
      </w:r>
      <w:proofErr w:type="spellEnd"/>
      <w:r w:rsidRPr="004140F1">
        <w:rPr>
          <w:rPrChange w:id="205" w:author="51964" w:date="2024-09-11T23:34:00Z" w16du:dateUtc="2024-09-12T06:34:00Z">
            <w:rPr>
              <w:lang w:val="es-PE"/>
            </w:rPr>
          </w:rPrChange>
        </w:rPr>
        <w:t xml:space="preserve"> Los Andes, a </w:t>
      </w:r>
      <w:proofErr w:type="spellStart"/>
      <w:r w:rsidRPr="004140F1">
        <w:rPr>
          <w:rPrChange w:id="206" w:author="51964" w:date="2024-09-11T23:34:00Z" w16du:dateUtc="2024-09-12T06:34:00Z">
            <w:rPr>
              <w:lang w:val="es-PE"/>
            </w:rPr>
          </w:rPrChange>
        </w:rPr>
        <w:t>partir</w:t>
      </w:r>
      <w:proofErr w:type="spellEnd"/>
      <w:r w:rsidRPr="004140F1">
        <w:rPr>
          <w:rPrChange w:id="207" w:author="51964" w:date="2024-09-11T23:34:00Z" w16du:dateUtc="2024-09-12T06:34:00Z">
            <w:rPr>
              <w:lang w:val="es-PE"/>
            </w:rPr>
          </w:rPrChange>
        </w:rPr>
        <w:t xml:space="preserve"> de </w:t>
      </w:r>
      <w:proofErr w:type="spellStart"/>
      <w:r w:rsidRPr="004140F1">
        <w:rPr>
          <w:rPrChange w:id="208" w:author="51964" w:date="2024-09-11T23:34:00Z" w16du:dateUtc="2024-09-12T06:34:00Z">
            <w:rPr>
              <w:lang w:val="es-PE"/>
            </w:rPr>
          </w:rPrChange>
        </w:rPr>
        <w:t>tres</w:t>
      </w:r>
      <w:proofErr w:type="spellEnd"/>
      <w:r w:rsidRPr="004140F1">
        <w:rPr>
          <w:rPrChange w:id="209" w:author="51964" w:date="2024-09-11T23:34:00Z" w16du:dateUtc="2024-09-12T06:34:00Z">
            <w:rPr>
              <w:lang w:val="es-PE"/>
            </w:rPr>
          </w:rPrChange>
        </w:rPr>
        <w:t xml:space="preserve"> </w:t>
      </w:r>
      <w:proofErr w:type="spellStart"/>
      <w:r w:rsidRPr="004140F1">
        <w:rPr>
          <w:rPrChange w:id="210" w:author="51964" w:date="2024-09-11T23:34:00Z" w16du:dateUtc="2024-09-12T06:34:00Z">
            <w:rPr>
              <w:lang w:val="es-PE"/>
            </w:rPr>
          </w:rPrChange>
        </w:rPr>
        <w:t>estudios</w:t>
      </w:r>
      <w:proofErr w:type="spellEnd"/>
      <w:r w:rsidRPr="004140F1">
        <w:rPr>
          <w:rPrChange w:id="211" w:author="51964" w:date="2024-09-11T23:34:00Z" w16du:dateUtc="2024-09-12T06:34:00Z">
            <w:rPr>
              <w:lang w:val="es-PE"/>
            </w:rPr>
          </w:rPrChange>
        </w:rPr>
        <w:t xml:space="preserve"> de </w:t>
      </w:r>
      <w:proofErr w:type="spellStart"/>
      <w:r w:rsidRPr="004140F1">
        <w:rPr>
          <w:rPrChange w:id="212" w:author="51964" w:date="2024-09-11T23:34:00Z" w16du:dateUtc="2024-09-12T06:34:00Z">
            <w:rPr>
              <w:lang w:val="es-PE"/>
            </w:rPr>
          </w:rPrChange>
        </w:rPr>
        <w:t>caso</w:t>
      </w:r>
      <w:proofErr w:type="spellEnd"/>
      <w:r w:rsidRPr="004140F1">
        <w:rPr>
          <w:rPrChange w:id="213" w:author="51964" w:date="2024-09-11T23:34:00Z" w16du:dateUtc="2024-09-12T06:34:00Z">
            <w:rPr>
              <w:lang w:val="es-PE"/>
            </w:rPr>
          </w:rPrChange>
        </w:rPr>
        <w:t xml:space="preserve">: </w:t>
      </w:r>
      <w:proofErr w:type="spellStart"/>
      <w:r w:rsidRPr="004140F1">
        <w:rPr>
          <w:rPrChange w:id="214" w:author="51964" w:date="2024-09-11T23:34:00Z" w16du:dateUtc="2024-09-12T06:34:00Z">
            <w:rPr>
              <w:lang w:val="es-PE"/>
            </w:rPr>
          </w:rPrChange>
        </w:rPr>
        <w:t>i</w:t>
      </w:r>
      <w:proofErr w:type="spellEnd"/>
      <w:r w:rsidRPr="004140F1">
        <w:rPr>
          <w:rPrChange w:id="215" w:author="51964" w:date="2024-09-11T23:34:00Z" w16du:dateUtc="2024-09-12T06:34:00Z">
            <w:rPr>
              <w:lang w:val="es-PE"/>
            </w:rPr>
          </w:rPrChange>
        </w:rPr>
        <w:t xml:space="preserve">) las </w:t>
      </w:r>
      <w:proofErr w:type="spellStart"/>
      <w:r w:rsidRPr="004140F1">
        <w:rPr>
          <w:rPrChange w:id="216" w:author="51964" w:date="2024-09-11T23:34:00Z" w16du:dateUtc="2024-09-12T06:34:00Z">
            <w:rPr>
              <w:lang w:val="es-PE"/>
            </w:rPr>
          </w:rPrChange>
        </w:rPr>
        <w:t>luchas</w:t>
      </w:r>
      <w:proofErr w:type="spellEnd"/>
      <w:r w:rsidRPr="004140F1">
        <w:rPr>
          <w:rPrChange w:id="217" w:author="51964" w:date="2024-09-11T23:34:00Z" w16du:dateUtc="2024-09-12T06:34:00Z">
            <w:rPr>
              <w:lang w:val="es-PE"/>
            </w:rPr>
          </w:rPrChange>
        </w:rPr>
        <w:t xml:space="preserve"> antimineras del </w:t>
      </w:r>
      <w:proofErr w:type="spellStart"/>
      <w:r w:rsidRPr="004140F1">
        <w:rPr>
          <w:rPrChange w:id="218" w:author="51964" w:date="2024-09-11T23:34:00Z" w16du:dateUtc="2024-09-12T06:34:00Z">
            <w:rPr>
              <w:lang w:val="es-PE"/>
            </w:rPr>
          </w:rPrChange>
        </w:rPr>
        <w:t>campesinado</w:t>
      </w:r>
      <w:proofErr w:type="spellEnd"/>
      <w:r w:rsidRPr="004140F1">
        <w:rPr>
          <w:rPrChange w:id="219" w:author="51964" w:date="2024-09-11T23:34:00Z" w16du:dateUtc="2024-09-12T06:34:00Z">
            <w:rPr>
              <w:lang w:val="es-PE"/>
            </w:rPr>
          </w:rPrChange>
        </w:rPr>
        <w:t xml:space="preserve"> cholo </w:t>
      </w:r>
      <w:proofErr w:type="spellStart"/>
      <w:r w:rsidRPr="004140F1">
        <w:rPr>
          <w:rPrChange w:id="220" w:author="51964" w:date="2024-09-11T23:34:00Z" w16du:dateUtc="2024-09-12T06:34:00Z">
            <w:rPr>
              <w:lang w:val="es-PE"/>
            </w:rPr>
          </w:rPrChange>
        </w:rPr>
        <w:t>en</w:t>
      </w:r>
      <w:proofErr w:type="spellEnd"/>
      <w:r w:rsidRPr="004140F1">
        <w:rPr>
          <w:rPrChange w:id="221" w:author="51964" w:date="2024-09-11T23:34:00Z" w16du:dateUtc="2024-09-12T06:34:00Z">
            <w:rPr>
              <w:lang w:val="es-PE"/>
            </w:rPr>
          </w:rPrChange>
        </w:rPr>
        <w:t xml:space="preserve"> Cajamarca (Perú) </w:t>
      </w:r>
      <w:proofErr w:type="spellStart"/>
      <w:r w:rsidRPr="004140F1">
        <w:rPr>
          <w:rPrChange w:id="222" w:author="51964" w:date="2024-09-11T23:34:00Z" w16du:dateUtc="2024-09-12T06:34:00Z">
            <w:rPr>
              <w:lang w:val="es-PE"/>
            </w:rPr>
          </w:rPrChange>
        </w:rPr>
        <w:t>durante</w:t>
      </w:r>
      <w:proofErr w:type="spellEnd"/>
      <w:r w:rsidRPr="004140F1">
        <w:rPr>
          <w:rPrChange w:id="223" w:author="51964" w:date="2024-09-11T23:34:00Z" w16du:dateUtc="2024-09-12T06:34:00Z">
            <w:rPr>
              <w:lang w:val="es-PE"/>
            </w:rPr>
          </w:rPrChange>
        </w:rPr>
        <w:t xml:space="preserve"> </w:t>
      </w:r>
      <w:proofErr w:type="spellStart"/>
      <w:r w:rsidRPr="004140F1">
        <w:rPr>
          <w:rPrChange w:id="224" w:author="51964" w:date="2024-09-11T23:34:00Z" w16du:dateUtc="2024-09-12T06:34:00Z">
            <w:rPr>
              <w:lang w:val="es-PE"/>
            </w:rPr>
          </w:rPrChange>
        </w:rPr>
        <w:t>los</w:t>
      </w:r>
      <w:proofErr w:type="spellEnd"/>
      <w:r w:rsidRPr="004140F1">
        <w:rPr>
          <w:rPrChange w:id="225" w:author="51964" w:date="2024-09-11T23:34:00Z" w16du:dateUtc="2024-09-12T06:34:00Z">
            <w:rPr>
              <w:lang w:val="es-PE"/>
            </w:rPr>
          </w:rPrChange>
        </w:rPr>
        <w:t xml:space="preserve"> </w:t>
      </w:r>
      <w:proofErr w:type="spellStart"/>
      <w:r w:rsidRPr="004140F1">
        <w:rPr>
          <w:rPrChange w:id="226" w:author="51964" w:date="2024-09-11T23:34:00Z" w16du:dateUtc="2024-09-12T06:34:00Z">
            <w:rPr>
              <w:lang w:val="es-PE"/>
            </w:rPr>
          </w:rPrChange>
        </w:rPr>
        <w:t>años</w:t>
      </w:r>
      <w:proofErr w:type="spellEnd"/>
      <w:r w:rsidRPr="004140F1">
        <w:rPr>
          <w:rPrChange w:id="227" w:author="51964" w:date="2024-09-11T23:34:00Z" w16du:dateUtc="2024-09-12T06:34:00Z">
            <w:rPr>
              <w:lang w:val="es-PE"/>
            </w:rPr>
          </w:rPrChange>
        </w:rPr>
        <w:t xml:space="preserve"> 2004 y 2011-2012 contra la Newmont Gold Mining Corporation </w:t>
      </w:r>
      <w:proofErr w:type="spellStart"/>
      <w:r w:rsidRPr="004140F1">
        <w:rPr>
          <w:rPrChange w:id="228" w:author="51964" w:date="2024-09-11T23:34:00Z" w16du:dateUtc="2024-09-12T06:34:00Z">
            <w:rPr>
              <w:lang w:val="es-PE"/>
            </w:rPr>
          </w:rPrChange>
        </w:rPr>
        <w:t>asentada</w:t>
      </w:r>
      <w:proofErr w:type="spellEnd"/>
      <w:r w:rsidRPr="004140F1">
        <w:rPr>
          <w:rPrChange w:id="229" w:author="51964" w:date="2024-09-11T23:34:00Z" w16du:dateUtc="2024-09-12T06:34:00Z">
            <w:rPr>
              <w:lang w:val="es-PE"/>
            </w:rPr>
          </w:rPrChange>
        </w:rPr>
        <w:t xml:space="preserve"> </w:t>
      </w:r>
      <w:proofErr w:type="spellStart"/>
      <w:r w:rsidRPr="004140F1">
        <w:rPr>
          <w:rPrChange w:id="230" w:author="51964" w:date="2024-09-11T23:34:00Z" w16du:dateUtc="2024-09-12T06:34:00Z">
            <w:rPr>
              <w:lang w:val="es-PE"/>
            </w:rPr>
          </w:rPrChange>
        </w:rPr>
        <w:t>en</w:t>
      </w:r>
      <w:proofErr w:type="spellEnd"/>
      <w:r w:rsidRPr="004140F1">
        <w:rPr>
          <w:rPrChange w:id="231" w:author="51964" w:date="2024-09-11T23:34:00Z" w16du:dateUtc="2024-09-12T06:34:00Z">
            <w:rPr>
              <w:lang w:val="es-PE"/>
            </w:rPr>
          </w:rPrChange>
        </w:rPr>
        <w:t xml:space="preserve"> EE.UU., ii) las </w:t>
      </w:r>
      <w:proofErr w:type="spellStart"/>
      <w:r w:rsidRPr="004140F1">
        <w:rPr>
          <w:rPrChange w:id="232" w:author="51964" w:date="2024-09-11T23:34:00Z" w16du:dateUtc="2024-09-12T06:34:00Z">
            <w:rPr>
              <w:lang w:val="es-PE"/>
            </w:rPr>
          </w:rPrChange>
        </w:rPr>
        <w:t>luchas</w:t>
      </w:r>
      <w:proofErr w:type="spellEnd"/>
      <w:r w:rsidRPr="004140F1">
        <w:rPr>
          <w:rPrChange w:id="233" w:author="51964" w:date="2024-09-11T23:34:00Z" w16du:dateUtc="2024-09-12T06:34:00Z">
            <w:rPr>
              <w:lang w:val="es-PE"/>
            </w:rPr>
          </w:rPrChange>
        </w:rPr>
        <w:t xml:space="preserve"> del </w:t>
      </w:r>
      <w:proofErr w:type="spellStart"/>
      <w:r w:rsidRPr="004140F1">
        <w:rPr>
          <w:rPrChange w:id="234" w:author="51964" w:date="2024-09-11T23:34:00Z" w16du:dateUtc="2024-09-12T06:34:00Z">
            <w:rPr>
              <w:lang w:val="es-PE"/>
            </w:rPr>
          </w:rPrChange>
        </w:rPr>
        <w:t>campesinado</w:t>
      </w:r>
      <w:proofErr w:type="spellEnd"/>
      <w:r w:rsidRPr="004140F1">
        <w:rPr>
          <w:rPrChange w:id="235" w:author="51964" w:date="2024-09-11T23:34:00Z" w16du:dateUtc="2024-09-12T06:34:00Z">
            <w:rPr>
              <w:lang w:val="es-PE"/>
            </w:rPr>
          </w:rPrChange>
        </w:rPr>
        <w:t xml:space="preserve"> </w:t>
      </w:r>
      <w:proofErr w:type="spellStart"/>
      <w:r w:rsidRPr="004140F1">
        <w:rPr>
          <w:rPrChange w:id="236" w:author="51964" w:date="2024-09-11T23:34:00Z" w16du:dateUtc="2024-09-12T06:34:00Z">
            <w:rPr>
              <w:lang w:val="es-PE"/>
            </w:rPr>
          </w:rPrChange>
        </w:rPr>
        <w:t>indígena</w:t>
      </w:r>
      <w:proofErr w:type="spellEnd"/>
      <w:r w:rsidRPr="004140F1">
        <w:rPr>
          <w:rPrChange w:id="237" w:author="51964" w:date="2024-09-11T23:34:00Z" w16du:dateUtc="2024-09-12T06:34:00Z">
            <w:rPr>
              <w:lang w:val="es-PE"/>
            </w:rPr>
          </w:rPrChange>
        </w:rPr>
        <w:t xml:space="preserve"> </w:t>
      </w:r>
      <w:proofErr w:type="spellStart"/>
      <w:r w:rsidRPr="004140F1">
        <w:rPr>
          <w:rPrChange w:id="238" w:author="51964" w:date="2024-09-11T23:34:00Z" w16du:dateUtc="2024-09-12T06:34:00Z">
            <w:rPr>
              <w:lang w:val="es-PE"/>
            </w:rPr>
          </w:rPrChange>
        </w:rPr>
        <w:t>en</w:t>
      </w:r>
      <w:proofErr w:type="spellEnd"/>
      <w:r w:rsidRPr="004140F1">
        <w:rPr>
          <w:rPrChange w:id="239" w:author="51964" w:date="2024-09-11T23:34:00Z" w16du:dateUtc="2024-09-12T06:34:00Z">
            <w:rPr>
              <w:lang w:val="es-PE"/>
            </w:rPr>
          </w:rPrChange>
        </w:rPr>
        <w:t xml:space="preserve"> Apurímac (Perú) </w:t>
      </w:r>
      <w:proofErr w:type="spellStart"/>
      <w:r w:rsidRPr="004140F1">
        <w:rPr>
          <w:rPrChange w:id="240" w:author="51964" w:date="2024-09-11T23:34:00Z" w16du:dateUtc="2024-09-12T06:34:00Z">
            <w:rPr>
              <w:lang w:val="es-PE"/>
            </w:rPr>
          </w:rPrChange>
        </w:rPr>
        <w:t>durante</w:t>
      </w:r>
      <w:proofErr w:type="spellEnd"/>
      <w:r w:rsidRPr="004140F1">
        <w:rPr>
          <w:rPrChange w:id="241" w:author="51964" w:date="2024-09-11T23:34:00Z" w16du:dateUtc="2024-09-12T06:34:00Z">
            <w:rPr>
              <w:lang w:val="es-PE"/>
            </w:rPr>
          </w:rPrChange>
        </w:rPr>
        <w:t xml:space="preserve"> 2015 y 2019 contra la MMG de la China </w:t>
      </w:r>
      <w:proofErr w:type="spellStart"/>
      <w:r w:rsidRPr="004140F1">
        <w:rPr>
          <w:rPrChange w:id="242" w:author="51964" w:date="2024-09-11T23:34:00Z" w16du:dateUtc="2024-09-12T06:34:00Z">
            <w:rPr>
              <w:lang w:val="es-PE"/>
            </w:rPr>
          </w:rPrChange>
        </w:rPr>
        <w:t>Minmetals</w:t>
      </w:r>
      <w:proofErr w:type="spellEnd"/>
      <w:r w:rsidRPr="004140F1">
        <w:rPr>
          <w:rPrChange w:id="243" w:author="51964" w:date="2024-09-11T23:34:00Z" w16du:dateUtc="2024-09-12T06:34:00Z">
            <w:rPr>
              <w:lang w:val="es-PE"/>
            </w:rPr>
          </w:rPrChange>
        </w:rPr>
        <w:t xml:space="preserve"> Corporation (CMC), y iii) las </w:t>
      </w:r>
      <w:proofErr w:type="spellStart"/>
      <w:r w:rsidRPr="004140F1">
        <w:rPr>
          <w:rPrChange w:id="244" w:author="51964" w:date="2024-09-11T23:34:00Z" w16du:dateUtc="2024-09-12T06:34:00Z">
            <w:rPr>
              <w:lang w:val="es-PE"/>
            </w:rPr>
          </w:rPrChange>
        </w:rPr>
        <w:t>luchas</w:t>
      </w:r>
      <w:proofErr w:type="spellEnd"/>
      <w:r w:rsidRPr="004140F1">
        <w:rPr>
          <w:rPrChange w:id="245" w:author="51964" w:date="2024-09-11T23:34:00Z" w16du:dateUtc="2024-09-12T06:34:00Z">
            <w:rPr>
              <w:lang w:val="es-PE"/>
            </w:rPr>
          </w:rPrChange>
        </w:rPr>
        <w:t xml:space="preserve"> antimineras </w:t>
      </w:r>
      <w:proofErr w:type="spellStart"/>
      <w:r w:rsidRPr="004140F1">
        <w:rPr>
          <w:rPrChange w:id="246" w:author="51964" w:date="2024-09-11T23:34:00Z" w16du:dateUtc="2024-09-12T06:34:00Z">
            <w:rPr>
              <w:lang w:val="es-PE"/>
            </w:rPr>
          </w:rPrChange>
        </w:rPr>
        <w:t>campesinas</w:t>
      </w:r>
      <w:proofErr w:type="spellEnd"/>
      <w:r w:rsidRPr="004140F1">
        <w:rPr>
          <w:rPrChange w:id="247" w:author="51964" w:date="2024-09-11T23:34:00Z" w16du:dateUtc="2024-09-12T06:34:00Z">
            <w:rPr>
              <w:lang w:val="es-PE"/>
            </w:rPr>
          </w:rPrChange>
        </w:rPr>
        <w:t xml:space="preserve"> cholo-</w:t>
      </w:r>
      <w:proofErr w:type="spellStart"/>
      <w:r w:rsidRPr="004140F1">
        <w:rPr>
          <w:rPrChange w:id="248" w:author="51964" w:date="2024-09-11T23:34:00Z" w16du:dateUtc="2024-09-12T06:34:00Z">
            <w:rPr>
              <w:lang w:val="es-PE"/>
            </w:rPr>
          </w:rPrChange>
        </w:rPr>
        <w:t>indígenas</w:t>
      </w:r>
      <w:proofErr w:type="spellEnd"/>
      <w:r w:rsidRPr="004140F1">
        <w:rPr>
          <w:rPrChange w:id="249" w:author="51964" w:date="2024-09-11T23:34:00Z" w16du:dateUtc="2024-09-12T06:34:00Z">
            <w:rPr>
              <w:lang w:val="es-PE"/>
            </w:rPr>
          </w:rPrChange>
        </w:rPr>
        <w:t xml:space="preserve"> </w:t>
      </w:r>
      <w:proofErr w:type="spellStart"/>
      <w:r w:rsidRPr="004140F1">
        <w:rPr>
          <w:rPrChange w:id="250" w:author="51964" w:date="2024-09-11T23:34:00Z" w16du:dateUtc="2024-09-12T06:34:00Z">
            <w:rPr>
              <w:lang w:val="es-PE"/>
            </w:rPr>
          </w:rPrChange>
        </w:rPr>
        <w:t>en</w:t>
      </w:r>
      <w:proofErr w:type="spellEnd"/>
      <w:r w:rsidRPr="004140F1">
        <w:rPr>
          <w:rPrChange w:id="251" w:author="51964" w:date="2024-09-11T23:34:00Z" w16du:dateUtc="2024-09-12T06:34:00Z">
            <w:rPr>
              <w:lang w:val="es-PE"/>
            </w:rPr>
          </w:rPrChange>
        </w:rPr>
        <w:t xml:space="preserve"> Cotopaxi (Ecuador) </w:t>
      </w:r>
      <w:proofErr w:type="spellStart"/>
      <w:r w:rsidRPr="004140F1">
        <w:rPr>
          <w:rPrChange w:id="252" w:author="51964" w:date="2024-09-11T23:34:00Z" w16du:dateUtc="2024-09-12T06:34:00Z">
            <w:rPr>
              <w:lang w:val="es-PE"/>
            </w:rPr>
          </w:rPrChange>
        </w:rPr>
        <w:t>durante</w:t>
      </w:r>
      <w:proofErr w:type="spellEnd"/>
      <w:r w:rsidRPr="004140F1">
        <w:rPr>
          <w:rPrChange w:id="253" w:author="51964" w:date="2024-09-11T23:34:00Z" w16du:dateUtc="2024-09-12T06:34:00Z">
            <w:rPr>
              <w:lang w:val="es-PE"/>
            </w:rPr>
          </w:rPrChange>
        </w:rPr>
        <w:t xml:space="preserve"> 2023-2024 contra la </w:t>
      </w:r>
      <w:proofErr w:type="spellStart"/>
      <w:r w:rsidRPr="004140F1">
        <w:rPr>
          <w:rPrChange w:id="254" w:author="51964" w:date="2024-09-11T23:34:00Z" w16du:dateUtc="2024-09-12T06:34:00Z">
            <w:rPr>
              <w:lang w:val="es-PE"/>
            </w:rPr>
          </w:rPrChange>
        </w:rPr>
        <w:t>canadiense</w:t>
      </w:r>
      <w:proofErr w:type="spellEnd"/>
      <w:r w:rsidRPr="004140F1">
        <w:rPr>
          <w:rPrChange w:id="255" w:author="51964" w:date="2024-09-11T23:34:00Z" w16du:dateUtc="2024-09-12T06:34:00Z">
            <w:rPr>
              <w:lang w:val="es-PE"/>
            </w:rPr>
          </w:rPrChange>
        </w:rPr>
        <w:t xml:space="preserve"> </w:t>
      </w:r>
      <w:proofErr w:type="spellStart"/>
      <w:r w:rsidRPr="004140F1">
        <w:rPr>
          <w:rPrChange w:id="256" w:author="51964" w:date="2024-09-11T23:34:00Z" w16du:dateUtc="2024-09-12T06:34:00Z">
            <w:rPr>
              <w:lang w:val="es-PE"/>
            </w:rPr>
          </w:rPrChange>
        </w:rPr>
        <w:t>Atico</w:t>
      </w:r>
      <w:proofErr w:type="spellEnd"/>
      <w:r w:rsidRPr="004140F1">
        <w:rPr>
          <w:rPrChange w:id="257" w:author="51964" w:date="2024-09-11T23:34:00Z" w16du:dateUtc="2024-09-12T06:34:00Z">
            <w:rPr>
              <w:lang w:val="es-PE"/>
            </w:rPr>
          </w:rPrChange>
        </w:rPr>
        <w:t xml:space="preserve"> Mining Corporation. Los </w:t>
      </w:r>
      <w:proofErr w:type="spellStart"/>
      <w:r w:rsidRPr="004140F1">
        <w:rPr>
          <w:rPrChange w:id="258" w:author="51964" w:date="2024-09-11T23:34:00Z" w16du:dateUtc="2024-09-12T06:34:00Z">
            <w:rPr>
              <w:lang w:val="es-PE"/>
            </w:rPr>
          </w:rPrChange>
        </w:rPr>
        <w:t>estudios</w:t>
      </w:r>
      <w:proofErr w:type="spellEnd"/>
      <w:r w:rsidRPr="004140F1">
        <w:rPr>
          <w:rPrChange w:id="259" w:author="51964" w:date="2024-09-11T23:34:00Z" w16du:dateUtc="2024-09-12T06:34:00Z">
            <w:rPr>
              <w:lang w:val="es-PE"/>
            </w:rPr>
          </w:rPrChange>
        </w:rPr>
        <w:t xml:space="preserve"> de </w:t>
      </w:r>
      <w:proofErr w:type="spellStart"/>
      <w:r w:rsidRPr="004140F1">
        <w:rPr>
          <w:rPrChange w:id="260" w:author="51964" w:date="2024-09-11T23:34:00Z" w16du:dateUtc="2024-09-12T06:34:00Z">
            <w:rPr>
              <w:lang w:val="es-PE"/>
            </w:rPr>
          </w:rPrChange>
        </w:rPr>
        <w:t>caso</w:t>
      </w:r>
      <w:proofErr w:type="spellEnd"/>
      <w:r w:rsidRPr="004140F1">
        <w:rPr>
          <w:rPrChange w:id="261" w:author="51964" w:date="2024-09-11T23:34:00Z" w16du:dateUtc="2024-09-12T06:34:00Z">
            <w:rPr>
              <w:lang w:val="es-PE"/>
            </w:rPr>
          </w:rPrChange>
        </w:rPr>
        <w:t xml:space="preserve"> </w:t>
      </w:r>
      <w:proofErr w:type="spellStart"/>
      <w:r w:rsidRPr="004140F1">
        <w:rPr>
          <w:rPrChange w:id="262" w:author="51964" w:date="2024-09-11T23:34:00Z" w16du:dateUtc="2024-09-12T06:34:00Z">
            <w:rPr>
              <w:lang w:val="es-PE"/>
            </w:rPr>
          </w:rPrChange>
        </w:rPr>
        <w:t>realizados</w:t>
      </w:r>
      <w:proofErr w:type="spellEnd"/>
      <w:r w:rsidRPr="004140F1">
        <w:rPr>
          <w:rPrChange w:id="263" w:author="51964" w:date="2024-09-11T23:34:00Z" w16du:dateUtc="2024-09-12T06:34:00Z">
            <w:rPr>
              <w:lang w:val="es-PE"/>
            </w:rPr>
          </w:rPrChange>
        </w:rPr>
        <w:t xml:space="preserve"> para la </w:t>
      </w:r>
      <w:proofErr w:type="spellStart"/>
      <w:r w:rsidRPr="004140F1">
        <w:rPr>
          <w:rPrChange w:id="264" w:author="51964" w:date="2024-09-11T23:34:00Z" w16du:dateUtc="2024-09-12T06:34:00Z">
            <w:rPr>
              <w:lang w:val="es-PE"/>
            </w:rPr>
          </w:rPrChange>
        </w:rPr>
        <w:t>construcción</w:t>
      </w:r>
      <w:proofErr w:type="spellEnd"/>
      <w:r w:rsidRPr="004140F1">
        <w:rPr>
          <w:rPrChange w:id="265" w:author="51964" w:date="2024-09-11T23:34:00Z" w16du:dateUtc="2024-09-12T06:34:00Z">
            <w:rPr>
              <w:lang w:val="es-PE"/>
            </w:rPr>
          </w:rPrChange>
        </w:rPr>
        <w:t xml:space="preserve"> de </w:t>
      </w:r>
      <w:proofErr w:type="spellStart"/>
      <w:r w:rsidRPr="004140F1">
        <w:rPr>
          <w:rPrChange w:id="266" w:author="51964" w:date="2024-09-11T23:34:00Z" w16du:dateUtc="2024-09-12T06:34:00Z">
            <w:rPr>
              <w:lang w:val="es-PE"/>
            </w:rPr>
          </w:rPrChange>
        </w:rPr>
        <w:t>teoría</w:t>
      </w:r>
      <w:proofErr w:type="spellEnd"/>
      <w:r w:rsidRPr="004140F1">
        <w:rPr>
          <w:rPrChange w:id="267" w:author="51964" w:date="2024-09-11T23:34:00Z" w16du:dateUtc="2024-09-12T06:34:00Z">
            <w:rPr>
              <w:lang w:val="es-PE"/>
            </w:rPr>
          </w:rPrChange>
        </w:rPr>
        <w:t xml:space="preserve"> se </w:t>
      </w:r>
      <w:proofErr w:type="spellStart"/>
      <w:r w:rsidRPr="004140F1">
        <w:rPr>
          <w:rPrChange w:id="268" w:author="51964" w:date="2024-09-11T23:34:00Z" w16du:dateUtc="2024-09-12T06:34:00Z">
            <w:rPr>
              <w:lang w:val="es-PE"/>
            </w:rPr>
          </w:rPrChange>
        </w:rPr>
        <w:t>han</w:t>
      </w:r>
      <w:proofErr w:type="spellEnd"/>
      <w:r w:rsidRPr="004140F1">
        <w:rPr>
          <w:rPrChange w:id="269" w:author="51964" w:date="2024-09-11T23:34:00Z" w16du:dateUtc="2024-09-12T06:34:00Z">
            <w:rPr>
              <w:lang w:val="es-PE"/>
            </w:rPr>
          </w:rPrChange>
        </w:rPr>
        <w:t xml:space="preserve"> </w:t>
      </w:r>
      <w:proofErr w:type="spellStart"/>
      <w:r w:rsidRPr="004140F1">
        <w:rPr>
          <w:rPrChange w:id="270" w:author="51964" w:date="2024-09-11T23:34:00Z" w16du:dateUtc="2024-09-12T06:34:00Z">
            <w:rPr>
              <w:lang w:val="es-PE"/>
            </w:rPr>
          </w:rPrChange>
        </w:rPr>
        <w:t>nutrido</w:t>
      </w:r>
      <w:proofErr w:type="spellEnd"/>
      <w:r w:rsidRPr="004140F1">
        <w:rPr>
          <w:rPrChange w:id="271" w:author="51964" w:date="2024-09-11T23:34:00Z" w16du:dateUtc="2024-09-12T06:34:00Z">
            <w:rPr>
              <w:lang w:val="es-PE"/>
            </w:rPr>
          </w:rPrChange>
        </w:rPr>
        <w:t xml:space="preserve"> de </w:t>
      </w:r>
      <w:proofErr w:type="spellStart"/>
      <w:r w:rsidRPr="004140F1">
        <w:rPr>
          <w:rPrChange w:id="272" w:author="51964" w:date="2024-09-11T23:34:00Z" w16du:dateUtc="2024-09-12T06:34:00Z">
            <w:rPr>
              <w:lang w:val="es-PE"/>
            </w:rPr>
          </w:rPrChange>
        </w:rPr>
        <w:t>trabajos</w:t>
      </w:r>
      <w:proofErr w:type="spellEnd"/>
      <w:r w:rsidRPr="004140F1">
        <w:rPr>
          <w:rPrChange w:id="273" w:author="51964" w:date="2024-09-11T23:34:00Z" w16du:dateUtc="2024-09-12T06:34:00Z">
            <w:rPr>
              <w:lang w:val="es-PE"/>
            </w:rPr>
          </w:rPrChange>
        </w:rPr>
        <w:t xml:space="preserve"> de campo, </w:t>
      </w:r>
      <w:proofErr w:type="spellStart"/>
      <w:r w:rsidRPr="004140F1">
        <w:rPr>
          <w:rPrChange w:id="274" w:author="51964" w:date="2024-09-11T23:34:00Z" w16du:dateUtc="2024-09-12T06:34:00Z">
            <w:rPr>
              <w:lang w:val="es-PE"/>
            </w:rPr>
          </w:rPrChange>
        </w:rPr>
        <w:t>revisión</w:t>
      </w:r>
      <w:proofErr w:type="spellEnd"/>
      <w:r w:rsidRPr="004140F1">
        <w:rPr>
          <w:rPrChange w:id="275" w:author="51964" w:date="2024-09-11T23:34:00Z" w16du:dateUtc="2024-09-12T06:34:00Z">
            <w:rPr>
              <w:lang w:val="es-PE"/>
            </w:rPr>
          </w:rPrChange>
        </w:rPr>
        <w:t xml:space="preserve"> de </w:t>
      </w:r>
      <w:proofErr w:type="spellStart"/>
      <w:r w:rsidRPr="004140F1">
        <w:rPr>
          <w:rPrChange w:id="276" w:author="51964" w:date="2024-09-11T23:34:00Z" w16du:dateUtc="2024-09-12T06:34:00Z">
            <w:rPr>
              <w:lang w:val="es-PE"/>
            </w:rPr>
          </w:rPrChange>
        </w:rPr>
        <w:t>archivos</w:t>
      </w:r>
      <w:proofErr w:type="spellEnd"/>
      <w:r w:rsidRPr="004140F1">
        <w:rPr>
          <w:rPrChange w:id="277" w:author="51964" w:date="2024-09-11T23:34:00Z" w16du:dateUtc="2024-09-12T06:34:00Z">
            <w:rPr>
              <w:lang w:val="es-PE"/>
            </w:rPr>
          </w:rPrChange>
        </w:rPr>
        <w:t xml:space="preserve">, </w:t>
      </w:r>
      <w:proofErr w:type="spellStart"/>
      <w:r w:rsidRPr="004140F1">
        <w:rPr>
          <w:rPrChange w:id="278" w:author="51964" w:date="2024-09-11T23:34:00Z" w16du:dateUtc="2024-09-12T06:34:00Z">
            <w:rPr>
              <w:lang w:val="es-PE"/>
            </w:rPr>
          </w:rPrChange>
        </w:rPr>
        <w:t>así</w:t>
      </w:r>
      <w:proofErr w:type="spellEnd"/>
      <w:r w:rsidRPr="004140F1">
        <w:rPr>
          <w:rPrChange w:id="279" w:author="51964" w:date="2024-09-11T23:34:00Z" w16du:dateUtc="2024-09-12T06:34:00Z">
            <w:rPr>
              <w:lang w:val="es-PE"/>
            </w:rPr>
          </w:rPrChange>
        </w:rPr>
        <w:t xml:space="preserve"> </w:t>
      </w:r>
      <w:proofErr w:type="spellStart"/>
      <w:r w:rsidRPr="004140F1">
        <w:rPr>
          <w:rPrChange w:id="280" w:author="51964" w:date="2024-09-11T23:34:00Z" w16du:dateUtc="2024-09-12T06:34:00Z">
            <w:rPr>
              <w:lang w:val="es-PE"/>
            </w:rPr>
          </w:rPrChange>
        </w:rPr>
        <w:t>como</w:t>
      </w:r>
      <w:proofErr w:type="spellEnd"/>
      <w:r w:rsidRPr="004140F1">
        <w:rPr>
          <w:rPrChange w:id="281" w:author="51964" w:date="2024-09-11T23:34:00Z" w16du:dateUtc="2024-09-12T06:34:00Z">
            <w:rPr>
              <w:lang w:val="es-PE"/>
            </w:rPr>
          </w:rPrChange>
        </w:rPr>
        <w:t xml:space="preserve"> del </w:t>
      </w:r>
      <w:proofErr w:type="spellStart"/>
      <w:r w:rsidRPr="004140F1">
        <w:rPr>
          <w:rPrChange w:id="282" w:author="51964" w:date="2024-09-11T23:34:00Z" w16du:dateUtc="2024-09-12T06:34:00Z">
            <w:rPr>
              <w:lang w:val="es-PE"/>
            </w:rPr>
          </w:rPrChange>
        </w:rPr>
        <w:t>análisis</w:t>
      </w:r>
      <w:proofErr w:type="spellEnd"/>
      <w:r w:rsidRPr="004140F1">
        <w:rPr>
          <w:rPrChange w:id="283" w:author="51964" w:date="2024-09-11T23:34:00Z" w16du:dateUtc="2024-09-12T06:34:00Z">
            <w:rPr>
              <w:lang w:val="es-PE"/>
            </w:rPr>
          </w:rPrChange>
        </w:rPr>
        <w:t xml:space="preserve"> de </w:t>
      </w:r>
      <w:proofErr w:type="spellStart"/>
      <w:r w:rsidRPr="004140F1">
        <w:rPr>
          <w:rPrChange w:id="284" w:author="51964" w:date="2024-09-11T23:34:00Z" w16du:dateUtc="2024-09-12T06:34:00Z">
            <w:rPr>
              <w:lang w:val="es-PE"/>
            </w:rPr>
          </w:rPrChange>
        </w:rPr>
        <w:t>catálogos</w:t>
      </w:r>
      <w:proofErr w:type="spellEnd"/>
      <w:r w:rsidRPr="004140F1">
        <w:rPr>
          <w:rPrChange w:id="285" w:author="51964" w:date="2024-09-11T23:34:00Z" w16du:dateUtc="2024-09-12T06:34:00Z">
            <w:rPr>
              <w:lang w:val="es-PE"/>
            </w:rPr>
          </w:rPrChange>
        </w:rPr>
        <w:t xml:space="preserve"> de </w:t>
      </w:r>
      <w:proofErr w:type="spellStart"/>
      <w:r w:rsidRPr="004140F1">
        <w:rPr>
          <w:rPrChange w:id="286" w:author="51964" w:date="2024-09-11T23:34:00Z" w16du:dateUtc="2024-09-12T06:34:00Z">
            <w:rPr>
              <w:lang w:val="es-PE"/>
            </w:rPr>
          </w:rPrChange>
        </w:rPr>
        <w:t>eventos</w:t>
      </w:r>
      <w:proofErr w:type="spellEnd"/>
      <w:r w:rsidRPr="004140F1">
        <w:rPr>
          <w:rPrChange w:id="287" w:author="51964" w:date="2024-09-11T23:34:00Z" w16du:dateUtc="2024-09-12T06:34:00Z">
            <w:rPr>
              <w:lang w:val="es-PE"/>
            </w:rPr>
          </w:rPrChange>
        </w:rPr>
        <w:t xml:space="preserve"> de </w:t>
      </w:r>
      <w:proofErr w:type="spellStart"/>
      <w:r w:rsidRPr="004140F1">
        <w:rPr>
          <w:rPrChange w:id="288" w:author="51964" w:date="2024-09-11T23:34:00Z" w16du:dateUtc="2024-09-12T06:34:00Z">
            <w:rPr>
              <w:lang w:val="es-PE"/>
            </w:rPr>
          </w:rPrChange>
        </w:rPr>
        <w:t>protesta</w:t>
      </w:r>
      <w:proofErr w:type="spellEnd"/>
      <w:r w:rsidRPr="004140F1">
        <w:rPr>
          <w:rPrChange w:id="289" w:author="51964" w:date="2024-09-11T23:34:00Z" w16du:dateUtc="2024-09-12T06:34:00Z">
            <w:rPr>
              <w:lang w:val="es-PE"/>
            </w:rPr>
          </w:rPrChange>
        </w:rPr>
        <w:t xml:space="preserve"> para </w:t>
      </w:r>
      <w:proofErr w:type="spellStart"/>
      <w:r w:rsidRPr="004140F1">
        <w:rPr>
          <w:rPrChange w:id="290" w:author="51964" w:date="2024-09-11T23:34:00Z" w16du:dateUtc="2024-09-12T06:34:00Z">
            <w:rPr>
              <w:lang w:val="es-PE"/>
            </w:rPr>
          </w:rPrChange>
        </w:rPr>
        <w:t>evidenciar</w:t>
      </w:r>
      <w:proofErr w:type="spellEnd"/>
      <w:r w:rsidRPr="004140F1">
        <w:rPr>
          <w:rPrChange w:id="291" w:author="51964" w:date="2024-09-11T23:34:00Z" w16du:dateUtc="2024-09-12T06:34:00Z">
            <w:rPr>
              <w:lang w:val="es-PE"/>
            </w:rPr>
          </w:rPrChange>
        </w:rPr>
        <w:t xml:space="preserve"> la </w:t>
      </w:r>
      <w:proofErr w:type="spellStart"/>
      <w:r w:rsidRPr="004140F1">
        <w:rPr>
          <w:rPrChange w:id="292" w:author="51964" w:date="2024-09-11T23:34:00Z" w16du:dateUtc="2024-09-12T06:34:00Z">
            <w:rPr>
              <w:lang w:val="es-PE"/>
            </w:rPr>
          </w:rPrChange>
        </w:rPr>
        <w:t>consistencia</w:t>
      </w:r>
      <w:proofErr w:type="spellEnd"/>
      <w:r w:rsidRPr="004140F1">
        <w:rPr>
          <w:rPrChange w:id="293" w:author="51964" w:date="2024-09-11T23:34:00Z" w16du:dateUtc="2024-09-12T06:34:00Z">
            <w:rPr>
              <w:lang w:val="es-PE"/>
            </w:rPr>
          </w:rPrChange>
        </w:rPr>
        <w:t xml:space="preserve"> de la </w:t>
      </w:r>
      <w:proofErr w:type="spellStart"/>
      <w:r w:rsidRPr="004140F1">
        <w:rPr>
          <w:rPrChange w:id="294" w:author="51964" w:date="2024-09-11T23:34:00Z" w16du:dateUtc="2024-09-12T06:34:00Z">
            <w:rPr>
              <w:lang w:val="es-PE"/>
            </w:rPr>
          </w:rPrChange>
        </w:rPr>
        <w:t>hipótesis</w:t>
      </w:r>
      <w:proofErr w:type="spellEnd"/>
      <w:r w:rsidRPr="004140F1">
        <w:rPr>
          <w:rPrChange w:id="295" w:author="51964" w:date="2024-09-11T23:34:00Z" w16du:dateUtc="2024-09-12T06:34:00Z">
            <w:rPr>
              <w:lang w:val="es-PE"/>
            </w:rPr>
          </w:rPrChange>
        </w:rPr>
        <w:t xml:space="preserve"> </w:t>
      </w:r>
      <w:proofErr w:type="spellStart"/>
      <w:r w:rsidRPr="004140F1">
        <w:rPr>
          <w:rPrChange w:id="296" w:author="51964" w:date="2024-09-11T23:34:00Z" w16du:dateUtc="2024-09-12T06:34:00Z">
            <w:rPr>
              <w:lang w:val="es-PE"/>
            </w:rPr>
          </w:rPrChange>
        </w:rPr>
        <w:t>construída</w:t>
      </w:r>
      <w:proofErr w:type="spellEnd"/>
      <w:r w:rsidRPr="004140F1">
        <w:rPr>
          <w:rPrChange w:id="297" w:author="51964" w:date="2024-09-11T23:34:00Z" w16du:dateUtc="2024-09-12T06:34:00Z">
            <w:rPr>
              <w:lang w:val="es-PE"/>
            </w:rPr>
          </w:rPrChange>
        </w:rPr>
        <w:t xml:space="preserve"> </w:t>
      </w:r>
      <w:proofErr w:type="spellStart"/>
      <w:r w:rsidRPr="004140F1">
        <w:rPr>
          <w:rPrChange w:id="298" w:author="51964" w:date="2024-09-11T23:34:00Z" w16du:dateUtc="2024-09-12T06:34:00Z">
            <w:rPr>
              <w:lang w:val="es-PE"/>
            </w:rPr>
          </w:rPrChange>
        </w:rPr>
        <w:t>sobre</w:t>
      </w:r>
      <w:proofErr w:type="spellEnd"/>
      <w:r w:rsidRPr="004140F1">
        <w:rPr>
          <w:rPrChange w:id="299" w:author="51964" w:date="2024-09-11T23:34:00Z" w16du:dateUtc="2024-09-12T06:34:00Z">
            <w:rPr>
              <w:lang w:val="es-PE"/>
            </w:rPr>
          </w:rPrChange>
        </w:rPr>
        <w:t xml:space="preserve"> </w:t>
      </w:r>
      <w:proofErr w:type="spellStart"/>
      <w:r w:rsidRPr="004140F1">
        <w:rPr>
          <w:rPrChange w:id="300" w:author="51964" w:date="2024-09-11T23:34:00Z" w16du:dateUtc="2024-09-12T06:34:00Z">
            <w:rPr>
              <w:lang w:val="es-PE"/>
            </w:rPr>
          </w:rPrChange>
        </w:rPr>
        <w:t>los</w:t>
      </w:r>
      <w:proofErr w:type="spellEnd"/>
      <w:r w:rsidRPr="004140F1">
        <w:rPr>
          <w:rPrChange w:id="301" w:author="51964" w:date="2024-09-11T23:34:00Z" w16du:dateUtc="2024-09-12T06:34:00Z">
            <w:rPr>
              <w:lang w:val="es-PE"/>
            </w:rPr>
          </w:rPrChange>
        </w:rPr>
        <w:t xml:space="preserve"> </w:t>
      </w:r>
      <w:proofErr w:type="spellStart"/>
      <w:r w:rsidRPr="004140F1">
        <w:rPr>
          <w:rPrChange w:id="302" w:author="51964" w:date="2024-09-11T23:34:00Z" w16du:dateUtc="2024-09-12T06:34:00Z">
            <w:rPr>
              <w:lang w:val="es-PE"/>
            </w:rPr>
          </w:rPrChange>
        </w:rPr>
        <w:t>efectos</w:t>
      </w:r>
      <w:proofErr w:type="spellEnd"/>
      <w:r w:rsidRPr="004140F1">
        <w:rPr>
          <w:rPrChange w:id="303" w:author="51964" w:date="2024-09-11T23:34:00Z" w16du:dateUtc="2024-09-12T06:34:00Z">
            <w:rPr>
              <w:lang w:val="es-PE"/>
            </w:rPr>
          </w:rPrChange>
        </w:rPr>
        <w:t xml:space="preserve"> antisistémicos de las </w:t>
      </w:r>
      <w:proofErr w:type="spellStart"/>
      <w:r w:rsidRPr="004140F1">
        <w:rPr>
          <w:rPrChange w:id="304" w:author="51964" w:date="2024-09-11T23:34:00Z" w16du:dateUtc="2024-09-12T06:34:00Z">
            <w:rPr>
              <w:lang w:val="es-PE"/>
            </w:rPr>
          </w:rPrChange>
        </w:rPr>
        <w:t>luchas</w:t>
      </w:r>
      <w:proofErr w:type="spellEnd"/>
      <w:r w:rsidRPr="004140F1">
        <w:rPr>
          <w:rPrChange w:id="305" w:author="51964" w:date="2024-09-11T23:34:00Z" w16du:dateUtc="2024-09-12T06:34:00Z">
            <w:rPr>
              <w:lang w:val="es-PE"/>
            </w:rPr>
          </w:rPrChange>
        </w:rPr>
        <w:t xml:space="preserve"> antimineras.</w:t>
      </w:r>
    </w:p>
    <w:p w14:paraId="6FFD26B1" w14:textId="77777777" w:rsidR="00454E74" w:rsidRPr="004140F1" w:rsidRDefault="00454E74" w:rsidP="00D510F7">
      <w:pPr>
        <w:rPr>
          <w:rPrChange w:id="306" w:author="51964" w:date="2024-09-11T23:34:00Z" w16du:dateUtc="2024-09-12T06:34:00Z">
            <w:rPr>
              <w:lang w:val="es-PE"/>
            </w:rPr>
          </w:rPrChange>
        </w:rPr>
      </w:pPr>
      <w:r w:rsidRPr="004140F1">
        <w:rPr>
          <w:rPrChange w:id="307" w:author="51964" w:date="2024-09-11T23:34:00Z" w16du:dateUtc="2024-09-12T06:34:00Z">
            <w:rPr>
              <w:lang w:val="es-PE"/>
            </w:rPr>
          </w:rPrChange>
        </w:rPr>
        <w:t xml:space="preserve">Palabras clave: Perú; Ecuador; China; </w:t>
      </w:r>
      <w:proofErr w:type="spellStart"/>
      <w:r w:rsidRPr="004140F1">
        <w:rPr>
          <w:rPrChange w:id="308" w:author="51964" w:date="2024-09-11T23:34:00Z" w16du:dateUtc="2024-09-12T06:34:00Z">
            <w:rPr>
              <w:lang w:val="es-PE"/>
            </w:rPr>
          </w:rPrChange>
        </w:rPr>
        <w:t>Estados</w:t>
      </w:r>
      <w:proofErr w:type="spellEnd"/>
      <w:r w:rsidRPr="004140F1">
        <w:rPr>
          <w:rPrChange w:id="309" w:author="51964" w:date="2024-09-11T23:34:00Z" w16du:dateUtc="2024-09-12T06:34:00Z">
            <w:rPr>
              <w:lang w:val="es-PE"/>
            </w:rPr>
          </w:rPrChange>
        </w:rPr>
        <w:t xml:space="preserve"> Unidos; </w:t>
      </w:r>
      <w:proofErr w:type="spellStart"/>
      <w:r w:rsidRPr="004140F1">
        <w:rPr>
          <w:rPrChange w:id="310" w:author="51964" w:date="2024-09-11T23:34:00Z" w16du:dateUtc="2024-09-12T06:34:00Z">
            <w:rPr>
              <w:lang w:val="es-PE"/>
            </w:rPr>
          </w:rPrChange>
        </w:rPr>
        <w:t>Canadá</w:t>
      </w:r>
      <w:proofErr w:type="spellEnd"/>
      <w:r w:rsidRPr="004140F1">
        <w:rPr>
          <w:rPrChange w:id="311" w:author="51964" w:date="2024-09-11T23:34:00Z" w16du:dateUtc="2024-09-12T06:34:00Z">
            <w:rPr>
              <w:lang w:val="es-PE"/>
            </w:rPr>
          </w:rPrChange>
        </w:rPr>
        <w:t xml:space="preserve">; </w:t>
      </w:r>
      <w:proofErr w:type="spellStart"/>
      <w:r w:rsidRPr="004140F1">
        <w:rPr>
          <w:rPrChange w:id="312" w:author="51964" w:date="2024-09-11T23:34:00Z" w16du:dateUtc="2024-09-12T06:34:00Z">
            <w:rPr>
              <w:lang w:val="es-PE"/>
            </w:rPr>
          </w:rPrChange>
        </w:rPr>
        <w:t>luchas</w:t>
      </w:r>
      <w:proofErr w:type="spellEnd"/>
      <w:r w:rsidRPr="004140F1">
        <w:rPr>
          <w:rPrChange w:id="313" w:author="51964" w:date="2024-09-11T23:34:00Z" w16du:dateUtc="2024-09-12T06:34:00Z">
            <w:rPr>
              <w:lang w:val="es-PE"/>
            </w:rPr>
          </w:rPrChange>
        </w:rPr>
        <w:t xml:space="preserve"> anti</w:t>
      </w:r>
      <w:del w:id="314" w:author="51964" w:date="2024-09-11T23:30:00Z" w16du:dateUtc="2024-09-12T06:30:00Z">
        <w:r w:rsidRPr="004140F1" w:rsidDel="004140F1">
          <w:rPr>
            <w:rPrChange w:id="315" w:author="51964" w:date="2024-09-11T23:34:00Z" w16du:dateUtc="2024-09-12T06:34:00Z">
              <w:rPr>
                <w:lang w:val="es-PE"/>
              </w:rPr>
            </w:rPrChange>
          </w:rPr>
          <w:delText>-</w:delText>
        </w:r>
      </w:del>
      <w:r w:rsidRPr="004140F1">
        <w:rPr>
          <w:rPrChange w:id="316" w:author="51964" w:date="2024-09-11T23:34:00Z" w16du:dateUtc="2024-09-12T06:34:00Z">
            <w:rPr>
              <w:lang w:val="es-PE"/>
            </w:rPr>
          </w:rPrChange>
        </w:rPr>
        <w:t xml:space="preserve">mineras; </w:t>
      </w:r>
      <w:proofErr w:type="spellStart"/>
      <w:r w:rsidRPr="004140F1">
        <w:rPr>
          <w:rPrChange w:id="317" w:author="51964" w:date="2024-09-11T23:34:00Z" w16du:dateUtc="2024-09-12T06:34:00Z">
            <w:rPr>
              <w:lang w:val="es-PE"/>
            </w:rPr>
          </w:rPrChange>
        </w:rPr>
        <w:t>anti</w:t>
      </w:r>
      <w:del w:id="318" w:author="51964" w:date="2024-09-11T23:30:00Z" w16du:dateUtc="2024-09-12T06:30:00Z">
        <w:r w:rsidRPr="004140F1" w:rsidDel="004140F1">
          <w:rPr>
            <w:rPrChange w:id="319" w:author="51964" w:date="2024-09-11T23:34:00Z" w16du:dateUtc="2024-09-12T06:34:00Z">
              <w:rPr>
                <w:lang w:val="es-PE"/>
              </w:rPr>
            </w:rPrChange>
          </w:rPr>
          <w:delText>-</w:delText>
        </w:r>
      </w:del>
      <w:r w:rsidRPr="004140F1">
        <w:rPr>
          <w:rPrChange w:id="320" w:author="51964" w:date="2024-09-11T23:34:00Z" w16du:dateUtc="2024-09-12T06:34:00Z">
            <w:rPr>
              <w:lang w:val="es-PE"/>
            </w:rPr>
          </w:rPrChange>
        </w:rPr>
        <w:t>sistémico</w:t>
      </w:r>
      <w:proofErr w:type="spellEnd"/>
      <w:r w:rsidRPr="004140F1">
        <w:rPr>
          <w:rPrChange w:id="321" w:author="51964" w:date="2024-09-11T23:34:00Z" w16du:dateUtc="2024-09-12T06:34:00Z">
            <w:rPr>
              <w:lang w:val="es-PE"/>
            </w:rPr>
          </w:rPrChange>
        </w:rPr>
        <w:t xml:space="preserve">; </w:t>
      </w:r>
      <w:proofErr w:type="spellStart"/>
      <w:r w:rsidRPr="004140F1">
        <w:rPr>
          <w:rPrChange w:id="322" w:author="51964" w:date="2024-09-11T23:34:00Z" w16du:dateUtc="2024-09-12T06:34:00Z">
            <w:rPr>
              <w:lang w:val="es-PE"/>
            </w:rPr>
          </w:rPrChange>
        </w:rPr>
        <w:t>reproducción</w:t>
      </w:r>
      <w:proofErr w:type="spellEnd"/>
      <w:r w:rsidRPr="004140F1">
        <w:rPr>
          <w:rPrChange w:id="323" w:author="51964" w:date="2024-09-11T23:34:00Z" w16du:dateUtc="2024-09-12T06:34:00Z">
            <w:rPr>
              <w:lang w:val="es-PE"/>
            </w:rPr>
          </w:rPrChange>
        </w:rPr>
        <w:t xml:space="preserve"> de capital; </w:t>
      </w:r>
      <w:proofErr w:type="spellStart"/>
      <w:r w:rsidRPr="004140F1">
        <w:rPr>
          <w:rPrChange w:id="324" w:author="51964" w:date="2024-09-11T23:34:00Z" w16du:dateUtc="2024-09-12T06:34:00Z">
            <w:rPr>
              <w:lang w:val="es-PE"/>
            </w:rPr>
          </w:rPrChange>
        </w:rPr>
        <w:t>minería</w:t>
      </w:r>
      <w:proofErr w:type="spellEnd"/>
      <w:r w:rsidRPr="004140F1">
        <w:rPr>
          <w:rPrChange w:id="325" w:author="51964" w:date="2024-09-11T23:34:00Z" w16du:dateUtc="2024-09-12T06:34:00Z">
            <w:rPr>
              <w:lang w:val="es-PE"/>
            </w:rPr>
          </w:rPrChange>
        </w:rPr>
        <w:t xml:space="preserve">; </w:t>
      </w:r>
      <w:proofErr w:type="spellStart"/>
      <w:r w:rsidRPr="004140F1">
        <w:rPr>
          <w:rPrChange w:id="326" w:author="51964" w:date="2024-09-11T23:34:00Z" w16du:dateUtc="2024-09-12T06:34:00Z">
            <w:rPr>
              <w:lang w:val="es-PE"/>
            </w:rPr>
          </w:rPrChange>
        </w:rPr>
        <w:t>imperialismo</w:t>
      </w:r>
      <w:proofErr w:type="spellEnd"/>
      <w:r w:rsidRPr="004140F1">
        <w:rPr>
          <w:rPrChange w:id="327" w:author="51964" w:date="2024-09-11T23:34:00Z" w16du:dateUtc="2024-09-12T06:34:00Z">
            <w:rPr>
              <w:lang w:val="es-PE"/>
            </w:rPr>
          </w:rPrChange>
        </w:rPr>
        <w:t xml:space="preserve"> </w:t>
      </w:r>
    </w:p>
    <w:p w14:paraId="68B79C89" w14:textId="2F4A472F" w:rsidR="00454E74" w:rsidRPr="004140F1" w:rsidRDefault="00454E74" w:rsidP="00D510F7">
      <w:pPr>
        <w:pStyle w:val="Ttulo1"/>
        <w:rPr>
          <w:lang w:val="en-GB"/>
          <w:rPrChange w:id="328" w:author="51964" w:date="2024-09-11T23:34:00Z" w16du:dateUtc="2024-09-12T06:34:00Z">
            <w:rPr/>
          </w:rPrChange>
        </w:rPr>
      </w:pPr>
      <w:r w:rsidRPr="004140F1">
        <w:rPr>
          <w:lang w:val="en-GB"/>
          <w:rPrChange w:id="329" w:author="51964" w:date="2024-09-11T23:34:00Z" w16du:dateUtc="2024-09-12T06:34:00Z">
            <w:rPr/>
          </w:rPrChange>
        </w:rPr>
        <w:t>Introduction</w:t>
      </w:r>
    </w:p>
    <w:p w14:paraId="334EC4A8" w14:textId="636B930F" w:rsidR="00454E74" w:rsidRPr="004140F1" w:rsidRDefault="00454E74" w:rsidP="00D510F7">
      <w:r w:rsidRPr="004140F1">
        <w:t xml:space="preserve">The antisystemic </w:t>
      </w:r>
      <w:r w:rsidR="005A484A" w:rsidRPr="004140F1">
        <w:t>effects of the</w:t>
      </w:r>
      <w:r w:rsidRPr="004140F1">
        <w:t xml:space="preserve"> antimining movement </w:t>
      </w:r>
      <w:r w:rsidR="004C02D0" w:rsidRPr="004140F1">
        <w:t>in</w:t>
      </w:r>
      <w:r w:rsidRPr="004140F1">
        <w:t xml:space="preserve"> Los Andes express the </w:t>
      </w:r>
      <w:r w:rsidR="004C02D0" w:rsidRPr="004140F1">
        <w:t>advanced</w:t>
      </w:r>
      <w:r w:rsidRPr="004140F1">
        <w:t xml:space="preserve"> development of class struggle </w:t>
      </w:r>
      <w:r w:rsidR="004C02D0" w:rsidRPr="004140F1">
        <w:t xml:space="preserve">with </w:t>
      </w:r>
      <w:r w:rsidRPr="004140F1">
        <w:t>the identity formation of historical challengers in absolute contradiction</w:t>
      </w:r>
      <w:r w:rsidR="00F11436" w:rsidRPr="004140F1">
        <w:rPr>
          <w:rStyle w:val="Refdenotaalpie"/>
          <w:rFonts w:ascii="Times New Roman" w:hAnsi="Times New Roman"/>
        </w:rPr>
        <w:footnoteReference w:id="1"/>
      </w:r>
      <w:r w:rsidRPr="004140F1">
        <w:t xml:space="preserve"> to the reproduction of the </w:t>
      </w:r>
      <w:proofErr w:type="gramStart"/>
      <w:r w:rsidRPr="004140F1">
        <w:t>imperialists</w:t>
      </w:r>
      <w:proofErr w:type="gramEnd"/>
      <w:r w:rsidRPr="004140F1">
        <w:t xml:space="preserve"> bourgeoisies</w:t>
      </w:r>
      <w:ins w:id="330" w:author="51964" w:date="2024-09-11T23:37:00Z" w16du:dateUtc="2024-09-12T06:37:00Z">
        <w:r w:rsidR="004140F1">
          <w:t>’</w:t>
        </w:r>
      </w:ins>
      <w:r w:rsidRPr="004140F1">
        <w:t xml:space="preserve"> finance capital through the mining circuit of accumulation.</w:t>
      </w:r>
      <w:r w:rsidR="001F4E84" w:rsidRPr="004140F1">
        <w:t xml:space="preserve"> </w:t>
      </w:r>
      <w:r w:rsidRPr="004140F1">
        <w:t xml:space="preserve">Mining in Los Andes is at the </w:t>
      </w:r>
      <w:proofErr w:type="spellStart"/>
      <w:r w:rsidRPr="004140F1">
        <w:t>center</w:t>
      </w:r>
      <w:proofErr w:type="spellEnd"/>
      <w:r w:rsidRPr="004140F1">
        <w:t xml:space="preserve"> of the foundational processes of the modern world-</w:t>
      </w:r>
      <w:r w:rsidRPr="004140F1">
        <w:lastRenderedPageBreak/>
        <w:t>system and in the metabolic processes of reproduction of finance capital in the current world-economy</w:t>
      </w:r>
      <w:r w:rsidR="002A5FE9" w:rsidRPr="004140F1">
        <w:rPr>
          <w:rStyle w:val="Refdenotaalpie"/>
        </w:rPr>
        <w:footnoteReference w:id="2"/>
      </w:r>
      <w:r w:rsidR="00B11CF0" w:rsidRPr="004140F1">
        <w:t>.</w:t>
      </w:r>
      <w:r w:rsidRPr="004140F1">
        <w:t xml:space="preserve"> The development of the processes of production and circulation of colonial and imperialist mining, and gold mining in particular, have structured the social formation and historical resistance of the indigenous-cholo peasantry, against militarism, </w:t>
      </w:r>
      <w:proofErr w:type="gramStart"/>
      <w:r w:rsidRPr="004140F1">
        <w:t>dispossession</w:t>
      </w:r>
      <w:proofErr w:type="gramEnd"/>
      <w:r w:rsidRPr="004140F1">
        <w:t xml:space="preserve"> and expansive destruction of the vital values for their social reproduction: water and land.</w:t>
      </w:r>
    </w:p>
    <w:p w14:paraId="3549483B" w14:textId="424B1C13" w:rsidR="00454E74" w:rsidRPr="004140F1" w:rsidRDefault="00454E74" w:rsidP="00D510F7">
      <w:r w:rsidRPr="004140F1">
        <w:t xml:space="preserve">This is evidenced by the genocide of the “indigenous” peoples of Abya </w:t>
      </w:r>
      <w:proofErr w:type="spellStart"/>
      <w:r w:rsidRPr="004140F1">
        <w:t>Yala</w:t>
      </w:r>
      <w:proofErr w:type="spellEnd"/>
      <w:r w:rsidRPr="004140F1">
        <w:t>, the exploitation of the survivors in colonial mining, as well as the massacres of their proletarianized children and grandchildren indigenous-cholo peasants</w:t>
      </w:r>
      <w:r w:rsidR="00D00291" w:rsidRPr="004140F1">
        <w:t xml:space="preserve"> by</w:t>
      </w:r>
      <w:r w:rsidRPr="004140F1">
        <w:t xml:space="preserve"> the imperialist implantation of U.S. monopolist capitalists trusts’ finance capital inter</w:t>
      </w:r>
      <w:proofErr w:type="gramStart"/>
      <w:r w:rsidRPr="004140F1">
        <w:t>-“</w:t>
      </w:r>
      <w:proofErr w:type="gramEnd"/>
      <w:r w:rsidRPr="004140F1">
        <w:t xml:space="preserve">nationalized” </w:t>
      </w:r>
      <w:r w:rsidR="00D00291" w:rsidRPr="004140F1">
        <w:t xml:space="preserve">on </w:t>
      </w:r>
      <w:r w:rsidRPr="004140F1">
        <w:t xml:space="preserve">mining enclaves in Los Andes. </w:t>
      </w:r>
      <w:commentRangeStart w:id="448"/>
      <w:r w:rsidRPr="004140F1">
        <w:t>M</w:t>
      </w:r>
      <w:commentRangeEnd w:id="448"/>
      <w:r w:rsidR="00236351" w:rsidRPr="004140F1">
        <w:rPr>
          <w:rStyle w:val="Refdecomentario"/>
        </w:rPr>
        <w:commentReference w:id="448"/>
      </w:r>
      <w:r w:rsidRPr="004140F1">
        <w:t xml:space="preserve">ilitarism as a policy of expansion of the imperialists bourgeoisies to control or guarantee the functioning of the mining circuit for the reproduction of their finance capital, is a persistent feature of the coloniality of the current mining problem. As well as a nodal point of his antiimperialist solution in Los Andes. In the origine of the formation of the modern world-system that began in the sixteenth century and in the world-economy of imperialism development during the late nineteenth and early twentieth century, the massacres and exploitation of the indigenous-cholo proletarianized peasantry in the mines of Los Andes </w:t>
      </w:r>
      <w:proofErr w:type="gramStart"/>
      <w:r w:rsidRPr="004140F1">
        <w:t>operated</w:t>
      </w:r>
      <w:proofErr w:type="gramEnd"/>
      <w:r w:rsidRPr="004140F1">
        <w:t xml:space="preserve"> as a constant under colonial mining and imperialist mining.</w:t>
      </w:r>
    </w:p>
    <w:p w14:paraId="7CE85477" w14:textId="50F2F5F5" w:rsidR="00454E74" w:rsidRPr="004140F1" w:rsidRDefault="00454E74" w:rsidP="00D510F7">
      <w:r w:rsidRPr="004140F1">
        <w:t>Colonial mining in Los Andes was the foundational method of the expanded original accumulation of the sixteenth century</w:t>
      </w:r>
      <w:r w:rsidR="005166E3" w:rsidRPr="004140F1">
        <w:rPr>
          <w:rStyle w:val="Refdenotaalpie"/>
          <w:rFonts w:ascii="Times New Roman" w:hAnsi="Times New Roman"/>
        </w:rPr>
        <w:footnoteReference w:id="3"/>
      </w:r>
      <w:r w:rsidRPr="004140F1">
        <w:t xml:space="preserve"> (Cueva [1977]1999:63–78; Marx [1886]1976:874-875,915) corresponding to the material expansion of the European oligarchic banking bourgeoisies (Arrighi 1994) that emerged from the concentration of merchant capital in the Middle East during the thirteenth century (Abu-Lughod 1991), shaping the modern world-system. Imperialist mining is a vital process of production and hoarding for the extended </w:t>
      </w:r>
      <w:r w:rsidRPr="004140F1">
        <w:lastRenderedPageBreak/>
        <w:t>reproduction of finance capitals with differentiated trajectories of centralization and concentration (Bukharin [1929]1966) guaranteeing their inter</w:t>
      </w:r>
      <w:proofErr w:type="gramStart"/>
      <w:r w:rsidRPr="004140F1">
        <w:t>-“</w:t>
      </w:r>
      <w:proofErr w:type="gramEnd"/>
      <w:r w:rsidRPr="004140F1">
        <w:t>nationalization” through militarism (Luxemburg [1913]2015).</w:t>
      </w:r>
    </w:p>
    <w:p w14:paraId="62DD82D1" w14:textId="54F4D08B" w:rsidR="00454E74" w:rsidRPr="004140F1" w:rsidRDefault="00454E74" w:rsidP="00D510F7">
      <w:r w:rsidRPr="004140F1">
        <w:t>In their effort to conceptualize the antisystemic effects of the movements produced by the systemic structural processes of the world-economy, Arrighi, Hopkins, and Wallerstein (1989:90) treated the antisystemic effects as caused by the centralization of capital as a world-scale tendency highly developed under the world-economy of imperialism, and highlighted the divergence of the potentially challenging [new] social sites</w:t>
      </w:r>
      <w:r w:rsidR="00154C5A" w:rsidRPr="004140F1">
        <w:rPr>
          <w:rStyle w:val="Refdenotaalpie"/>
          <w:rFonts w:ascii="Times New Roman" w:hAnsi="Times New Roman"/>
        </w:rPr>
        <w:footnoteReference w:id="4"/>
      </w:r>
      <w:r w:rsidRPr="004140F1">
        <w:t xml:space="preserve"> of the antisystemic movements. However, the causal mechanisms that connect the constitution of antisystemic identities in absolute antagonism</w:t>
      </w:r>
      <w:r w:rsidR="008204B1" w:rsidRPr="004140F1">
        <w:t xml:space="preserve"> </w:t>
      </w:r>
      <w:r w:rsidRPr="004140F1">
        <w:t xml:space="preserve">with the metabolic need for expansive reproduction of contending finance capitals with differentiated trajectories of centralization and concentration have not yet been </w:t>
      </w:r>
      <w:proofErr w:type="gramStart"/>
      <w:r w:rsidRPr="004140F1">
        <w:t>evidenced</w:t>
      </w:r>
      <w:proofErr w:type="gramEnd"/>
      <w:r w:rsidRPr="004140F1">
        <w:t>.</w:t>
      </w:r>
    </w:p>
    <w:p w14:paraId="11E70A1A" w14:textId="77777777" w:rsidR="00454E74" w:rsidRPr="004140F1" w:rsidRDefault="00454E74" w:rsidP="00D510F7">
      <w:r w:rsidRPr="004140F1">
        <w:t>As the events presented, the emergence of new challengers with not only abstract but absolute antagonistic identities appears as reminders of the development of the history of class struggle. We build a hypothesis of causal mechanisms to answer the question: How do the anti-mining struggles produce anti-systemic effects on the capital reproduction of imperialist bourgeoisies? We argue that the antisystemic effects of historical challengers formed by the expansive structural processes vital for the reproduction of competing finance capitals under conditions of shared imperialism in Los Andes, are real in their consequences.</w:t>
      </w:r>
    </w:p>
    <w:p w14:paraId="6D8F1DB0" w14:textId="0B88231C" w:rsidR="00454E74" w:rsidRPr="004140F1" w:rsidRDefault="00454E74" w:rsidP="00D510F7">
      <w:r w:rsidRPr="004140F1">
        <w:t>Antimining struggles have world-scale effects over the decreasing of the rate of profit of the top-layer of the imperialists bourgeoisies, the inter-“national” bank state capitalists trusts</w:t>
      </w:r>
      <w:r w:rsidR="00A73D16" w:rsidRPr="004140F1">
        <w:rPr>
          <w:rStyle w:val="Refdenotaalpie"/>
          <w:rFonts w:ascii="Times New Roman" w:hAnsi="Times New Roman"/>
        </w:rPr>
        <w:footnoteReference w:id="5"/>
      </w:r>
      <w:r w:rsidR="00A73D16" w:rsidRPr="004140F1">
        <w:t xml:space="preserve"> </w:t>
      </w:r>
      <w:r w:rsidRPr="004140F1">
        <w:t xml:space="preserve">by: the obstruction of the </w:t>
      </w:r>
      <w:r w:rsidRPr="004140F1">
        <w:lastRenderedPageBreak/>
        <w:t xml:space="preserve">circulation time in the transformation of surplus value into profit, as well as disrupting the advanced capital organic composition of the imperialist bourgeoisies investing in the mining reproduction circuit of accumulation, over the state capitalist’s trusts gold-money-capital hoarding and trade. The effects of antimining struggles on the metabolic mechanisms of capital reproduction are antisystemic, also because its absolute antagonist contestation exacerbates the imperialistic competence for material expansion facing a forthcoming re-partition imperialists </w:t>
      </w:r>
      <w:proofErr w:type="gramStart"/>
      <w:r w:rsidRPr="004140F1">
        <w:t>wars</w:t>
      </w:r>
      <w:proofErr w:type="gramEnd"/>
      <w:r w:rsidRPr="004140F1">
        <w:t>.</w:t>
      </w:r>
    </w:p>
    <w:p w14:paraId="70C98511" w14:textId="6886F2D0" w:rsidR="00454E74" w:rsidRPr="004140F1" w:rsidRDefault="00454E74" w:rsidP="00D510F7">
      <w:r w:rsidRPr="004140F1">
        <w:t xml:space="preserve">We </w:t>
      </w:r>
      <w:proofErr w:type="gramStart"/>
      <w:r w:rsidRPr="004140F1">
        <w:t>state</w:t>
      </w:r>
      <w:proofErr w:type="gramEnd"/>
      <w:r w:rsidRPr="004140F1">
        <w:t xml:space="preserve"> the following hypothesis: the Indigenous-cholo historical antisystemic resistances formed with, and in antagonism to, the systemic structural processes vital for extended capital reproduction are real by its effects (Merton 1948). The antimining struggles have antisystemic effects by decreasing the</w:t>
      </w:r>
      <w:r w:rsidR="00E74237" w:rsidRPr="004140F1">
        <w:t xml:space="preserve"> rate of profit of</w:t>
      </w:r>
      <w:r w:rsidRPr="004140F1">
        <w:t xml:space="preserve"> top-layer-class of the world-economy of imperialism expected</w:t>
      </w:r>
      <w:r w:rsidR="00E74237" w:rsidRPr="004140F1">
        <w:t xml:space="preserve"> to revenue</w:t>
      </w:r>
      <w:r w:rsidRPr="004140F1">
        <w:t xml:space="preserve"> through the circuit of mining accumulation, by effectively blocking its capital circulation </w:t>
      </w:r>
      <w:r w:rsidR="00E74237" w:rsidRPr="004140F1">
        <w:t>with</w:t>
      </w:r>
      <w:r w:rsidRPr="004140F1">
        <w:t xml:space="preserve"> obstructive performances of struggle. In that manner, delaying its circulation time and disrupting the expected organic composition of finance capital advanced in the production of surplus-value, shaped as a mass of mining-commodity-capital, and its posterior metamorphosis into total super-profit.</w:t>
      </w:r>
    </w:p>
    <w:p w14:paraId="27E216A9" w14:textId="77777777" w:rsidR="00454E74" w:rsidRPr="004140F1" w:rsidRDefault="00454E74" w:rsidP="00D510F7">
      <w:r w:rsidRPr="004140F1">
        <w:t xml:space="preserve">Indigenous-cholo antimining struggles, indeed, triggers gold hoarding by imperialists bank state trusts, because gold-holdings are money-capital and commodity-capital at the same time. But in contrast with monetized-capital in form of paper-money -pure currency-, gold-money-capital hold its surplus-value form of commodity-capital. And in that manner, its transformation in profit can </w:t>
      </w:r>
      <w:proofErr w:type="gramStart"/>
      <w:r w:rsidRPr="004140F1">
        <w:t>be delayed</w:t>
      </w:r>
      <w:proofErr w:type="gramEnd"/>
      <w:r w:rsidRPr="004140F1">
        <w:t xml:space="preserve"> when the rate of profit decreases. As we will explain here onward, because of the delay in the circulation of the finance capital of the international bank capitalists state trusts, the antisystemic obstruction of antimining struggles trigger the raising of the constant capital magnitude of its organic capital composition, amplifying its decreasing effect in the rate of profit, and consequently a reduced amount of surplus-value is transformed into total profit. Indeed, disrupting the production of surplus value and </w:t>
      </w:r>
      <w:r w:rsidRPr="004140F1">
        <w:lastRenderedPageBreak/>
        <w:t>the rate of profit expected by the imperialists bourgeoisies in ongoing militarist competition for the expansion of their mining accumulation circuits by means of imperialist wars or imperialists interventions oriented to establish its relations of production on the “national-economies” in which the mining precious “raw” materials are situated as in Los Andes or Palestine.</w:t>
      </w:r>
    </w:p>
    <w:p w14:paraId="278C15E1" w14:textId="77777777" w:rsidR="00454E74" w:rsidRPr="004140F1" w:rsidRDefault="00454E74" w:rsidP="00D510F7"/>
    <w:p w14:paraId="2EA81226" w14:textId="77777777" w:rsidR="00454E74" w:rsidRPr="004140F1" w:rsidRDefault="00454E74" w:rsidP="00D510F7">
      <w:pPr>
        <w:pStyle w:val="Ttulo1"/>
        <w:rPr>
          <w:lang w:val="en-GB"/>
          <w:rPrChange w:id="449" w:author="51964" w:date="2024-09-11T23:34:00Z" w16du:dateUtc="2024-09-12T06:34:00Z">
            <w:rPr>
              <w:lang w:val="en-US"/>
            </w:rPr>
          </w:rPrChange>
        </w:rPr>
      </w:pPr>
      <w:r w:rsidRPr="004140F1">
        <w:rPr>
          <w:lang w:val="en-GB"/>
          <w:rPrChange w:id="450" w:author="51964" w:date="2024-09-11T23:34:00Z" w16du:dateUtc="2024-09-12T06:34:00Z">
            <w:rPr>
              <w:lang w:val="en-US"/>
            </w:rPr>
          </w:rPrChange>
        </w:rPr>
        <w:t>Antisystemic resistance of historical challengers: the antimining movement of the indigenous-cholo Andean peasantry</w:t>
      </w:r>
    </w:p>
    <w:p w14:paraId="7FA28D12" w14:textId="7647DE71" w:rsidR="00454E74" w:rsidRPr="004140F1" w:rsidRDefault="00454E74" w:rsidP="00D510F7">
      <w:r w:rsidRPr="004140F1">
        <w:t xml:space="preserve">The formation of the class structure of the modern world-system </w:t>
      </w:r>
      <w:proofErr w:type="gramStart"/>
      <w:r w:rsidRPr="004140F1">
        <w:t>is founded</w:t>
      </w:r>
      <w:proofErr w:type="gramEnd"/>
      <w:r w:rsidRPr="004140F1">
        <w:t xml:space="preserve"> on the racialized international division of </w:t>
      </w:r>
      <w:proofErr w:type="spellStart"/>
      <w:r w:rsidRPr="004140F1">
        <w:t>labor</w:t>
      </w:r>
      <w:proofErr w:type="spellEnd"/>
      <w:r w:rsidRPr="004140F1">
        <w:t xml:space="preserve"> produced by colonization as a policy of expansion of merchant capital. Around ten million “indigenous" survived the genocide planned in Los Andes of an estimated total of sixty five million exterminated over the continental “America", being sublimated as inferior beings and reduced to mere </w:t>
      </w:r>
      <w:proofErr w:type="spellStart"/>
      <w:r w:rsidRPr="004140F1">
        <w:t>labor</w:t>
      </w:r>
      <w:proofErr w:type="spellEnd"/>
      <w:r w:rsidRPr="004140F1">
        <w:t xml:space="preserve"> force by the colonization method of primitive accumulation (Marx [1886]1976:873– 875, 914; Mariátegui, January 16, 1929:78; Quijano and Wallerstein 1992; Quijano [1999], 2007, 169-170; </w:t>
      </w:r>
      <w:proofErr w:type="spellStart"/>
      <w:r w:rsidRPr="004140F1">
        <w:t>Mignolo</w:t>
      </w:r>
      <w:proofErr w:type="spellEnd"/>
      <w:r w:rsidRPr="004140F1">
        <w:t xml:space="preserve"> 2011, 183–84).</w:t>
      </w:r>
    </w:p>
    <w:p w14:paraId="2EC26C5D" w14:textId="698373E4" w:rsidR="00454E74" w:rsidRPr="004140F1" w:rsidRDefault="00454E74" w:rsidP="00D510F7">
      <w:r w:rsidRPr="004140F1">
        <w:t xml:space="preserve">The world no longer fit into the consciousness of the survivors. But in their collective consciousness a myth survived. Or a myth makes sense in our consciousness, it is the myth of the new indigenous, of the </w:t>
      </w:r>
      <w:proofErr w:type="spellStart"/>
      <w:r w:rsidRPr="004140F1">
        <w:t>Inkarri</w:t>
      </w:r>
      <w:proofErr w:type="spellEnd"/>
      <w:r w:rsidRPr="004140F1">
        <w:t xml:space="preserve"> (the Inka return), of the Yawar-Inti (Sun of Blood) and the resurgence of the “indigenous" world by a revolutionary vendetta. In opposition to Arboleda's (2020) interpretation of the formation of indigenous “identity politics"</w:t>
      </w:r>
      <w:r w:rsidR="002B4BDE" w:rsidRPr="004140F1">
        <w:rPr>
          <w:rStyle w:val="Refdenotaalpie"/>
          <w:rFonts w:ascii="Times New Roman" w:hAnsi="Times New Roman"/>
        </w:rPr>
        <w:footnoteReference w:id="6"/>
      </w:r>
      <w:r w:rsidR="002B4BDE" w:rsidRPr="004140F1">
        <w:t>,</w:t>
      </w:r>
      <w:r w:rsidRPr="004140F1">
        <w:t xml:space="preserve"> I argue that the revolutionary subjectivity that conjures up indigenous socialism is a historical formation in movement, a block of living historical text clashing, </w:t>
      </w:r>
      <w:r w:rsidRPr="004140F1">
        <w:lastRenderedPageBreak/>
        <w:t>developing the peasantry as an antagonist class in formal subsumption since the sixteenth century.</w:t>
      </w:r>
    </w:p>
    <w:p w14:paraId="330EB125" w14:textId="46ACF715" w:rsidR="00454E74" w:rsidRPr="004140F1" w:rsidRDefault="00454E74" w:rsidP="00D510F7">
      <w:r w:rsidRPr="004140F1">
        <w:t xml:space="preserve">For both Arboleda (2020) and Bolívar Echevarría, the indigenous peoples could not understand the antagonism between them and the Spaniards. Their cosmology, they believe, did not allow the indigenous to realize that they were </w:t>
      </w:r>
      <w:proofErr w:type="gramStart"/>
      <w:r w:rsidRPr="004140F1">
        <w:t>being killed</w:t>
      </w:r>
      <w:proofErr w:type="gramEnd"/>
      <w:r w:rsidRPr="004140F1">
        <w:t xml:space="preserve"> by an external collective antagonistic to their lives or </w:t>
      </w:r>
      <w:r w:rsidR="00A73D16" w:rsidRPr="004140F1">
        <w:t>“</w:t>
      </w:r>
      <w:r w:rsidRPr="004140F1">
        <w:t>collective self</w:t>
      </w:r>
      <w:r w:rsidR="00A73D16" w:rsidRPr="004140F1">
        <w:t>”.</w:t>
      </w:r>
      <w:r w:rsidRPr="004140F1">
        <w:t xml:space="preserve"> If someone follows that argument, by implication this indigenous “self-defeating cultural essentialisms</w:t>
      </w:r>
      <w:r w:rsidR="00A73D16" w:rsidRPr="004140F1">
        <w:t>”</w:t>
      </w:r>
      <w:r w:rsidRPr="004140F1">
        <w:t xml:space="preserve"> would only change with the later appropriation of Hegelian logic as the basement for the reproduction of the sublimating rationality of “European mentality". By implication, it</w:t>
      </w:r>
      <w:r w:rsidR="00A73D16" w:rsidRPr="004140F1">
        <w:t xml:space="preserve"> i</w:t>
      </w:r>
      <w:r w:rsidRPr="004140F1">
        <w:t>s since the encounter of the “indigenous</w:t>
      </w:r>
      <w:r w:rsidR="00A73D16" w:rsidRPr="004140F1">
        <w:t>”</w:t>
      </w:r>
      <w:r w:rsidRPr="004140F1">
        <w:t xml:space="preserve"> peoples with this “European mentality</w:t>
      </w:r>
      <w:r w:rsidR="00A73D16" w:rsidRPr="004140F1">
        <w:t>”</w:t>
      </w:r>
      <w:r w:rsidRPr="004140F1">
        <w:t xml:space="preserve"> that their descendants </w:t>
      </w:r>
      <w:proofErr w:type="gramStart"/>
      <w:r w:rsidRPr="004140F1">
        <w:t>are able to</w:t>
      </w:r>
      <w:proofErr w:type="gramEnd"/>
      <w:r w:rsidRPr="004140F1">
        <w:t xml:space="preserve"> interpret “the cultural other in terms of radical otherness, as an absolute negation of its own identity</w:t>
      </w:r>
      <w:r w:rsidR="00A73D16" w:rsidRPr="004140F1">
        <w:t>”</w:t>
      </w:r>
      <w:r w:rsidRPr="004140F1">
        <w:t xml:space="preserve">. In short, it must be understood that Bolívar Echevarría should have ideologically omitted the work of the Peruvian anthropologist Luis E. Valcárcel, so as not to force an approximation to the work of José Carlos Mariátegui, who found an indigenous revolutionary subject already in motion when they were going to work on its politicization at the beginning of the twentieth century. Fortunately, the work of Alberto Flores Galindo ([1985]2010) did justice to this problem by tracing the myth of the </w:t>
      </w:r>
      <w:proofErr w:type="spellStart"/>
      <w:r w:rsidRPr="004140F1">
        <w:t>Inkarri</w:t>
      </w:r>
      <w:proofErr w:type="spellEnd"/>
      <w:r w:rsidRPr="004140F1">
        <w:t xml:space="preserve"> in indigenous and popular struggles emblematic of the history of Peru.</w:t>
      </w:r>
    </w:p>
    <w:p w14:paraId="460FDB70" w14:textId="20EFC91A" w:rsidR="00454E74" w:rsidRPr="004140F1" w:rsidRDefault="00454E74" w:rsidP="00D510F7">
      <w:r w:rsidRPr="004140F1">
        <w:t xml:space="preserve">As the first worker-intellectuals became the prophets of this myth, indigenous socialism </w:t>
      </w:r>
      <w:proofErr w:type="gramStart"/>
      <w:r w:rsidRPr="004140F1">
        <w:t>was forged</w:t>
      </w:r>
      <w:proofErr w:type="gramEnd"/>
      <w:r w:rsidRPr="004140F1">
        <w:t xml:space="preserve"> in the early twentieth century as the convergence of the “cholo group"</w:t>
      </w:r>
      <w:r w:rsidR="00A73D16" w:rsidRPr="004140F1">
        <w:rPr>
          <w:rStyle w:val="Refdenotaalpie"/>
          <w:rFonts w:ascii="Times New Roman" w:hAnsi="Times New Roman"/>
        </w:rPr>
        <w:footnoteReference w:id="7"/>
      </w:r>
      <w:r w:rsidRPr="004140F1">
        <w:t xml:space="preserve"> with the indigenous peasantry in historical resistance. The work of socialist politicization undertaken by Mariátegui, Mayer and Valcárcel (among others) in the organization of the bases of socialism in Peru and in the creation of indigenous socialism, they found already in motion the myth of indigenous resurgence. In which framework of interpretation, the revolution is </w:t>
      </w:r>
      <w:proofErr w:type="gramStart"/>
      <w:r w:rsidRPr="004140F1">
        <w:t>carried out</w:t>
      </w:r>
      <w:proofErr w:type="gramEnd"/>
      <w:r w:rsidRPr="004140F1">
        <w:t xml:space="preserve"> as vendetta for the new indigenous, their remnants, their sons and grandsons. The socialist revolution as a movement and horizon was already </w:t>
      </w:r>
      <w:proofErr w:type="gramStart"/>
      <w:r w:rsidRPr="004140F1">
        <w:t>operating</w:t>
      </w:r>
      <w:proofErr w:type="gramEnd"/>
      <w:r w:rsidRPr="004140F1">
        <w:t xml:space="preserve"> in Los Andes, when El </w:t>
      </w:r>
      <w:proofErr w:type="spellStart"/>
      <w:r w:rsidRPr="004140F1">
        <w:lastRenderedPageBreak/>
        <w:t>Amauta</w:t>
      </w:r>
      <w:proofErr w:type="spellEnd"/>
      <w:r w:rsidRPr="004140F1">
        <w:t xml:space="preserve"> José Carlos Mariátegui and the cholo group which he constituted with other intellectual workers of the proletariat in formation, began their work of politicization.</w:t>
      </w:r>
    </w:p>
    <w:p w14:paraId="76373C87" w14:textId="77777777" w:rsidR="00454E74" w:rsidRPr="004140F1" w:rsidRDefault="00454E74" w:rsidP="00D510F7">
      <w:r w:rsidRPr="004140F1">
        <w:t xml:space="preserve">Mariátegui wrote in the prologue to </w:t>
      </w:r>
      <w:proofErr w:type="spellStart"/>
      <w:r w:rsidRPr="004140F1">
        <w:t>Valcárcel's</w:t>
      </w:r>
      <w:proofErr w:type="spellEnd"/>
      <w:r w:rsidRPr="004140F1">
        <w:t xml:space="preserve"> Tempest in Los Andes (1927): “I remember the unexpected and impressive type of agitator I found four years ago in the indigenous from Puno, Ezequiel </w:t>
      </w:r>
      <w:proofErr w:type="spellStart"/>
      <w:r w:rsidRPr="004140F1">
        <w:t>Urviola</w:t>
      </w:r>
      <w:proofErr w:type="spellEnd"/>
      <w:r w:rsidRPr="004140F1">
        <w:t xml:space="preserve">. This meeting was the greatest surprise that Peru had in store for me on my return from Europe. </w:t>
      </w:r>
      <w:proofErr w:type="spellStart"/>
      <w:r w:rsidRPr="004140F1">
        <w:t>Urviola</w:t>
      </w:r>
      <w:proofErr w:type="spellEnd"/>
      <w:r w:rsidRPr="004140F1">
        <w:t xml:space="preserve"> </w:t>
      </w:r>
      <w:proofErr w:type="gramStart"/>
      <w:r w:rsidRPr="004140F1">
        <w:t>represented</w:t>
      </w:r>
      <w:proofErr w:type="gramEnd"/>
      <w:r w:rsidRPr="004140F1">
        <w:t xml:space="preserve"> the first spark of a fire that was to come. He was the revolutionary indigenous, the socialist indigenous. Tuberculous, hunchbacked, he succumbed after two years of tireless work. Today it does not matter that </w:t>
      </w:r>
      <w:proofErr w:type="spellStart"/>
      <w:r w:rsidRPr="004140F1">
        <w:t>Urviola</w:t>
      </w:r>
      <w:proofErr w:type="spellEnd"/>
      <w:r w:rsidRPr="004140F1">
        <w:t xml:space="preserve"> does not exist. It is enough that he existed. As Valcárcel says, today the mountains are pregnant with </w:t>
      </w:r>
      <w:proofErr w:type="spellStart"/>
      <w:r w:rsidRPr="004140F1">
        <w:t>spartacus</w:t>
      </w:r>
      <w:proofErr w:type="spellEnd"/>
      <w:r w:rsidRPr="004140F1">
        <w:t>" (Mariátegui in the prologue to Valcárcel 1927:11).</w:t>
      </w:r>
    </w:p>
    <w:p w14:paraId="0007D34D" w14:textId="77777777" w:rsidR="00454E74" w:rsidRPr="004140F1" w:rsidRDefault="00454E74" w:rsidP="00D510F7">
      <w:r w:rsidRPr="004140F1">
        <w:t xml:space="preserve">The history of the class struggle in Los Andes </w:t>
      </w:r>
      <w:proofErr w:type="gramStart"/>
      <w:r w:rsidRPr="004140F1">
        <w:t>definitely precedes</w:t>
      </w:r>
      <w:proofErr w:type="gramEnd"/>
      <w:r w:rsidRPr="004140F1">
        <w:t xml:space="preserve"> socialism, but most important, the indigenous-cholo peasantry learned to instrumentalize it. Thus, by the first quarter of the twenty-first century, the indigenous-cholo peasantry has not only effectively instrumentalized socialism (and Marxism) but also environmentalism (Mejía 2021; 2024), fixing its discursive articulation on the recognition of sensitive entities such as mountains, rivers, and lagoons (de la Cadena 2010). As De la Cadena emphasized about the visionary work of José María Arguedas: “[t]he totality, </w:t>
      </w:r>
      <w:proofErr w:type="spellStart"/>
      <w:r w:rsidRPr="004140F1">
        <w:t>Todas</w:t>
      </w:r>
      <w:proofErr w:type="spellEnd"/>
      <w:r w:rsidRPr="004140F1">
        <w:t xml:space="preserve"> las </w:t>
      </w:r>
      <w:proofErr w:type="spellStart"/>
      <w:r w:rsidRPr="004140F1">
        <w:t>Sangres</w:t>
      </w:r>
      <w:proofErr w:type="spellEnd"/>
      <w:r w:rsidRPr="004140F1">
        <w:t xml:space="preserve"> proposed an alternative indigenous social movement, a critical ally of the modern left, but with its own a-modern hybrid logic. Literacy and modern politics were important, but they had to </w:t>
      </w:r>
      <w:proofErr w:type="gramStart"/>
      <w:r w:rsidRPr="004140F1">
        <w:t>be used</w:t>
      </w:r>
      <w:proofErr w:type="gramEnd"/>
      <w:r w:rsidRPr="004140F1">
        <w:t xml:space="preserve"> and translated selectively, rather than eradicating indigenous customs" (2005:18).</w:t>
      </w:r>
    </w:p>
    <w:p w14:paraId="73CAD212" w14:textId="2063EBB7" w:rsidR="00454E74" w:rsidRPr="004140F1" w:rsidRDefault="00454E74" w:rsidP="00D510F7">
      <w:r w:rsidRPr="004140F1">
        <w:t xml:space="preserve">Hybridity in this sense is performative and not a reproduction of Western modernization as acculturation, but rather the </w:t>
      </w:r>
      <w:proofErr w:type="spellStart"/>
      <w:r w:rsidRPr="004140F1">
        <w:t>cholos</w:t>
      </w:r>
      <w:proofErr w:type="spellEnd"/>
      <w:r w:rsidRPr="004140F1">
        <w:t xml:space="preserve"> as indigenous descendants have been building their own cultural logic that recognizes their origins, while appropriating Western-modern cultural objects, as we do with the socialist and ecological frames of interpretation in the antimining and mining struggles of the twenty- first century. As evidence the three case studies: </w:t>
      </w:r>
      <w:proofErr w:type="spellStart"/>
      <w:r w:rsidRPr="004140F1">
        <w:t>i</w:t>
      </w:r>
      <w:proofErr w:type="spellEnd"/>
      <w:r w:rsidRPr="004140F1">
        <w:t xml:space="preserve">) the cholo-peasantry antimining struggles in Cajamarca (Peru) during the 2004 and 2011-2012 against the Newmont Gold Mining Corporation headed in the U.S., ii) the indigenous-peasantry mining struggles in </w:t>
      </w:r>
      <w:r w:rsidRPr="004140F1">
        <w:lastRenderedPageBreak/>
        <w:t xml:space="preserve">Apurímac (Peru) during 2015 and 2019 against the MMG of China </w:t>
      </w:r>
      <w:proofErr w:type="spellStart"/>
      <w:r w:rsidRPr="004140F1">
        <w:t>Minmetals</w:t>
      </w:r>
      <w:proofErr w:type="spellEnd"/>
      <w:r w:rsidRPr="004140F1">
        <w:t xml:space="preserve"> Corporation (CMC), and iii) the indigenous-cholo peasantry antimining struggles in Cotopaxi (Ecuador) during 2023-2024 against the </w:t>
      </w:r>
      <w:proofErr w:type="spellStart"/>
      <w:r w:rsidRPr="004140F1">
        <w:t>Atico</w:t>
      </w:r>
      <w:proofErr w:type="spellEnd"/>
      <w:r w:rsidRPr="004140F1">
        <w:t xml:space="preserve"> Mining Corporation headed in Canada. The cholo-indigenous peasantry updated their interpretation of mining from a class perspective, nurtured by ecological discourses and indigenous cosmopolitics (de la Cadena 2020) in the </w:t>
      </w:r>
      <w:proofErr w:type="spellStart"/>
      <w:r w:rsidRPr="004140F1">
        <w:t>defense</w:t>
      </w:r>
      <w:proofErr w:type="spellEnd"/>
      <w:r w:rsidRPr="004140F1">
        <w:t xml:space="preserve"> of water, land, </w:t>
      </w:r>
      <w:proofErr w:type="gramStart"/>
      <w:r w:rsidRPr="004140F1">
        <w:t>life</w:t>
      </w:r>
      <w:proofErr w:type="gramEnd"/>
      <w:r w:rsidRPr="004140F1">
        <w:t xml:space="preserve"> and biodiversity.</w:t>
      </w:r>
    </w:p>
    <w:p w14:paraId="40BFFE1F" w14:textId="77777777" w:rsidR="00454E74" w:rsidRPr="004140F1" w:rsidRDefault="00454E74" w:rsidP="00D510F7">
      <w:pPr>
        <w:pStyle w:val="Ttulo2"/>
        <w:rPr>
          <w:lang w:val="en-GB"/>
          <w:rPrChange w:id="451" w:author="51964" w:date="2024-09-11T23:34:00Z" w16du:dateUtc="2024-09-12T06:34:00Z">
            <w:rPr/>
          </w:rPrChange>
        </w:rPr>
      </w:pPr>
      <w:r w:rsidRPr="004140F1">
        <w:rPr>
          <w:lang w:val="en-GB"/>
          <w:rPrChange w:id="452" w:author="51964" w:date="2024-09-11T23:34:00Z" w16du:dateUtc="2024-09-12T06:34:00Z">
            <w:rPr/>
          </w:rPrChange>
        </w:rPr>
        <w:t>The Historical Resistance of the Cholo-Indigenous Peasant Struggles Against Imperialist Mining in Los Andes</w:t>
      </w:r>
    </w:p>
    <w:p w14:paraId="2FF1FAF4" w14:textId="2543B5CB" w:rsidR="00DD2C7A" w:rsidRPr="004140F1" w:rsidRDefault="00DD2C7A" w:rsidP="00D510F7">
      <w:r w:rsidRPr="004140F1">
        <w:t>Imperialist mining is a central productive and hoarding process for the extended capital reproduction of the most advanced economic formations of the imperialism world-economy in competition for their inter-“nationalization".</w:t>
      </w:r>
      <w:r w:rsidR="00CB26F3" w:rsidRPr="004140F1">
        <w:rPr>
          <w:rStyle w:val="Refdenotaalpie"/>
          <w:rFonts w:ascii="Times New Roman" w:hAnsi="Times New Roman"/>
        </w:rPr>
        <w:footnoteReference w:id="8"/>
      </w:r>
      <w:r w:rsidR="00CB26F3" w:rsidRPr="004140F1">
        <w:rPr>
          <w:rFonts w:eastAsia="Times New Roman"/>
          <w:color w:val="CCCCCC"/>
          <w:kern w:val="0"/>
          <w:sz w:val="21"/>
          <w:szCs w:val="21"/>
          <w:lang w:eastAsia="es-PE"/>
          <w14:ligatures w14:val="none"/>
        </w:rPr>
        <w:t xml:space="preserve"> </w:t>
      </w:r>
      <w:r w:rsidRPr="004140F1">
        <w:t xml:space="preserve">Although the institutional and military foundations of imperialist domination in Los Andes were settled with the implantation of the monopolistic finance capital of the most centralized bank capitalists state trusts of the U.S., through extractive enclaves on the most profitable industries in semi-feudal and semi-colonial “national-economies” during the period 1895 to 1930. From the beginning of the twentieth century, the mining industry in Los Andes was under the almost exclusive control of the U.S. imperialist bourgeoisie. Mining was one of the industries where capitalism developed most rapidly, especially in Los Andes, where from 1895 monopoly capital </w:t>
      </w:r>
      <w:proofErr w:type="gramStart"/>
      <w:r w:rsidRPr="004140F1">
        <w:t>was directed</w:t>
      </w:r>
      <w:proofErr w:type="gramEnd"/>
      <w:r w:rsidRPr="004140F1">
        <w:t xml:space="preserve"> toward large-scale mining, oil production, and agriculture (Mariátegui [1928]2011:245-249; Cueva [1977]1999:63-64; Quijano [1977]1988:114-121).</w:t>
      </w:r>
    </w:p>
    <w:p w14:paraId="3A411FA6" w14:textId="6EEC6531" w:rsidR="00DD2C7A" w:rsidRPr="004140F1" w:rsidRDefault="00DD2C7A" w:rsidP="00D510F7">
      <w:r w:rsidRPr="004140F1">
        <w:t xml:space="preserve">In fact, the struggles of the central Peruvian highlands mining workers unions were executing active antisystemic resistance since their genesis with the first </w:t>
      </w:r>
      <w:proofErr w:type="spellStart"/>
      <w:r w:rsidRPr="004140F1">
        <w:t>miners</w:t>
      </w:r>
      <w:proofErr w:type="spellEnd"/>
      <w:r w:rsidRPr="004140F1">
        <w:t xml:space="preserve"> strike against the Cerro de Pasco Corporation (CPC) of January 7, 1919 -inspired in the advancements of the proletariat in Europe and the Soviet Revolution of October 1917 (Melgar Bao 2020:132)- until the end of the 1980s. The processes of union formation and politicization of the mining proletariat of the central highlands of Peru went through a trajectory of radicalization during </w:t>
      </w:r>
      <w:proofErr w:type="gramStart"/>
      <w:r w:rsidRPr="004140F1">
        <w:t>most of</w:t>
      </w:r>
      <w:proofErr w:type="gramEnd"/>
      <w:r w:rsidRPr="004140F1">
        <w:t xml:space="preserve"> the twentieth century. This trajectory </w:t>
      </w:r>
      <w:r w:rsidRPr="004140F1">
        <w:lastRenderedPageBreak/>
        <w:t xml:space="preserve">of radicalization diffused to the medium and small mines at the national level, as well as to the mines of the southern highlands –as was </w:t>
      </w:r>
      <w:proofErr w:type="gramStart"/>
      <w:r w:rsidRPr="004140F1">
        <w:t>evidenced</w:t>
      </w:r>
      <w:proofErr w:type="gramEnd"/>
      <w:r w:rsidRPr="004140F1">
        <w:t xml:space="preserve"> by the massacres of 1957 and 1966 in the mines of </w:t>
      </w:r>
      <w:proofErr w:type="spellStart"/>
      <w:r w:rsidRPr="004140F1">
        <w:t>Toquepala</w:t>
      </w:r>
      <w:proofErr w:type="spellEnd"/>
      <w:r w:rsidRPr="004140F1">
        <w:t xml:space="preserve"> (Moquegua), exploited by the Southern Peru Copper Corporation (SPC)–. Mines opened for the “nationalization" of the finance capital of the U.S. imperialist bourgeoisie through the </w:t>
      </w:r>
      <w:proofErr w:type="spellStart"/>
      <w:r w:rsidRPr="004140F1">
        <w:t>Cuajone</w:t>
      </w:r>
      <w:proofErr w:type="spellEnd"/>
      <w:r w:rsidRPr="004140F1">
        <w:t xml:space="preserve"> contract, secretly signed by the “nationalist" military government of Velasco Alvarado</w:t>
      </w:r>
      <w:r w:rsidR="00032A82" w:rsidRPr="004140F1">
        <w:t>.</w:t>
      </w:r>
      <w:r w:rsidR="00032A82" w:rsidRPr="004140F1">
        <w:rPr>
          <w:rStyle w:val="Refdenotaalpie"/>
          <w:rFonts w:ascii="Times New Roman" w:hAnsi="Times New Roman"/>
        </w:rPr>
        <w:footnoteReference w:id="9"/>
      </w:r>
    </w:p>
    <w:p w14:paraId="3EB47A60" w14:textId="77777777" w:rsidR="00DD2C7A" w:rsidRPr="004140F1" w:rsidRDefault="00DD2C7A" w:rsidP="00D510F7">
      <w:r w:rsidRPr="004140F1">
        <w:t xml:space="preserve">While during the 1980s, the co-optation of the mining workers unions of the Southern Peru Copper Corporation (SPC) was </w:t>
      </w:r>
      <w:proofErr w:type="gramStart"/>
      <w:r w:rsidRPr="004140F1">
        <w:t>consolidated</w:t>
      </w:r>
      <w:proofErr w:type="gramEnd"/>
      <w:r w:rsidRPr="004140F1">
        <w:t xml:space="preserve"> as a result of the enforcement of its institutionalization trajectory. Meanwhile, the intensity and harshness of the militarism executed against the protests of the mining workers in the central Peruvian highlands exploited by the Cerro de Pasco Copper Corporation (CPC), </w:t>
      </w:r>
      <w:proofErr w:type="gramStart"/>
      <w:r w:rsidRPr="004140F1">
        <w:t>evidenced</w:t>
      </w:r>
      <w:proofErr w:type="gramEnd"/>
      <w:r w:rsidRPr="004140F1">
        <w:t xml:space="preserve"> the disruptiveness of the transgression carried out by the mining workers struggles as a direct challenge to the main reproduction circuit of capital accumulation. The systematic application of militarism is the sole guarantee to hold its imperialist policy over the mines of the central highlands of Peru was evidenced in the massacres of Malpaso (1930), </w:t>
      </w:r>
      <w:proofErr w:type="spellStart"/>
      <w:r w:rsidRPr="004140F1">
        <w:t>Cobriza</w:t>
      </w:r>
      <w:proofErr w:type="spellEnd"/>
      <w:r w:rsidRPr="004140F1">
        <w:t xml:space="preserve"> (1971), as well as the militarized repression of the miners' strike campaign of the mid-80s repressed with the imprisonment of hundreds of unionized miners, and the assassination of Saúl Cantoral in 1988 by the “Commando Rodrigo Franco" task force (a paramilitary criminal organization for annihilation that operated under the first government of Alan García).</w:t>
      </w:r>
    </w:p>
    <w:p w14:paraId="33BF3A75" w14:textId="77777777" w:rsidR="00DD2C7A" w:rsidRPr="004140F1" w:rsidRDefault="00DD2C7A" w:rsidP="00D510F7">
      <w:r w:rsidRPr="004140F1">
        <w:t xml:space="preserve">However, the radicalization of the miners' strikes developed facing militarized repression and military regimes. The formation of a vanguard of the Peruvian proletariat in open confrontation with the U.S. imperialist mining bourgeoisie, developed until the 1980s, when the Communist Party of Peru-Sendero Luminoso (PCP-SL) and the Tupac Amaru Revolutionary Movement (MRTA) began armed </w:t>
      </w:r>
      <w:r w:rsidRPr="004140F1">
        <w:lastRenderedPageBreak/>
        <w:t xml:space="preserve">struggles. The trajectory of radicalization of the struggles of the miners became an anti-imperialist challenge, operated in a context characterized by the escalation of the armed struggle in Latin America, by the consequences of the Sino-Soviet secession, and the resolution of the imperialists wars between the U.S.S.R. and the </w:t>
      </w:r>
      <w:proofErr w:type="gramStart"/>
      <w:r w:rsidRPr="004140F1">
        <w:t>U.S..</w:t>
      </w:r>
      <w:proofErr w:type="gramEnd"/>
      <w:r w:rsidRPr="004140F1">
        <w:t xml:space="preserve"> The formation of the basis for the horizontal centralization of Sino-American finance capital developed, gradually after the shared imperialist resolution of the Vietnam War, and the subsequent implementation of market reforms in China by Deng </w:t>
      </w:r>
      <w:proofErr w:type="spellStart"/>
      <w:r w:rsidRPr="004140F1">
        <w:t>XiaoPing</w:t>
      </w:r>
      <w:proofErr w:type="spellEnd"/>
      <w:r w:rsidRPr="004140F1">
        <w:t xml:space="preserve"> in 1978, until the early years of the 21st century, marked by the September 11 of 2001 attacks on Wall Street, the Pentagon and the White House. When, under conditions of shared imperialism, these financial capitals begin a process of separation and rupture, gradually reducing their horizontal centralization. Thus, constraining the inter</w:t>
      </w:r>
      <w:proofErr w:type="gramStart"/>
      <w:r w:rsidRPr="004140F1">
        <w:t>-“</w:t>
      </w:r>
      <w:proofErr w:type="gramEnd"/>
      <w:r w:rsidRPr="004140F1">
        <w:t>nationalization" of U.S. bank capitals as finance capital circulating through the economic formations of China's industrial production</w:t>
      </w:r>
    </w:p>
    <w:p w14:paraId="39BEF549" w14:textId="77777777" w:rsidR="00DD2C7A" w:rsidRPr="004140F1" w:rsidRDefault="00DD2C7A" w:rsidP="00D510F7">
      <w:r w:rsidRPr="004140F1">
        <w:t xml:space="preserve">Indeed, U.S. and China imperialists bourgeoisies share the conditions of accumulation for their mutually consented capital concentration and inter-“nationalization" in the period between the 70s and the first decade of the 2000s, with a breaking point in the years 2013-2015, denoting </w:t>
      </w:r>
      <w:proofErr w:type="spellStart"/>
      <w:r w:rsidRPr="004140F1">
        <w:t>a</w:t>
      </w:r>
      <w:proofErr w:type="spellEnd"/>
      <w:r w:rsidRPr="004140F1">
        <w:t xml:space="preserve"> initial disentangle of their rates of profit, that could be extended mildly until 2019, with a recent affirmation between 2021 and 2023, which supposed to be reinforced with the updated data which considers the 2024 interstate contention. Considering its estimation as a proxy to the monetized-capital amount accountable for the exchange of gold-money-capital reserves as a reserve fund of surplus-value congealed under the shape of gold-commodity-capital and </w:t>
      </w:r>
      <w:proofErr w:type="spellStart"/>
      <w:r w:rsidRPr="004140F1">
        <w:t>gold-money¬capital</w:t>
      </w:r>
      <w:proofErr w:type="spellEnd"/>
      <w:r w:rsidRPr="004140F1">
        <w:t xml:space="preserve"> at the same time (Figure 4).</w:t>
      </w:r>
    </w:p>
    <w:p w14:paraId="603C1F54" w14:textId="77777777" w:rsidR="00DD2C7A" w:rsidRPr="004140F1" w:rsidRDefault="00DD2C7A" w:rsidP="00D510F7">
      <w:r w:rsidRPr="004140F1">
        <w:t>The finance capital advanced inter</w:t>
      </w:r>
      <w:proofErr w:type="gramStart"/>
      <w:r w:rsidRPr="004140F1">
        <w:t>-“</w:t>
      </w:r>
      <w:proofErr w:type="gramEnd"/>
      <w:r w:rsidRPr="004140F1">
        <w:t xml:space="preserve">nationalization” of a highly centralized China state capitalists trust during the 2000s,, gradually took advantage of the institutional and military conditions established by the U.S. imperialists bourgeoisies to operate in Peru. In twenty years, China's state capitalists trust finance capital built a considerable expansion of its participation in Peruvian copper mining, although still incipient in gold mining, through the China </w:t>
      </w:r>
      <w:proofErr w:type="spellStart"/>
      <w:r w:rsidRPr="004140F1">
        <w:t>Minmetals</w:t>
      </w:r>
      <w:proofErr w:type="spellEnd"/>
      <w:r w:rsidRPr="004140F1">
        <w:t xml:space="preserve"> Corporation (CMC). The differentiated imperialists mining bourgeoisies are in the core of the inter</w:t>
      </w:r>
      <w:proofErr w:type="gramStart"/>
      <w:r w:rsidRPr="004140F1">
        <w:t>-“</w:t>
      </w:r>
      <w:proofErr w:type="gramEnd"/>
      <w:r w:rsidRPr="004140F1">
        <w:t xml:space="preserve">nationalized” organization </w:t>
      </w:r>
      <w:r w:rsidRPr="004140F1">
        <w:lastRenderedPageBreak/>
        <w:t>of finance capital, subjugating the industrial mining production of the semi-colonial “national-economies" in Los Andes, to the whole circuit of reproduction of the highest economic formations resultant from differentiated trajectories of centralization at a “national-economy" scale. Correspondent to the higher levels of capital concentration of the world-economy of imperialism, since the transition from Great Britain to the U.S. modern world-system hegemony, around the first years of the “long twentieth century" (Arrighi 1994).</w:t>
      </w:r>
    </w:p>
    <w:p w14:paraId="19CF10C6" w14:textId="77777777" w:rsidR="00DD2C7A" w:rsidRPr="004140F1" w:rsidRDefault="00DD2C7A" w:rsidP="00D510F7">
      <w:r w:rsidRPr="004140F1">
        <w:t xml:space="preserve">Under this situation of breaking shared imperialism in Los Andes, a political regime of militarism and terrorist state violence is indiscreetly instrumentalized to guarantee the maximums rate of surplus-value and rate of profit for the top-layer economic formations at a world-scale. Nevertheless, the horizontal decentralization of Sino- American financial capital have differentiated effects for the accumulation circuit of each imperialist bourgeoisie, according to its own levels of concentration and centralization. In addition, the effects on a world-scale of the advanced horizontal decentralization of Sino-American finance capitals, exhibit differentiated consequences on the systemic structural processes of production and circulation, shaping the next transitory formation that necessarily will imply a new international division of </w:t>
      </w:r>
      <w:proofErr w:type="spellStart"/>
      <w:r w:rsidRPr="004140F1">
        <w:t>labor</w:t>
      </w:r>
      <w:proofErr w:type="spellEnd"/>
      <w:r w:rsidRPr="004140F1">
        <w:t>.</w:t>
      </w:r>
    </w:p>
    <w:p w14:paraId="37C34DFA" w14:textId="1EED2000" w:rsidR="00DD2C7A" w:rsidRPr="004140F1" w:rsidRDefault="00DD2C7A" w:rsidP="00D510F7">
      <w:pPr>
        <w:pStyle w:val="Ttulo1"/>
        <w:rPr>
          <w:lang w:val="en-GB"/>
          <w:rPrChange w:id="453" w:author="51964" w:date="2024-09-11T23:34:00Z" w16du:dateUtc="2024-09-12T06:34:00Z">
            <w:rPr>
              <w:lang w:val="en-US"/>
            </w:rPr>
          </w:rPrChange>
        </w:rPr>
      </w:pPr>
      <w:r w:rsidRPr="004140F1">
        <w:rPr>
          <w:lang w:val="en-GB"/>
          <w:rPrChange w:id="454" w:author="51964" w:date="2024-09-11T23:34:00Z" w16du:dateUtc="2024-09-12T06:34:00Z">
            <w:rPr>
              <w:lang w:val="en-US"/>
            </w:rPr>
          </w:rPrChange>
        </w:rPr>
        <w:t>The antisystemic effects hypothesis for antimining struggles</w:t>
      </w:r>
    </w:p>
    <w:p w14:paraId="4B6E303A" w14:textId="26F5EEDA" w:rsidR="00DD2C7A" w:rsidRPr="004140F1" w:rsidRDefault="00DD2C7A" w:rsidP="00D510F7">
      <w:pPr>
        <w:rPr>
          <w:lang w:eastAsia="es-PE"/>
        </w:rPr>
      </w:pPr>
      <w:r w:rsidRPr="004140F1">
        <w:rPr>
          <w:lang w:eastAsia="es-PE"/>
        </w:rPr>
        <w:t xml:space="preserve">The advancement of money-capital by bank capitalists through the circuit of mining reproduction in Los Andes produces surplus-value shaped and weighted as commodity-capital ready for </w:t>
      </w:r>
      <w:proofErr w:type="gramStart"/>
      <w:r w:rsidRPr="004140F1">
        <w:rPr>
          <w:lang w:eastAsia="es-PE"/>
        </w:rPr>
        <w:t>being converted</w:t>
      </w:r>
      <w:proofErr w:type="gramEnd"/>
      <w:r w:rsidRPr="004140F1">
        <w:rPr>
          <w:lang w:eastAsia="es-PE"/>
        </w:rPr>
        <w:t xml:space="preserve"> in the total profit form of surplus-value by its market sale, in which case its surplus-value form is gone. But, in the case of gold, at the same time can be accounted as money-capital able for being transformed into profit by its exchange for pure currency money-</w:t>
      </w:r>
      <w:proofErr w:type="gramStart"/>
      <w:r w:rsidRPr="004140F1">
        <w:rPr>
          <w:lang w:eastAsia="es-PE"/>
        </w:rPr>
        <w:t>capital, or</w:t>
      </w:r>
      <w:proofErr w:type="gramEnd"/>
      <w:r w:rsidRPr="004140F1">
        <w:rPr>
          <w:lang w:eastAsia="es-PE"/>
        </w:rPr>
        <w:t xml:space="preserve"> can either still being gold hoarded under its commodity-capital shape</w:t>
      </w:r>
      <w:r w:rsidR="008B6333" w:rsidRPr="004140F1">
        <w:rPr>
          <w:rStyle w:val="Refdenotaalpie"/>
          <w:rFonts w:ascii="Times New Roman" w:hAnsi="Times New Roman"/>
          <w:lang w:eastAsia="es-PE"/>
        </w:rPr>
        <w:footnoteReference w:id="10"/>
      </w:r>
      <w:r w:rsidRPr="004140F1">
        <w:rPr>
          <w:lang w:eastAsia="es-PE"/>
        </w:rPr>
        <w:t xml:space="preserve"> (see Figure 2 and Figure 3). In that manner, gold </w:t>
      </w:r>
      <w:proofErr w:type="gramStart"/>
      <w:r w:rsidRPr="004140F1">
        <w:rPr>
          <w:lang w:eastAsia="es-PE"/>
        </w:rPr>
        <w:lastRenderedPageBreak/>
        <w:t>retains</w:t>
      </w:r>
      <w:proofErr w:type="gramEnd"/>
      <w:r w:rsidRPr="004140F1">
        <w:rPr>
          <w:lang w:eastAsia="es-PE"/>
        </w:rPr>
        <w:t xml:space="preserve"> its surplus-value form embodied in the volume of gold commodity-capital produced by a determined organic composition of finance capital advanced for mining under concrete natural, cultural, and historical conditions.</w:t>
      </w:r>
    </w:p>
    <w:p w14:paraId="3473776F" w14:textId="77777777" w:rsidR="00DD2C7A" w:rsidRPr="004140F1" w:rsidRDefault="00DD2C7A" w:rsidP="00D510F7">
      <w:pPr>
        <w:rPr>
          <w:lang w:eastAsia="es-PE"/>
        </w:rPr>
      </w:pPr>
      <w:r w:rsidRPr="004140F1">
        <w:rPr>
          <w:lang w:eastAsia="es-PE"/>
        </w:rPr>
        <w:t xml:space="preserve">The natural and cultural conditions are determinants for the reproduction of the finance capital invested in mining production and commercialization by bank state </w:t>
      </w:r>
      <w:proofErr w:type="gramStart"/>
      <w:r w:rsidRPr="004140F1">
        <w:rPr>
          <w:lang w:eastAsia="es-PE"/>
        </w:rPr>
        <w:t>capitalists</w:t>
      </w:r>
      <w:proofErr w:type="gramEnd"/>
      <w:r w:rsidRPr="004140F1">
        <w:rPr>
          <w:lang w:eastAsia="es-PE"/>
        </w:rPr>
        <w:t xml:space="preserve"> trusts. When the economic formations developed with the concentration and centralization processes saturated its “national-economy" scale, the fierce competition for a highly advanced inter</w:t>
      </w:r>
      <w:proofErr w:type="gramStart"/>
      <w:r w:rsidRPr="004140F1">
        <w:rPr>
          <w:lang w:eastAsia="es-PE"/>
        </w:rPr>
        <w:t>-“</w:t>
      </w:r>
      <w:proofErr w:type="gramEnd"/>
      <w:r w:rsidRPr="004140F1">
        <w:rPr>
          <w:lang w:eastAsia="es-PE"/>
        </w:rPr>
        <w:t>nationalization" development operate by the pure militarism of imperialists wars in Ukraine, Palestine, and probably soon in Taiwan. And by mean of imperialists securitization interventions on semi-colonial “</w:t>
      </w:r>
      <w:proofErr w:type="gramStart"/>
      <w:r w:rsidRPr="004140F1">
        <w:rPr>
          <w:lang w:eastAsia="es-PE"/>
        </w:rPr>
        <w:t>national-economies</w:t>
      </w:r>
      <w:proofErr w:type="gramEnd"/>
      <w:r w:rsidRPr="004140F1">
        <w:rPr>
          <w:lang w:eastAsia="es-PE"/>
        </w:rPr>
        <w:t>", as the militarized repression over the massive uprisings of Ecuador (2019) (Iza, Tapia and Madrid 2020), Chile (2019), Colombia (2020-2022), Peru (2022-2023) (Montoya and Quiroz 2023), and most recently Venezuela (2024).</w:t>
      </w:r>
    </w:p>
    <w:p w14:paraId="52998375" w14:textId="77777777" w:rsidR="00DD2C7A" w:rsidRPr="004140F1" w:rsidRDefault="00DD2C7A" w:rsidP="00D510F7">
      <w:pPr>
        <w:rPr>
          <w:lang w:eastAsia="es-PE"/>
        </w:rPr>
      </w:pPr>
      <w:r w:rsidRPr="004140F1">
        <w:rPr>
          <w:lang w:eastAsia="es-PE"/>
        </w:rPr>
        <w:t>By inter</w:t>
      </w:r>
      <w:proofErr w:type="gramStart"/>
      <w:r w:rsidRPr="004140F1">
        <w:rPr>
          <w:lang w:eastAsia="es-PE"/>
        </w:rPr>
        <w:t>-“</w:t>
      </w:r>
      <w:proofErr w:type="gramEnd"/>
      <w:r w:rsidRPr="004140F1">
        <w:rPr>
          <w:lang w:eastAsia="es-PE"/>
        </w:rPr>
        <w:t xml:space="preserve">nationalization" we mean the process in which bank capitalists trusts organizes the allocation of their money-capital threw as “foreign direct investment" to the most profitable and strategic industries, becoming finance capital situated in the territory of a semi-colonial state for the aims of its reproduction. Taking advantage of the wages differences correspondent to the world division of </w:t>
      </w:r>
      <w:proofErr w:type="spellStart"/>
      <w:r w:rsidRPr="004140F1">
        <w:rPr>
          <w:lang w:eastAsia="es-PE"/>
        </w:rPr>
        <w:t>labor</w:t>
      </w:r>
      <w:proofErr w:type="spellEnd"/>
      <w:r w:rsidRPr="004140F1">
        <w:rPr>
          <w:lang w:eastAsia="es-PE"/>
        </w:rPr>
        <w:t xml:space="preserve"> hidden under the less mysterious and elder </w:t>
      </w:r>
      <w:r w:rsidRPr="004140F1">
        <w:rPr>
          <w:lang w:eastAsia="es-PE"/>
        </w:rPr>
        <w:lastRenderedPageBreak/>
        <w:t>phenomenon of “globalization", “transnationalization", or much honest “inter-nationalization" of production in the world-economy of imperialism (Marx [1864-1865]2017:47-54; Bukharin [1915]1966:17-18, 53, 60-62; Lenin [1917]1964:260, 265-266, 278-279).</w:t>
      </w:r>
    </w:p>
    <w:p w14:paraId="53CF92B6" w14:textId="67B4CFCA" w:rsidR="00DD2C7A" w:rsidRPr="004140F1" w:rsidRDefault="00DD2C7A" w:rsidP="00D510F7">
      <w:pPr>
        <w:rPr>
          <w:lang w:eastAsia="es-PE"/>
        </w:rPr>
      </w:pPr>
      <w:r w:rsidRPr="004140F1">
        <w:rPr>
          <w:lang w:eastAsia="es-PE"/>
        </w:rPr>
        <w:t>The bank capitalists state trusts investments are backed up in gold-world-money-capital</w:t>
      </w:r>
      <w:r w:rsidR="008B6333" w:rsidRPr="004140F1">
        <w:rPr>
          <w:rStyle w:val="Refdenotaalpie"/>
          <w:rFonts w:ascii="Times New Roman" w:hAnsi="Times New Roman"/>
          <w:lang w:eastAsia="es-PE"/>
        </w:rPr>
        <w:footnoteReference w:id="11"/>
      </w:r>
      <w:r w:rsidRPr="004140F1">
        <w:rPr>
          <w:lang w:eastAsia="es-PE"/>
        </w:rPr>
        <w:t xml:space="preserve"> proportional to an expected potential amount of money-capital which </w:t>
      </w:r>
      <w:proofErr w:type="gramStart"/>
      <w:r w:rsidRPr="004140F1">
        <w:rPr>
          <w:lang w:eastAsia="es-PE"/>
        </w:rPr>
        <w:t>are able to</w:t>
      </w:r>
      <w:proofErr w:type="gramEnd"/>
      <w:r w:rsidRPr="004140F1">
        <w:rPr>
          <w:lang w:eastAsia="es-PE"/>
        </w:rPr>
        <w:t xml:space="preserve"> realize by the circulation process in the transformation of surplus-value into profit (Marx, [30 April 1868]1988:21-24). Guaranteeing onward its differentiated reproduction scales for a further stage of capitalism development, at a historical time in which the irresolute tendency of its contradictions </w:t>
      </w:r>
      <w:proofErr w:type="gramStart"/>
      <w:r w:rsidRPr="004140F1">
        <w:rPr>
          <w:lang w:eastAsia="es-PE"/>
        </w:rPr>
        <w:t>are</w:t>
      </w:r>
      <w:proofErr w:type="gramEnd"/>
      <w:r w:rsidRPr="004140F1">
        <w:rPr>
          <w:lang w:eastAsia="es-PE"/>
        </w:rPr>
        <w:t xml:space="preserve"> expressed in the ecological, productive and shared imperialism crisis.</w:t>
      </w:r>
    </w:p>
    <w:p w14:paraId="782C0C97" w14:textId="09730C75" w:rsidR="00DD2C7A" w:rsidRPr="004140F1" w:rsidRDefault="00DD2C7A" w:rsidP="00D510F7">
      <w:pPr>
        <w:rPr>
          <w:lang w:eastAsia="es-PE"/>
        </w:rPr>
      </w:pPr>
      <w:r w:rsidRPr="004140F1">
        <w:rPr>
          <w:lang w:eastAsia="es-PE"/>
        </w:rPr>
        <w:t>The antimining struggles have antisystemic effects obstructing the circuit of mining reproduction of certain finance capitals. More specifically, the successful contentious campaigns of mining protests and antimining struggles in Los Andes involved the sustained execution of obstructive performances</w:t>
      </w:r>
      <w:r w:rsidR="008B6333" w:rsidRPr="004140F1">
        <w:rPr>
          <w:rStyle w:val="Refdenotaalpie"/>
          <w:rFonts w:ascii="Times New Roman" w:hAnsi="Times New Roman"/>
          <w:lang w:eastAsia="es-PE"/>
        </w:rPr>
        <w:footnoteReference w:id="12"/>
      </w:r>
      <w:r w:rsidRPr="004140F1">
        <w:rPr>
          <w:lang w:eastAsia="es-PE"/>
        </w:rPr>
        <w:t xml:space="preserve"> of struggle, such as the blockade of roads or the protective occupation of mountains and lagoons, as have been done in Cajamarca and Apurímac in Peru, and  Cotopaxi in Ecuador, as in other territories in  Colombia, Chile and most recently Argentina, to stop imperialists mining projects (Mejía 2021:97-99).</w:t>
      </w:r>
    </w:p>
    <w:p w14:paraId="02338232" w14:textId="77777777" w:rsidR="00DD2C7A" w:rsidRPr="004140F1" w:rsidRDefault="00DD2C7A" w:rsidP="00D510F7">
      <w:pPr>
        <w:rPr>
          <w:lang w:eastAsia="es-PE"/>
        </w:rPr>
      </w:pPr>
      <w:r w:rsidRPr="004140F1">
        <w:rPr>
          <w:lang w:eastAsia="es-PE"/>
        </w:rPr>
        <w:t xml:space="preserve">Indeed, the indigenous-cholo peasantry blockade the production and transportation of a compromised volume of mining commodity-capital, during an expected circulation time, and with a predetermined organic composition. The increment of the time of circulation in the transformation of surplus-value into profit, delays the consumption of the finance capital invested in constant capital, increasing the difference between the rate of surplus-value and the </w:t>
      </w:r>
      <w:r w:rsidRPr="004140F1">
        <w:rPr>
          <w:lang w:eastAsia="es-PE"/>
        </w:rPr>
        <w:lastRenderedPageBreak/>
        <w:t xml:space="preserve">rate of profit, an indeed transforming a reduced </w:t>
      </w:r>
      <w:proofErr w:type="gramStart"/>
      <w:r w:rsidRPr="004140F1">
        <w:rPr>
          <w:lang w:eastAsia="es-PE"/>
        </w:rPr>
        <w:t>magnitude</w:t>
      </w:r>
      <w:proofErr w:type="gramEnd"/>
      <w:r w:rsidRPr="004140F1">
        <w:rPr>
          <w:lang w:eastAsia="es-PE"/>
        </w:rPr>
        <w:t xml:space="preserve"> of surplus-value into total profit. </w:t>
      </w:r>
    </w:p>
    <w:p w14:paraId="5143DBC5" w14:textId="1AEDA0C6" w:rsidR="00DD2C7A" w:rsidRPr="004140F1" w:rsidRDefault="00DD2C7A" w:rsidP="00D510F7">
      <w:pPr>
        <w:rPr>
          <w:lang w:eastAsia="es-PE"/>
        </w:rPr>
      </w:pPr>
      <w:r w:rsidRPr="004140F1">
        <w:rPr>
          <w:lang w:eastAsia="es-PE"/>
        </w:rPr>
        <w:t xml:space="preserve">When the surplus value </w:t>
      </w:r>
      <w:proofErr w:type="gramStart"/>
      <w:r w:rsidRPr="004140F1">
        <w:rPr>
          <w:lang w:eastAsia="es-PE"/>
        </w:rPr>
        <w:t>is transformed</w:t>
      </w:r>
      <w:proofErr w:type="gramEnd"/>
      <w:r w:rsidRPr="004140F1">
        <w:rPr>
          <w:lang w:eastAsia="es-PE"/>
        </w:rPr>
        <w:t xml:space="preserve"> into total profit during an expected circulation time, i.e. a year, the following dynamics describe this process of metamorphosis, s</w:t>
      </w:r>
      <w:r w:rsidR="00C17A39" w:rsidRPr="004140F1">
        <w:rPr>
          <w:lang w:eastAsia="es-PE"/>
        </w:rPr>
        <w:t>’</w:t>
      </w:r>
      <w:r w:rsidRPr="004140F1">
        <w:rPr>
          <w:lang w:eastAsia="es-PE"/>
        </w:rPr>
        <w:t>—meta—&gt; p</w:t>
      </w:r>
      <w:r w:rsidR="002D7BE7" w:rsidRPr="004140F1">
        <w:rPr>
          <w:lang w:eastAsia="es-PE"/>
        </w:rPr>
        <w:t>’</w:t>
      </w:r>
      <w:r w:rsidRPr="004140F1">
        <w:rPr>
          <w:lang w:eastAsia="es-PE"/>
        </w:rPr>
        <w:t xml:space="preserve"> (Marx [1864-1865]2017:49-55):</w:t>
      </w:r>
    </w:p>
    <w:p w14:paraId="44271DCF" w14:textId="613FFDCD" w:rsidR="00DD2C7A" w:rsidRPr="004140F1" w:rsidRDefault="00DD2C7A" w:rsidP="00D510F7">
      <w:pPr>
        <w:pStyle w:val="Prrafodelista"/>
        <w:numPr>
          <w:ilvl w:val="0"/>
          <w:numId w:val="3"/>
        </w:numPr>
        <w:rPr>
          <w:lang w:eastAsia="es-PE"/>
        </w:rPr>
      </w:pPr>
      <w:r w:rsidRPr="004140F1">
        <w:rPr>
          <w:lang w:eastAsia="es-PE"/>
        </w:rPr>
        <w:t xml:space="preserve">The total capital advanced (C) to any circuit of reproduction have two components: constant capital (c), and variable capital (v). As </w:t>
      </w:r>
      <w:r w:rsidRPr="004140F1">
        <w:rPr>
          <w:i/>
          <w:iCs/>
          <w:lang w:eastAsia="es-PE"/>
        </w:rPr>
        <w:t>v</w:t>
      </w:r>
      <w:r w:rsidRPr="004140F1">
        <w:rPr>
          <w:lang w:eastAsia="es-PE"/>
        </w:rPr>
        <w:t xml:space="preserve"> is always necessarily greater than cero, if </w:t>
      </w:r>
      <w:r w:rsidRPr="004140F1">
        <w:rPr>
          <w:i/>
          <w:iCs/>
          <w:lang w:eastAsia="es-PE"/>
        </w:rPr>
        <w:t>c</w:t>
      </w:r>
      <w:r w:rsidRPr="004140F1">
        <w:rPr>
          <w:lang w:eastAsia="es-PE"/>
        </w:rPr>
        <w:t xml:space="preserve"> is greater than cero, then </w:t>
      </w:r>
      <w:r w:rsidRPr="004140F1">
        <w:rPr>
          <w:i/>
          <w:iCs/>
          <w:lang w:eastAsia="es-PE"/>
        </w:rPr>
        <w:t>C</w:t>
      </w:r>
      <w:r w:rsidRPr="004140F1">
        <w:rPr>
          <w:lang w:eastAsia="es-PE"/>
        </w:rPr>
        <w:t xml:space="preserve"> is greater than </w:t>
      </w:r>
      <w:proofErr w:type="gramStart"/>
      <w:r w:rsidRPr="004140F1">
        <w:rPr>
          <w:i/>
          <w:iCs/>
          <w:lang w:eastAsia="es-PE"/>
        </w:rPr>
        <w:t>v</w:t>
      </w:r>
      <w:proofErr w:type="gramEnd"/>
    </w:p>
    <w:p w14:paraId="7DD501B5" w14:textId="3DF80A64" w:rsidR="00DD2C7A" w:rsidRPr="004140F1" w:rsidRDefault="00C135CE" w:rsidP="00D510F7">
      <w:pPr>
        <w:pStyle w:val="Prrafodelista"/>
        <w:rPr>
          <w:lang w:eastAsia="es-PE"/>
        </w:rPr>
      </w:pPr>
      <w:r w:rsidRPr="004140F1">
        <w:rPr>
          <w:lang w:eastAsia="es-PE"/>
          <w:rPrChange w:id="455" w:author="51964" w:date="2024-09-11T23:34:00Z" w16du:dateUtc="2024-09-12T06:34:00Z">
            <w:rPr>
              <w:noProof/>
              <w:lang w:eastAsia="es-PE"/>
            </w:rPr>
          </w:rPrChange>
        </w:rPr>
        <w:drawing>
          <wp:inline distT="0" distB="0" distL="0" distR="0" wp14:anchorId="6FB372C5" wp14:editId="07BF5811">
            <wp:extent cx="3118839" cy="397339"/>
            <wp:effectExtent l="0" t="0" r="5715" b="3175"/>
            <wp:docPr id="874432166"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32166" name="Imagen 1" descr="Imagen que contiene Texto&#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3118839" cy="397339"/>
                    </a:xfrm>
                    <a:prstGeom prst="rect">
                      <a:avLst/>
                    </a:prstGeom>
                  </pic:spPr>
                </pic:pic>
              </a:graphicData>
            </a:graphic>
          </wp:inline>
        </w:drawing>
      </w:r>
    </w:p>
    <w:p w14:paraId="1E70A445" w14:textId="7FC91D64" w:rsidR="00DD2C7A" w:rsidRPr="004140F1" w:rsidRDefault="00DD2C7A" w:rsidP="00D510F7">
      <w:pPr>
        <w:pStyle w:val="Prrafodelista"/>
        <w:numPr>
          <w:ilvl w:val="0"/>
          <w:numId w:val="3"/>
        </w:numPr>
        <w:rPr>
          <w:lang w:eastAsia="es-PE"/>
        </w:rPr>
      </w:pPr>
      <w:r w:rsidRPr="004140F1">
        <w:rPr>
          <w:lang w:eastAsia="es-PE"/>
        </w:rPr>
        <w:t>The rate of surplus-value (s’) is equal to the ratio of the surplus-value (s) and the variable capital (v); and the rate of profit (p’) is equal to the ratio of the surplus-value (s’) to the total capital (k)</w:t>
      </w:r>
    </w:p>
    <w:p w14:paraId="5ABFE20F" w14:textId="2580614A" w:rsidR="00DD2C7A" w:rsidRPr="004140F1" w:rsidRDefault="00C135CE" w:rsidP="00D510F7">
      <w:pPr>
        <w:pStyle w:val="Prrafodelista"/>
        <w:rPr>
          <w:lang w:eastAsia="es-PE"/>
        </w:rPr>
      </w:pPr>
      <w:r w:rsidRPr="004140F1">
        <w:rPr>
          <w:lang w:eastAsia="es-PE"/>
          <w:rPrChange w:id="456" w:author="51964" w:date="2024-09-11T23:34:00Z" w16du:dateUtc="2024-09-12T06:34:00Z">
            <w:rPr>
              <w:noProof/>
              <w:lang w:eastAsia="es-PE"/>
            </w:rPr>
          </w:rPrChange>
        </w:rPr>
        <w:drawing>
          <wp:inline distT="0" distB="0" distL="0" distR="0" wp14:anchorId="492128A0" wp14:editId="40D0C4CF">
            <wp:extent cx="2890233" cy="440883"/>
            <wp:effectExtent l="0" t="0" r="5715" b="0"/>
            <wp:docPr id="548103363" name="Imagen 2" descr="Imagen de la pantalla de un celular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03363" name="Imagen 2" descr="Imagen de la pantalla de un celular con letras&#10;&#10;Descripción generada automáticamente con confianza baja"/>
                    <pic:cNvPicPr/>
                  </pic:nvPicPr>
                  <pic:blipFill>
                    <a:blip r:embed="rId13">
                      <a:extLst>
                        <a:ext uri="{28A0092B-C50C-407E-A947-70E740481C1C}">
                          <a14:useLocalDpi xmlns:a14="http://schemas.microsoft.com/office/drawing/2010/main" val="0"/>
                        </a:ext>
                      </a:extLst>
                    </a:blip>
                    <a:stretch>
                      <a:fillRect/>
                    </a:stretch>
                  </pic:blipFill>
                  <pic:spPr>
                    <a:xfrm>
                      <a:off x="0" y="0"/>
                      <a:ext cx="2890233" cy="440883"/>
                    </a:xfrm>
                    <a:prstGeom prst="rect">
                      <a:avLst/>
                    </a:prstGeom>
                  </pic:spPr>
                </pic:pic>
              </a:graphicData>
            </a:graphic>
          </wp:inline>
        </w:drawing>
      </w:r>
    </w:p>
    <w:p w14:paraId="47BACFF4" w14:textId="77777777" w:rsidR="00ED5428" w:rsidRPr="004140F1" w:rsidRDefault="00ED5428" w:rsidP="00D510F7">
      <w:pPr>
        <w:pStyle w:val="Prrafodelista"/>
        <w:numPr>
          <w:ilvl w:val="0"/>
          <w:numId w:val="3"/>
        </w:numPr>
        <w:rPr>
          <w:lang w:eastAsia="es-PE"/>
        </w:rPr>
      </w:pPr>
      <w:r w:rsidRPr="004140F1">
        <w:rPr>
          <w:lang w:eastAsia="es-PE"/>
        </w:rPr>
        <w:t xml:space="preserve">The difference between the rate of surplus-value (s’) and the rate of profit (p’) </w:t>
      </w:r>
      <w:proofErr w:type="gramStart"/>
      <w:r w:rsidRPr="004140F1">
        <w:rPr>
          <w:lang w:eastAsia="es-PE"/>
        </w:rPr>
        <w:t>is</w:t>
      </w:r>
      <w:proofErr w:type="gramEnd"/>
    </w:p>
    <w:p w14:paraId="667E46EC" w14:textId="42D08E53" w:rsidR="00ED5428" w:rsidRPr="004140F1" w:rsidRDefault="00ED5428" w:rsidP="00D510F7">
      <w:pPr>
        <w:pStyle w:val="Prrafodelista"/>
        <w:rPr>
          <w:lang w:eastAsia="es-PE"/>
        </w:rPr>
      </w:pPr>
      <w:r w:rsidRPr="004140F1">
        <w:rPr>
          <w:lang w:eastAsia="es-PE"/>
        </w:rPr>
        <w:t xml:space="preserve">related to the rate of profit (p’) as the constant capital (c) is related to the variable capital (v). </w:t>
      </w:r>
      <w:proofErr w:type="gramStart"/>
      <w:r w:rsidRPr="004140F1">
        <w:rPr>
          <w:lang w:eastAsia="es-PE"/>
        </w:rPr>
        <w:t>And,</w:t>
      </w:r>
      <w:proofErr w:type="gramEnd"/>
      <w:r w:rsidRPr="004140F1">
        <w:rPr>
          <w:lang w:eastAsia="es-PE"/>
        </w:rPr>
        <w:t xml:space="preserve"> the rate of profit (p’) is related to the rate of surplus-value (s’) as the variable capital (v) is related to the total capital (C)</w:t>
      </w:r>
    </w:p>
    <w:p w14:paraId="1DA288BE" w14:textId="02C82FAF" w:rsidR="00ED5428" w:rsidRPr="004140F1" w:rsidRDefault="00C135CE" w:rsidP="00D510F7">
      <w:pPr>
        <w:pStyle w:val="Prrafodelista"/>
        <w:rPr>
          <w:lang w:eastAsia="es-PE"/>
        </w:rPr>
      </w:pPr>
      <w:r w:rsidRPr="004140F1">
        <w:rPr>
          <w:lang w:eastAsia="es-PE"/>
          <w:rPrChange w:id="457" w:author="51964" w:date="2024-09-11T23:34:00Z" w16du:dateUtc="2024-09-12T06:34:00Z">
            <w:rPr>
              <w:noProof/>
              <w:lang w:eastAsia="es-PE"/>
            </w:rPr>
          </w:rPrChange>
        </w:rPr>
        <w:drawing>
          <wp:inline distT="0" distB="0" distL="0" distR="0" wp14:anchorId="54DA024C" wp14:editId="5739646E">
            <wp:extent cx="2650741" cy="353795"/>
            <wp:effectExtent l="0" t="0" r="0" b="8255"/>
            <wp:docPr id="1913094586" name="Imagen 3" descr="Un reloj digital&#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94586" name="Imagen 3" descr="Un reloj digital&#10;&#10;Descripción generada automáticamente con confianza baja"/>
                    <pic:cNvPicPr/>
                  </pic:nvPicPr>
                  <pic:blipFill>
                    <a:blip r:embed="rId14">
                      <a:extLst>
                        <a:ext uri="{28A0092B-C50C-407E-A947-70E740481C1C}">
                          <a14:useLocalDpi xmlns:a14="http://schemas.microsoft.com/office/drawing/2010/main" val="0"/>
                        </a:ext>
                      </a:extLst>
                    </a:blip>
                    <a:stretch>
                      <a:fillRect/>
                    </a:stretch>
                  </pic:blipFill>
                  <pic:spPr>
                    <a:xfrm>
                      <a:off x="0" y="0"/>
                      <a:ext cx="2650741" cy="353795"/>
                    </a:xfrm>
                    <a:prstGeom prst="rect">
                      <a:avLst/>
                    </a:prstGeom>
                  </pic:spPr>
                </pic:pic>
              </a:graphicData>
            </a:graphic>
          </wp:inline>
        </w:drawing>
      </w:r>
    </w:p>
    <w:p w14:paraId="151B8175" w14:textId="6340A8B9" w:rsidR="00ED5428" w:rsidRPr="004140F1" w:rsidRDefault="00ED5428" w:rsidP="00D510F7">
      <w:pPr>
        <w:pStyle w:val="Prrafodelista"/>
        <w:numPr>
          <w:ilvl w:val="0"/>
          <w:numId w:val="3"/>
        </w:numPr>
        <w:rPr>
          <w:lang w:eastAsia="es-PE"/>
        </w:rPr>
      </w:pPr>
      <w:r w:rsidRPr="004140F1">
        <w:rPr>
          <w:lang w:eastAsia="es-PE"/>
        </w:rPr>
        <w:t>The more the constant capital (c) increases, the more the difference between the total capital (C) and the variable capital (v) grows, and the smaller the proportion expressed by the rate of profit (p’=s/C) in comparison with the rate of surplus-value (s’=s/v), or the proportion yield as rate of profit from the rate of surplus-value (p’/s’) that is related to the excess of the rate of profit (s’-p’):</w:t>
      </w:r>
    </w:p>
    <w:p w14:paraId="031EB955" w14:textId="337568AE" w:rsidR="00ED5428" w:rsidRPr="004140F1" w:rsidRDefault="00C135CE" w:rsidP="00D510F7">
      <w:pPr>
        <w:rPr>
          <w:lang w:eastAsia="es-PE"/>
        </w:rPr>
      </w:pPr>
      <w:r w:rsidRPr="004140F1">
        <w:rPr>
          <w:lang w:eastAsia="es-PE"/>
          <w:rPrChange w:id="458" w:author="51964" w:date="2024-09-11T23:34:00Z" w16du:dateUtc="2024-09-12T06:34:00Z">
            <w:rPr>
              <w:noProof/>
              <w:lang w:eastAsia="es-PE"/>
            </w:rPr>
          </w:rPrChange>
        </w:rPr>
        <w:lastRenderedPageBreak/>
        <w:drawing>
          <wp:inline distT="0" distB="0" distL="0" distR="0" wp14:anchorId="3A3DA949" wp14:editId="0E9115E2">
            <wp:extent cx="5149078" cy="1681887"/>
            <wp:effectExtent l="0" t="0" r="0" b="0"/>
            <wp:docPr id="1714890646" name="Imagen 4"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90646" name="Imagen 4" descr="Texto, Carta&#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5149078" cy="1681887"/>
                    </a:xfrm>
                    <a:prstGeom prst="rect">
                      <a:avLst/>
                    </a:prstGeom>
                  </pic:spPr>
                </pic:pic>
              </a:graphicData>
            </a:graphic>
          </wp:inline>
        </w:drawing>
      </w:r>
    </w:p>
    <w:p w14:paraId="366E6449" w14:textId="0AF3776D" w:rsidR="00DD2C7A" w:rsidRPr="004140F1" w:rsidRDefault="00ED5428" w:rsidP="00D510F7">
      <w:pPr>
        <w:rPr>
          <w:lang w:eastAsia="es-PE"/>
        </w:rPr>
      </w:pPr>
      <w:r w:rsidRPr="004140F1">
        <w:rPr>
          <w:lang w:eastAsia="es-PE"/>
        </w:rPr>
        <w:t>As a whole, the reproduction of finance capital (M-C-M’) implies the transformation of money-capital (M) into productive-capital (P), (M — C — M’) ——&gt; (M — P — C — M’), for an expected higher rate of profit (p’) equal to the ratio between the surplus-value (s) already frozen in certain volume of commodity-capital (C) -a super-profit produced by the selected super-exploitation of higher productive unpaid concrete work-time-life due to the lower wages paid in comparison of the magnitude of variable capital (v) that would be invested in the national-economies” where the realization of the surplus-value (s) exploited is converted into augmented money (M’) as profit-, and the total capital advanced (C) (Marx, [30 April 1868]1988:21-24; Bukharin, [1915]1966:81-83).</w:t>
      </w:r>
    </w:p>
    <w:p w14:paraId="20F63343" w14:textId="77777777" w:rsidR="00ED5428" w:rsidRPr="004140F1" w:rsidRDefault="00ED5428" w:rsidP="00D510F7">
      <w:pPr>
        <w:rPr>
          <w:lang w:eastAsia="es-PE"/>
        </w:rPr>
      </w:pPr>
      <w:r w:rsidRPr="004140F1">
        <w:rPr>
          <w:lang w:eastAsia="es-PE"/>
        </w:rPr>
        <w:t xml:space="preserve">The circuit of mining capital accumulation of the imperialist bourgeoisies cannot achieve the transformation of their finance capital into increased money-capital, as total profit, because of the operation of the following mechanisms over the dynamics of the metamorphosis process by which the surplus-value takes its profit form (see above): </w:t>
      </w:r>
    </w:p>
    <w:p w14:paraId="6B457B7D" w14:textId="77777777" w:rsidR="00ED5428" w:rsidRPr="004140F1" w:rsidRDefault="00ED5428" w:rsidP="00D510F7">
      <w:pPr>
        <w:rPr>
          <w:lang w:eastAsia="es-PE"/>
        </w:rPr>
      </w:pPr>
      <w:r w:rsidRPr="004140F1">
        <w:rPr>
          <w:lang w:eastAsia="es-PE"/>
        </w:rPr>
        <w:t xml:space="preserve">1) delaying the circulation of the surplus-value transformation into total profit, and </w:t>
      </w:r>
    </w:p>
    <w:p w14:paraId="709416C9" w14:textId="77777777" w:rsidR="00ED5428" w:rsidRPr="004140F1" w:rsidRDefault="00ED5428" w:rsidP="00D510F7">
      <w:pPr>
        <w:rPr>
          <w:lang w:eastAsia="es-PE"/>
        </w:rPr>
      </w:pPr>
      <w:r w:rsidRPr="004140F1">
        <w:rPr>
          <w:lang w:eastAsia="es-PE"/>
        </w:rPr>
        <w:t xml:space="preserve">2) disrupting the expected organic composition of finance </w:t>
      </w:r>
      <w:proofErr w:type="gramStart"/>
      <w:r w:rsidRPr="004140F1">
        <w:rPr>
          <w:lang w:eastAsia="es-PE"/>
        </w:rPr>
        <w:t>capital  advanced</w:t>
      </w:r>
      <w:proofErr w:type="gramEnd"/>
      <w:r w:rsidRPr="004140F1">
        <w:rPr>
          <w:lang w:eastAsia="es-PE"/>
        </w:rPr>
        <w:t xml:space="preserve"> in the production of surplus-value, and in its posterior transformation into total profit; which </w:t>
      </w:r>
    </w:p>
    <w:p w14:paraId="02F104A1" w14:textId="77777777" w:rsidR="00ED5428" w:rsidRPr="004140F1" w:rsidRDefault="00ED5428" w:rsidP="00D510F7">
      <w:pPr>
        <w:rPr>
          <w:lang w:eastAsia="es-PE"/>
        </w:rPr>
      </w:pPr>
      <w:r w:rsidRPr="004140F1">
        <w:rPr>
          <w:lang w:eastAsia="es-PE"/>
        </w:rPr>
        <w:t>3) trigger the gold hoarding by imperialists bank state trusts, because gold-holdings are money-capital and commodity-capital at the same time, but in contrast with monetized-capital in form of paper ("monopoly") money -pure currency-, gold-money-capital can hold its surplus-value form of commodity-capital, in that manner delaying its transformation in profit when the rate of profit decreases;  </w:t>
      </w:r>
    </w:p>
    <w:p w14:paraId="27CA3ACA" w14:textId="77777777" w:rsidR="00ED5428" w:rsidRPr="004140F1" w:rsidRDefault="00ED5428" w:rsidP="00D510F7">
      <w:pPr>
        <w:rPr>
          <w:lang w:eastAsia="es-PE"/>
        </w:rPr>
      </w:pPr>
      <w:r w:rsidRPr="004140F1">
        <w:rPr>
          <w:lang w:eastAsia="es-PE"/>
        </w:rPr>
        <w:lastRenderedPageBreak/>
        <w:t xml:space="preserve">4) as we just explained above, the increment of the constant capital magnitude decreases the rate of profit, as a reduced amount of surplus-value is transformed into total profit, as a result of the delay in the circulation of the finance capital due to the antisystemic obstruction of anti-mining </w:t>
      </w:r>
      <w:proofErr w:type="gramStart"/>
      <w:r w:rsidRPr="004140F1">
        <w:rPr>
          <w:lang w:eastAsia="es-PE"/>
        </w:rPr>
        <w:t>struggles;</w:t>
      </w:r>
      <w:proofErr w:type="gramEnd"/>
      <w:r w:rsidRPr="004140F1">
        <w:rPr>
          <w:lang w:eastAsia="es-PE"/>
        </w:rPr>
        <w:t xml:space="preserve"> </w:t>
      </w:r>
    </w:p>
    <w:p w14:paraId="2E190A3B" w14:textId="77777777" w:rsidR="00ED5428" w:rsidRPr="004140F1" w:rsidRDefault="00ED5428" w:rsidP="00D510F7">
      <w:pPr>
        <w:rPr>
          <w:lang w:eastAsia="es-PE"/>
        </w:rPr>
      </w:pPr>
      <w:r w:rsidRPr="004140F1">
        <w:rPr>
          <w:lang w:eastAsia="es-PE"/>
        </w:rPr>
        <w:t>5) indeed, disrupting the rate of surplus value and rate of profit of the imperialists bourgeoisies in ongoing militarist expansion of their mining accumulation circuits by mean of imperialist wars or imperialists interventions oriented to establish its relations of production in the “</w:t>
      </w:r>
      <w:proofErr w:type="gramStart"/>
      <w:r w:rsidRPr="004140F1">
        <w:rPr>
          <w:lang w:eastAsia="es-PE"/>
        </w:rPr>
        <w:t>national-economies</w:t>
      </w:r>
      <w:proofErr w:type="gramEnd"/>
      <w:r w:rsidRPr="004140F1">
        <w:rPr>
          <w:lang w:eastAsia="es-PE"/>
        </w:rPr>
        <w:t>" at which the mining precious “raw" materials are situated.</w:t>
      </w:r>
    </w:p>
    <w:p w14:paraId="59553125" w14:textId="7E4C3B55" w:rsidR="00ED5428" w:rsidRPr="004140F1" w:rsidRDefault="00ED5428" w:rsidP="00D510F7">
      <w:pPr>
        <w:rPr>
          <w:lang w:eastAsia="es-PE"/>
        </w:rPr>
      </w:pPr>
      <w:r w:rsidRPr="004140F1">
        <w:rPr>
          <w:lang w:eastAsia="es-PE"/>
        </w:rPr>
        <w:t xml:space="preserve">In this sense, the indigenous-cholo peasantry antimining struggles challenge the circulation of the finance capital of the imperialists mining bourgeoisies, obstructing the production and circulation of mining commodities. The circuit of mining capital accumulation obstruction reduce the amount of surplus-value able for its realization as profit, reached by the </w:t>
      </w:r>
      <w:proofErr w:type="spellStart"/>
      <w:r w:rsidRPr="004140F1">
        <w:rPr>
          <w:lang w:eastAsia="es-PE"/>
        </w:rPr>
        <w:t>sell</w:t>
      </w:r>
      <w:proofErr w:type="spellEnd"/>
      <w:r w:rsidRPr="004140F1">
        <w:rPr>
          <w:lang w:eastAsia="es-PE"/>
        </w:rPr>
        <w:t xml:space="preserve"> of the mineral raw materials shaped as a volume of commodity-capital. If the time of circulation and organic finance capital composition </w:t>
      </w:r>
      <w:proofErr w:type="gramStart"/>
      <w:r w:rsidRPr="004140F1">
        <w:rPr>
          <w:lang w:eastAsia="es-PE"/>
        </w:rPr>
        <w:t>are disrupted</w:t>
      </w:r>
      <w:proofErr w:type="gramEnd"/>
      <w:r w:rsidRPr="004140F1">
        <w:rPr>
          <w:lang w:eastAsia="es-PE"/>
        </w:rPr>
        <w:t>, the expected rate of super-profit decreases, and the gold-money-commodity-capital appears as the preferred shape of capital to hold its surplus-value form, until the rate of super-profit increases enough to finish its circulation process as pure monetized total profit.</w:t>
      </w:r>
    </w:p>
    <w:p w14:paraId="344B4EC1" w14:textId="77777777" w:rsidR="00ED5428" w:rsidRPr="004140F1" w:rsidRDefault="00ED5428" w:rsidP="00D510F7">
      <w:pPr>
        <w:rPr>
          <w:lang w:eastAsia="es-PE"/>
        </w:rPr>
      </w:pPr>
      <w:r w:rsidRPr="004140F1">
        <w:rPr>
          <w:lang w:eastAsia="es-PE"/>
        </w:rPr>
        <w:t>In this point a psychological, if not substantial argument can hold. The economic rationality as is contextual, expect an opportunity, a sign of fortune which enhance its virtue. The window of opportunity should have the size correspondent to the satisfaction of its ideological expectation about how much they (the top-layer capitalists syndicated in international bank state capitalists trusts holding the world-gold-capital) can increase its class-differentiation by the kind of opportunity for capital reproduction that can satisfy its will for power as the metamorphosis of becoming something differentiated, sublimated, alienated by the exploitation and domination of others as a mean and necessary-sufficient condition of their existence in the economic formation which they constitute as a top-world-imperialist-class integrated by the capitalists syndicated in international bank states capitalists trusts.</w:t>
      </w:r>
    </w:p>
    <w:p w14:paraId="053B5DDC" w14:textId="77777777" w:rsidR="00ED5428" w:rsidRPr="004140F1" w:rsidRDefault="00ED5428" w:rsidP="00D510F7">
      <w:pPr>
        <w:rPr>
          <w:lang w:eastAsia="es-PE"/>
        </w:rPr>
      </w:pPr>
      <w:r w:rsidRPr="004140F1">
        <w:rPr>
          <w:lang w:eastAsia="es-PE"/>
        </w:rPr>
        <w:lastRenderedPageBreak/>
        <w:t xml:space="preserve">This means became differentiated, alienated, sublimated, obviously not (only) from its world antagonistic classes (as history </w:t>
      </w:r>
      <w:proofErr w:type="gramStart"/>
      <w:r w:rsidRPr="004140F1">
        <w:rPr>
          <w:lang w:eastAsia="es-PE"/>
        </w:rPr>
        <w:t>don't</w:t>
      </w:r>
      <w:proofErr w:type="gramEnd"/>
      <w:r w:rsidRPr="004140F1">
        <w:rPr>
          <w:lang w:eastAsia="es-PE"/>
        </w:rPr>
        <w:t xml:space="preserve"> repeats, </w:t>
      </w:r>
      <w:proofErr w:type="spellStart"/>
      <w:r w:rsidRPr="004140F1">
        <w:rPr>
          <w:lang w:eastAsia="es-PE"/>
        </w:rPr>
        <w:t>its</w:t>
      </w:r>
      <w:proofErr w:type="spellEnd"/>
      <w:r w:rsidRPr="004140F1">
        <w:rPr>
          <w:lang w:eastAsia="es-PE"/>
        </w:rPr>
        <w:t xml:space="preserve"> not a primitive accumulation process of world-scale dispossession). That was already granted at a world-scale, since the inter</w:t>
      </w:r>
      <w:proofErr w:type="gramStart"/>
      <w:r w:rsidRPr="004140F1">
        <w:rPr>
          <w:lang w:eastAsia="es-PE"/>
        </w:rPr>
        <w:t>-“</w:t>
      </w:r>
      <w:proofErr w:type="gramEnd"/>
      <w:r w:rsidRPr="004140F1">
        <w:rPr>
          <w:lang w:eastAsia="es-PE"/>
        </w:rPr>
        <w:t xml:space="preserve">national" division of </w:t>
      </w:r>
      <w:proofErr w:type="spellStart"/>
      <w:r w:rsidRPr="004140F1">
        <w:rPr>
          <w:lang w:eastAsia="es-PE"/>
        </w:rPr>
        <w:t>labor</w:t>
      </w:r>
      <w:proofErr w:type="spellEnd"/>
      <w:r w:rsidRPr="004140F1">
        <w:rPr>
          <w:lang w:eastAsia="es-PE"/>
        </w:rPr>
        <w:t xml:space="preserve"> of the world-economy was completing or saturating its relations of production, while developed its concentration and centralization processes inter-“nationally". Of which are a part the horizontal decentralization of the Sino-American economic formations and their relations of production and circulation, under breaking conditions of shared imperialism. As well as the imperialists wars and military interventions by which the geopolitical and geoeconomic contention develops their competition. The class-differentiation process is an intended result of the economic and political war in which the top-layer members of the international bank </w:t>
      </w:r>
      <w:proofErr w:type="gramStart"/>
      <w:r w:rsidRPr="004140F1">
        <w:rPr>
          <w:lang w:eastAsia="es-PE"/>
        </w:rPr>
        <w:t>capitalists</w:t>
      </w:r>
      <w:proofErr w:type="gramEnd"/>
      <w:r w:rsidRPr="004140F1">
        <w:rPr>
          <w:lang w:eastAsia="es-PE"/>
        </w:rPr>
        <w:t xml:space="preserve"> states trusts contend. </w:t>
      </w:r>
    </w:p>
    <w:p w14:paraId="16B303B3" w14:textId="77777777" w:rsidR="00ED5428" w:rsidRPr="004140F1" w:rsidRDefault="00ED5428" w:rsidP="00D510F7">
      <w:pPr>
        <w:rPr>
          <w:lang w:eastAsia="es-PE"/>
        </w:rPr>
      </w:pPr>
      <w:r w:rsidRPr="004140F1">
        <w:rPr>
          <w:lang w:eastAsia="es-PE"/>
        </w:rPr>
        <w:t xml:space="preserve">The differentiation process </w:t>
      </w:r>
      <w:proofErr w:type="gramStart"/>
      <w:r w:rsidRPr="004140F1">
        <w:rPr>
          <w:lang w:eastAsia="es-PE"/>
        </w:rPr>
        <w:t>is not driven</w:t>
      </w:r>
      <w:proofErr w:type="gramEnd"/>
      <w:r w:rsidRPr="004140F1">
        <w:rPr>
          <w:lang w:eastAsia="es-PE"/>
        </w:rPr>
        <w:t xml:space="preserve"> by the production of surplus-value in the shape of commodity-capital, but by the circulation of </w:t>
      </w:r>
      <w:proofErr w:type="spellStart"/>
      <w:r w:rsidRPr="004140F1">
        <w:rPr>
          <w:lang w:eastAsia="es-PE"/>
        </w:rPr>
        <w:t>overaccumulated</w:t>
      </w:r>
      <w:proofErr w:type="spellEnd"/>
      <w:r w:rsidRPr="004140F1">
        <w:rPr>
          <w:lang w:eastAsia="es-PE"/>
        </w:rPr>
        <w:t xml:space="preserve"> world-capital funds as finance-money-capital into a reproduction process by a higher rate or profit. The resulted accumulation of augmented world-capital is expected to reach a quantitative critical point in which a qualitative change of world-scale effects is achieved in the concentration of capital process which implied the preparation of the </w:t>
      </w:r>
      <w:proofErr w:type="gramStart"/>
      <w:r w:rsidRPr="004140F1">
        <w:rPr>
          <w:lang w:eastAsia="es-PE"/>
        </w:rPr>
        <w:t>most crude</w:t>
      </w:r>
      <w:proofErr w:type="gramEnd"/>
      <w:r w:rsidRPr="004140F1">
        <w:rPr>
          <w:lang w:eastAsia="es-PE"/>
        </w:rPr>
        <w:t xml:space="preserve"> of the imperialists wars. As in that manner the advancement of competitive and old forces of production are destroyed, and the new relations of production can be implanted to organize a world-economy for the reproduction of the world-capital of this top-layer of capitalists syndicated in the international bank state </w:t>
      </w:r>
      <w:proofErr w:type="gramStart"/>
      <w:r w:rsidRPr="004140F1">
        <w:rPr>
          <w:lang w:eastAsia="es-PE"/>
        </w:rPr>
        <w:t>capitalists</w:t>
      </w:r>
      <w:proofErr w:type="gramEnd"/>
      <w:r w:rsidRPr="004140F1">
        <w:rPr>
          <w:lang w:eastAsia="es-PE"/>
        </w:rPr>
        <w:t xml:space="preserve"> trusts ruling the geopolitical and </w:t>
      </w:r>
      <w:proofErr w:type="spellStart"/>
      <w:r w:rsidRPr="004140F1">
        <w:rPr>
          <w:lang w:eastAsia="es-PE"/>
        </w:rPr>
        <w:t>geoeconomical</w:t>
      </w:r>
      <w:proofErr w:type="spellEnd"/>
      <w:r w:rsidRPr="004140F1">
        <w:rPr>
          <w:lang w:eastAsia="es-PE"/>
        </w:rPr>
        <w:t xml:space="preserve"> contention.  </w:t>
      </w:r>
    </w:p>
    <w:p w14:paraId="20B21EC1" w14:textId="3D98BF84" w:rsidR="00ED5428" w:rsidRPr="004140F1" w:rsidRDefault="00ED5428" w:rsidP="00D510F7">
      <w:pPr>
        <w:rPr>
          <w:lang w:eastAsia="es-PE"/>
        </w:rPr>
      </w:pPr>
      <w:r w:rsidRPr="004140F1">
        <w:rPr>
          <w:lang w:eastAsia="es-PE"/>
        </w:rPr>
        <w:t xml:space="preserve">With not only consequences over the world-economy class structure and modes of production, but </w:t>
      </w:r>
      <w:proofErr w:type="gramStart"/>
      <w:r w:rsidRPr="004140F1">
        <w:rPr>
          <w:lang w:eastAsia="es-PE"/>
        </w:rPr>
        <w:t>mainly over</w:t>
      </w:r>
      <w:proofErr w:type="gramEnd"/>
      <w:r w:rsidRPr="004140F1">
        <w:rPr>
          <w:lang w:eastAsia="es-PE"/>
        </w:rPr>
        <w:t xml:space="preserve"> the natural, cultural, and historical conditions for our social reproduction. In their, atomized psychology the idea by which: a higher amount of capital advanced as finance capital into higher productive "</w:t>
      </w:r>
      <w:proofErr w:type="gramStart"/>
      <w:r w:rsidRPr="004140F1">
        <w:rPr>
          <w:lang w:eastAsia="es-PE"/>
        </w:rPr>
        <w:t>national-economies</w:t>
      </w:r>
      <w:proofErr w:type="gramEnd"/>
      <w:r w:rsidRPr="004140F1">
        <w:rPr>
          <w:lang w:eastAsia="es-PE"/>
        </w:rPr>
        <w:t xml:space="preserve">" is expected to result in a higher rate of profit. Indeed, the hoarding of gold, </w:t>
      </w:r>
      <w:proofErr w:type="gramStart"/>
      <w:r w:rsidRPr="004140F1">
        <w:rPr>
          <w:lang w:eastAsia="es-PE"/>
        </w:rPr>
        <w:t>operates</w:t>
      </w:r>
      <w:proofErr w:type="gramEnd"/>
      <w:r w:rsidRPr="004140F1">
        <w:rPr>
          <w:lang w:eastAsia="es-PE"/>
        </w:rPr>
        <w:t xml:space="preserve"> as a reserve fund which expresses the contradiction between the accumulation of monetized-money-capital and gold-money-capital in the national reserves of U.S. and China, particularly. It appears as if U.S. bank capitalists state trust is being </w:t>
      </w:r>
      <w:r w:rsidRPr="004140F1">
        <w:rPr>
          <w:lang w:eastAsia="es-PE"/>
        </w:rPr>
        <w:lastRenderedPageBreak/>
        <w:t xml:space="preserve">ready for the transformation of a certain volume of gold-money-capital in monetized-capital </w:t>
      </w:r>
      <w:proofErr w:type="spellStart"/>
      <w:r w:rsidRPr="004140F1">
        <w:rPr>
          <w:lang w:eastAsia="es-PE"/>
        </w:rPr>
        <w:t>beared</w:t>
      </w:r>
      <w:proofErr w:type="spellEnd"/>
      <w:r w:rsidRPr="004140F1">
        <w:rPr>
          <w:lang w:eastAsia="es-PE"/>
        </w:rPr>
        <w:t xml:space="preserve"> in an inverse proportion by China's bank capitalist state trust. And </w:t>
      </w:r>
      <w:proofErr w:type="spellStart"/>
      <w:r w:rsidRPr="004140F1">
        <w:rPr>
          <w:lang w:eastAsia="es-PE"/>
        </w:rPr>
        <w:t>viceversa</w:t>
      </w:r>
      <w:proofErr w:type="spellEnd"/>
      <w:r w:rsidRPr="004140F1">
        <w:rPr>
          <w:lang w:eastAsia="es-PE"/>
        </w:rPr>
        <w:t>. Their will of sublimation, their will of power, drives its competitive voracity in a gold rush. Hoarded the fund of gold, they wait for an opportunity to finish its circulation as money-capital.</w:t>
      </w:r>
    </w:p>
    <w:p w14:paraId="6C529060" w14:textId="65D12D21" w:rsidR="00ED5428" w:rsidRPr="004140F1" w:rsidRDefault="00ED5428" w:rsidP="00D510F7">
      <w:pPr>
        <w:rPr>
          <w:lang w:eastAsia="es-PE"/>
        </w:rPr>
      </w:pPr>
      <w:r w:rsidRPr="004140F1">
        <w:rPr>
          <w:lang w:eastAsia="es-PE"/>
        </w:rPr>
        <w:t xml:space="preserve">The reproduction of an immense volume of </w:t>
      </w:r>
      <w:proofErr w:type="gramStart"/>
      <w:r w:rsidRPr="004140F1">
        <w:rPr>
          <w:lang w:eastAsia="es-PE"/>
        </w:rPr>
        <w:t>monetized-capital</w:t>
      </w:r>
      <w:proofErr w:type="gramEnd"/>
      <w:r w:rsidRPr="004140F1">
        <w:rPr>
          <w:lang w:eastAsia="es-PE"/>
        </w:rPr>
        <w:t xml:space="preserve"> (accumulated in the shape of U.S. dollar hegemonic currency) under the existing conditions impossible to be productively invested in the reproduction of their capital. From which point, a </w:t>
      </w:r>
      <w:proofErr w:type="gramStart"/>
      <w:r w:rsidRPr="004140F1">
        <w:rPr>
          <w:lang w:eastAsia="es-PE"/>
        </w:rPr>
        <w:t>portion</w:t>
      </w:r>
      <w:proofErr w:type="gramEnd"/>
      <w:r w:rsidRPr="004140F1">
        <w:rPr>
          <w:lang w:eastAsia="es-PE"/>
        </w:rPr>
        <w:t xml:space="preserve"> of its total profit, correspondent to the enterprise profit will circulate as advanced (finance) capital in the next stage of mining production, another part will be paid as rent, another is accumulated by interest-profit. The part of enterprise-</w:t>
      </w:r>
      <w:proofErr w:type="gramStart"/>
      <w:r w:rsidRPr="004140F1">
        <w:rPr>
          <w:lang w:eastAsia="es-PE"/>
        </w:rPr>
        <w:t>profit</w:t>
      </w:r>
      <w:proofErr w:type="gramEnd"/>
      <w:r w:rsidRPr="004140F1">
        <w:rPr>
          <w:lang w:eastAsia="es-PE"/>
        </w:rPr>
        <w:t xml:space="preserve"> which is impossible to invest as advanced capital, is </w:t>
      </w:r>
      <w:proofErr w:type="spellStart"/>
      <w:r w:rsidRPr="004140F1">
        <w:rPr>
          <w:lang w:eastAsia="es-PE"/>
        </w:rPr>
        <w:t>overaccumulated</w:t>
      </w:r>
      <w:proofErr w:type="spellEnd"/>
      <w:r w:rsidRPr="004140F1">
        <w:rPr>
          <w:lang w:eastAsia="es-PE"/>
        </w:rPr>
        <w:t xml:space="preserve"> as a reserve fund of money-capital from which a minuscule portion can be expended by the top-layer capitalists bearing it.</w:t>
      </w:r>
    </w:p>
    <w:p w14:paraId="75847BD6" w14:textId="6E4A6F08" w:rsidR="00ED5428" w:rsidRPr="004140F1" w:rsidRDefault="00ED5428" w:rsidP="00D510F7">
      <w:pPr>
        <w:rPr>
          <w:lang w:eastAsia="es-PE"/>
        </w:rPr>
      </w:pPr>
      <w:r w:rsidRPr="004140F1">
        <w:rPr>
          <w:lang w:eastAsia="es-PE"/>
        </w:rPr>
        <w:t xml:space="preserve">Meanwhile, the historical conditions expressed in indigenous-cholo antimining struggles of Los Andes in direct contention to the most advanced economic formations of imperialism world-economy, also </w:t>
      </w:r>
      <w:proofErr w:type="gramStart"/>
      <w:r w:rsidRPr="004140F1">
        <w:rPr>
          <w:lang w:eastAsia="es-PE"/>
        </w:rPr>
        <w:t>evidence</w:t>
      </w:r>
      <w:proofErr w:type="gramEnd"/>
      <w:r w:rsidRPr="004140F1">
        <w:rPr>
          <w:lang w:eastAsia="es-PE"/>
        </w:rPr>
        <w:t xml:space="preserve"> an advanced development of the historical process of class struggle. The antimining struggles have effects on a world scale on the decrease in the rate of profit due to the obstruction of the time of circulation in the transformation of surplus-value into profit, in addition to disturbing the organic composition of the capital advanced by the mining circuit of reproduction, in the monetary hoarding of gold by the bank capitalists state trusts. They have an antisystemic effect on the circuit of extended capital accumulation of the imperialist bourgeoisies by blocking the expansion of their extractive mining </w:t>
      </w:r>
      <w:proofErr w:type="gramStart"/>
      <w:r w:rsidRPr="004140F1">
        <w:rPr>
          <w:lang w:eastAsia="es-PE"/>
        </w:rPr>
        <w:t>frontier, and</w:t>
      </w:r>
      <w:proofErr w:type="gramEnd"/>
      <w:r w:rsidRPr="004140F1">
        <w:rPr>
          <w:lang w:eastAsia="es-PE"/>
        </w:rPr>
        <w:t xml:space="preserve"> obstructing the production and trade of minerals in general, and gold in particular. </w:t>
      </w:r>
    </w:p>
    <w:p w14:paraId="66D2891B" w14:textId="7757877B" w:rsidR="00ED5428" w:rsidRPr="004140F1" w:rsidRDefault="00ED5428" w:rsidP="00D510F7">
      <w:pPr>
        <w:pStyle w:val="Ttulo1"/>
        <w:rPr>
          <w:lang w:val="en-GB"/>
          <w:rPrChange w:id="459" w:author="51964" w:date="2024-09-11T23:34:00Z" w16du:dateUtc="2024-09-12T06:34:00Z">
            <w:rPr>
              <w:lang w:val="en-US"/>
            </w:rPr>
          </w:rPrChange>
        </w:rPr>
      </w:pPr>
      <w:r w:rsidRPr="004140F1">
        <w:rPr>
          <w:lang w:val="en-GB"/>
          <w:rPrChange w:id="460" w:author="51964" w:date="2024-09-11T23:34:00Z" w16du:dateUtc="2024-09-12T06:34:00Z">
            <w:rPr>
              <w:lang w:val="en-US"/>
            </w:rPr>
          </w:rPrChange>
        </w:rPr>
        <w:t xml:space="preserve">Antimining struggles blocking the expansion of the U.S. gold mining extractive frontier in </w:t>
      </w:r>
      <w:proofErr w:type="gramStart"/>
      <w:r w:rsidRPr="004140F1">
        <w:rPr>
          <w:lang w:val="en-GB"/>
          <w:rPrChange w:id="461" w:author="51964" w:date="2024-09-11T23:34:00Z" w16du:dateUtc="2024-09-12T06:34:00Z">
            <w:rPr>
              <w:lang w:val="en-US"/>
            </w:rPr>
          </w:rPrChange>
        </w:rPr>
        <w:t>Cajamarca</w:t>
      </w:r>
      <w:proofErr w:type="gramEnd"/>
    </w:p>
    <w:p w14:paraId="790A220E" w14:textId="77777777" w:rsidR="00ED5428" w:rsidRPr="004140F1" w:rsidRDefault="00ED5428" w:rsidP="00D510F7">
      <w:pPr>
        <w:rPr>
          <w:lang w:eastAsia="es-PE"/>
        </w:rPr>
      </w:pPr>
      <w:r w:rsidRPr="004140F1">
        <w:rPr>
          <w:lang w:eastAsia="es-PE"/>
        </w:rPr>
        <w:t xml:space="preserve">The expansion of the extractive frontier of Minera </w:t>
      </w:r>
      <w:proofErr w:type="spellStart"/>
      <w:r w:rsidRPr="004140F1">
        <w:rPr>
          <w:lang w:eastAsia="es-PE"/>
        </w:rPr>
        <w:t>Yanacocha</w:t>
      </w:r>
      <w:proofErr w:type="spellEnd"/>
      <w:r w:rsidRPr="004140F1">
        <w:rPr>
          <w:lang w:eastAsia="es-PE"/>
        </w:rPr>
        <w:t xml:space="preserve">-Newmont in Cajamarca has been contested by </w:t>
      </w:r>
      <w:proofErr w:type="gramStart"/>
      <w:r w:rsidRPr="004140F1">
        <w:rPr>
          <w:lang w:eastAsia="es-PE"/>
        </w:rPr>
        <w:t>an</w:t>
      </w:r>
      <w:proofErr w:type="gramEnd"/>
      <w:r w:rsidRPr="004140F1">
        <w:rPr>
          <w:lang w:eastAsia="es-PE"/>
        </w:rPr>
        <w:t xml:space="preserve"> mining movement that employs what is called a unique front strategy. It has proven to be effective in creating sufficient people’s social power to confront </w:t>
      </w:r>
      <w:r w:rsidRPr="004140F1">
        <w:rPr>
          <w:lang w:eastAsia="es-PE"/>
        </w:rPr>
        <w:lastRenderedPageBreak/>
        <w:t xml:space="preserve">imperialist mining. The harshness of the military’s repression against the popular and </w:t>
      </w:r>
      <w:proofErr w:type="gramStart"/>
      <w:r w:rsidRPr="004140F1">
        <w:rPr>
          <w:lang w:eastAsia="es-PE"/>
        </w:rPr>
        <w:t>mainly peasant</w:t>
      </w:r>
      <w:proofErr w:type="gramEnd"/>
      <w:r w:rsidRPr="004140F1">
        <w:rPr>
          <w:lang w:eastAsia="es-PE"/>
        </w:rPr>
        <w:t xml:space="preserve"> mining movement in Cajamarca revealed the cruelty of the imperialist domination in Peru, just after the democratic election of a president of nationalist and military background (Ollanta Humala). The mining struggles in Cajamarca taught us that peasant struggles can </w:t>
      </w:r>
      <w:proofErr w:type="gramStart"/>
      <w:r w:rsidRPr="004140F1">
        <w:rPr>
          <w:lang w:eastAsia="es-PE"/>
        </w:rPr>
        <w:t>be interpreted</w:t>
      </w:r>
      <w:proofErr w:type="gramEnd"/>
      <w:r w:rsidRPr="004140F1">
        <w:rPr>
          <w:lang w:eastAsia="es-PE"/>
        </w:rPr>
        <w:t xml:space="preserve"> and developed as anti-imperialist struggles, since they imply a class confrontation between two extremes of capitalist accumulation: the international mining bourgeoisie and the indigenous peasantry. The challenge that mining struggles represent for the central nucleus of imperialist domination in countries where mining </w:t>
      </w:r>
      <w:proofErr w:type="gramStart"/>
      <w:r w:rsidRPr="004140F1">
        <w:rPr>
          <w:lang w:eastAsia="es-PE"/>
        </w:rPr>
        <w:t>constitutes</w:t>
      </w:r>
      <w:proofErr w:type="gramEnd"/>
      <w:r w:rsidRPr="004140F1">
        <w:rPr>
          <w:lang w:eastAsia="es-PE"/>
        </w:rPr>
        <w:t xml:space="preserve"> the main enclave of capitalist accumulation, points to the strategic nature of the mining struggles. They are the spearhead for the development of an antisystemic movement, as well as critical for the geo-economics needs of the dynamics of capital accumulation during the current systemic crisis (Veltmeyer 2015:124; Wallerstein 2002:38).</w:t>
      </w:r>
    </w:p>
    <w:p w14:paraId="0DFFBF27" w14:textId="77777777" w:rsidR="00ED5428" w:rsidRPr="004140F1" w:rsidRDefault="00ED5428" w:rsidP="00D510F7">
      <w:pPr>
        <w:rPr>
          <w:lang w:eastAsia="es-PE"/>
        </w:rPr>
      </w:pPr>
      <w:r w:rsidRPr="004140F1">
        <w:rPr>
          <w:lang w:eastAsia="es-PE"/>
        </w:rPr>
        <w:t xml:space="preserve">The mining struggles for the </w:t>
      </w:r>
      <w:proofErr w:type="spellStart"/>
      <w:r w:rsidRPr="004140F1">
        <w:rPr>
          <w:lang w:eastAsia="es-PE"/>
        </w:rPr>
        <w:t>defense</w:t>
      </w:r>
      <w:proofErr w:type="spellEnd"/>
      <w:r w:rsidRPr="004140F1">
        <w:rPr>
          <w:lang w:eastAsia="es-PE"/>
        </w:rPr>
        <w:t xml:space="preserve"> of </w:t>
      </w:r>
      <w:proofErr w:type="spellStart"/>
      <w:r w:rsidRPr="004140F1">
        <w:rPr>
          <w:lang w:eastAsia="es-PE"/>
        </w:rPr>
        <w:t>Quilish</w:t>
      </w:r>
      <w:proofErr w:type="spellEnd"/>
      <w:r w:rsidRPr="004140F1">
        <w:rPr>
          <w:lang w:eastAsia="es-PE"/>
        </w:rPr>
        <w:t xml:space="preserve"> Mountain and the water sources of Cajamarca in 2004 had shown the effectiveness of the unique front strategy: they have joined the efforts of multiple organizations. These </w:t>
      </w:r>
      <w:proofErr w:type="gramStart"/>
      <w:r w:rsidRPr="004140F1">
        <w:rPr>
          <w:lang w:eastAsia="es-PE"/>
        </w:rPr>
        <w:t>include:</w:t>
      </w:r>
      <w:proofErr w:type="gramEnd"/>
      <w:r w:rsidRPr="004140F1">
        <w:rPr>
          <w:lang w:eastAsia="es-PE"/>
        </w:rPr>
        <w:t xml:space="preserve"> peasant </w:t>
      </w:r>
      <w:proofErr w:type="spellStart"/>
      <w:r w:rsidRPr="004140F1">
        <w:rPr>
          <w:lang w:eastAsia="es-PE"/>
        </w:rPr>
        <w:t>nightwatch</w:t>
      </w:r>
      <w:proofErr w:type="spellEnd"/>
      <w:r w:rsidRPr="004140F1">
        <w:rPr>
          <w:lang w:eastAsia="es-PE"/>
        </w:rPr>
        <w:t xml:space="preserve"> organizations (“</w:t>
      </w:r>
      <w:proofErr w:type="spellStart"/>
      <w:r w:rsidRPr="004140F1">
        <w:rPr>
          <w:lang w:eastAsia="es-PE"/>
        </w:rPr>
        <w:t>rondas</w:t>
      </w:r>
      <w:proofErr w:type="spellEnd"/>
      <w:r w:rsidRPr="004140F1">
        <w:rPr>
          <w:lang w:eastAsia="es-PE"/>
        </w:rPr>
        <w:t xml:space="preserve"> </w:t>
      </w:r>
      <w:proofErr w:type="spellStart"/>
      <w:r w:rsidRPr="004140F1">
        <w:rPr>
          <w:lang w:eastAsia="es-PE"/>
        </w:rPr>
        <w:t>campesinas</w:t>
      </w:r>
      <w:proofErr w:type="spellEnd"/>
      <w:r w:rsidRPr="004140F1">
        <w:rPr>
          <w:lang w:eastAsia="es-PE"/>
        </w:rPr>
        <w:t xml:space="preserve">”), irrigation boards (“juntas de </w:t>
      </w:r>
      <w:proofErr w:type="spellStart"/>
      <w:r w:rsidRPr="004140F1">
        <w:rPr>
          <w:lang w:eastAsia="es-PE"/>
        </w:rPr>
        <w:t>riego</w:t>
      </w:r>
      <w:proofErr w:type="spellEnd"/>
      <w:r w:rsidRPr="004140F1">
        <w:rPr>
          <w:lang w:eastAsia="es-PE"/>
        </w:rPr>
        <w:t xml:space="preserve">”), urban </w:t>
      </w:r>
      <w:proofErr w:type="spellStart"/>
      <w:r w:rsidRPr="004140F1">
        <w:rPr>
          <w:lang w:eastAsia="es-PE"/>
        </w:rPr>
        <w:t>nightwatch</w:t>
      </w:r>
      <w:proofErr w:type="spellEnd"/>
      <w:r w:rsidRPr="004140F1">
        <w:rPr>
          <w:lang w:eastAsia="es-PE"/>
        </w:rPr>
        <w:t xml:space="preserve"> organizations (“</w:t>
      </w:r>
      <w:proofErr w:type="spellStart"/>
      <w:r w:rsidRPr="004140F1">
        <w:rPr>
          <w:lang w:eastAsia="es-PE"/>
        </w:rPr>
        <w:t>rondas</w:t>
      </w:r>
      <w:proofErr w:type="spellEnd"/>
      <w:r w:rsidRPr="004140F1">
        <w:rPr>
          <w:lang w:eastAsia="es-PE"/>
        </w:rPr>
        <w:t xml:space="preserve"> </w:t>
      </w:r>
      <w:proofErr w:type="spellStart"/>
      <w:r w:rsidRPr="004140F1">
        <w:rPr>
          <w:lang w:eastAsia="es-PE"/>
        </w:rPr>
        <w:t>urbanas</w:t>
      </w:r>
      <w:proofErr w:type="spellEnd"/>
      <w:r w:rsidRPr="004140F1">
        <w:rPr>
          <w:lang w:eastAsia="es-PE"/>
        </w:rPr>
        <w:t xml:space="preserve">”), the teachers union at the provincial and district level (SUTEP-Cajamarca), fractions of the PCP-PR of Cajamarca, and university students and environmental NGOs such as </w:t>
      </w:r>
      <w:proofErr w:type="spellStart"/>
      <w:r w:rsidRPr="004140F1">
        <w:rPr>
          <w:lang w:eastAsia="es-PE"/>
        </w:rPr>
        <w:t>Ecovida</w:t>
      </w:r>
      <w:proofErr w:type="spellEnd"/>
      <w:r w:rsidRPr="004140F1">
        <w:rPr>
          <w:lang w:eastAsia="es-PE"/>
        </w:rPr>
        <w:t xml:space="preserve"> and </w:t>
      </w:r>
      <w:proofErr w:type="spellStart"/>
      <w:r w:rsidRPr="004140F1">
        <w:rPr>
          <w:lang w:eastAsia="es-PE"/>
        </w:rPr>
        <w:t>Grufides</w:t>
      </w:r>
      <w:proofErr w:type="spellEnd"/>
      <w:r w:rsidRPr="004140F1">
        <w:rPr>
          <w:lang w:eastAsia="es-PE"/>
        </w:rPr>
        <w:t>.</w:t>
      </w:r>
    </w:p>
    <w:p w14:paraId="70585FB9" w14:textId="77777777" w:rsidR="00ED5428" w:rsidRPr="004140F1" w:rsidRDefault="00ED5428" w:rsidP="00D510F7">
      <w:pPr>
        <w:rPr>
          <w:lang w:eastAsia="es-PE"/>
        </w:rPr>
      </w:pPr>
      <w:r w:rsidRPr="004140F1">
        <w:rPr>
          <w:lang w:eastAsia="es-PE"/>
        </w:rPr>
        <w:t xml:space="preserve">Since the beginning of the struggle against the Conga mining project of Minera </w:t>
      </w:r>
      <w:proofErr w:type="spellStart"/>
      <w:r w:rsidRPr="004140F1">
        <w:rPr>
          <w:lang w:eastAsia="es-PE"/>
        </w:rPr>
        <w:t>Yanacocha</w:t>
      </w:r>
      <w:proofErr w:type="spellEnd"/>
      <w:r w:rsidRPr="004140F1">
        <w:rPr>
          <w:lang w:eastAsia="es-PE"/>
        </w:rPr>
        <w:t xml:space="preserve">-Newmont in November 2011, the environmental </w:t>
      </w:r>
      <w:proofErr w:type="spellStart"/>
      <w:r w:rsidRPr="004140F1">
        <w:rPr>
          <w:lang w:eastAsia="es-PE"/>
        </w:rPr>
        <w:t>defense</w:t>
      </w:r>
      <w:proofErr w:type="spellEnd"/>
      <w:r w:rsidRPr="004140F1">
        <w:rPr>
          <w:lang w:eastAsia="es-PE"/>
        </w:rPr>
        <w:t xml:space="preserve"> fronts confronted the government of the recently elected president Ollanta Humala who had promised to the peasants that Cajamarca’s lagoons would not </w:t>
      </w:r>
      <w:proofErr w:type="gramStart"/>
      <w:r w:rsidRPr="004140F1">
        <w:rPr>
          <w:lang w:eastAsia="es-PE"/>
        </w:rPr>
        <w:t>be destroyed</w:t>
      </w:r>
      <w:proofErr w:type="gramEnd"/>
      <w:r w:rsidRPr="004140F1">
        <w:rPr>
          <w:lang w:eastAsia="es-PE"/>
        </w:rPr>
        <w:t xml:space="preserve"> nor would mining be allowed without popular consent. In this context, the sustained mining campaign opposing Minera </w:t>
      </w:r>
      <w:proofErr w:type="spellStart"/>
      <w:r w:rsidRPr="004140F1">
        <w:rPr>
          <w:lang w:eastAsia="es-PE"/>
        </w:rPr>
        <w:t>Yanacocha</w:t>
      </w:r>
      <w:proofErr w:type="spellEnd"/>
      <w:r w:rsidRPr="004140F1">
        <w:rPr>
          <w:lang w:eastAsia="es-PE"/>
        </w:rPr>
        <w:t xml:space="preserve">-Newmont's Conga project escalated, contesting not only to the U.S. gold mining company, but directly the administration and government of the former military captain and President Ollanta Humala. </w:t>
      </w:r>
    </w:p>
    <w:p w14:paraId="5549A658" w14:textId="6DB5BE74" w:rsidR="00ED5428" w:rsidRPr="004140F1" w:rsidRDefault="00ED5428" w:rsidP="00D510F7">
      <w:pPr>
        <w:rPr>
          <w:lang w:eastAsia="es-PE"/>
        </w:rPr>
      </w:pPr>
      <w:r w:rsidRPr="004140F1">
        <w:rPr>
          <w:lang w:eastAsia="es-PE"/>
        </w:rPr>
        <w:t xml:space="preserve">The formation of the environmental </w:t>
      </w:r>
      <w:proofErr w:type="spellStart"/>
      <w:r w:rsidRPr="004140F1">
        <w:rPr>
          <w:lang w:eastAsia="es-PE"/>
        </w:rPr>
        <w:t>defense</w:t>
      </w:r>
      <w:proofErr w:type="spellEnd"/>
      <w:r w:rsidRPr="004140F1">
        <w:rPr>
          <w:lang w:eastAsia="es-PE"/>
        </w:rPr>
        <w:t xml:space="preserve"> fronts at the beginning of the first decade of the 2000s in Cajamarca was the result of a </w:t>
      </w:r>
      <w:r w:rsidRPr="004140F1">
        <w:rPr>
          <w:lang w:eastAsia="es-PE"/>
        </w:rPr>
        <w:lastRenderedPageBreak/>
        <w:t xml:space="preserve">political coalition between the environmental NGOs –particularly </w:t>
      </w:r>
      <w:proofErr w:type="spellStart"/>
      <w:r w:rsidRPr="004140F1">
        <w:rPr>
          <w:lang w:eastAsia="es-PE"/>
        </w:rPr>
        <w:t>Ecovida</w:t>
      </w:r>
      <w:proofErr w:type="spellEnd"/>
      <w:r w:rsidRPr="004140F1">
        <w:rPr>
          <w:lang w:eastAsia="es-PE"/>
        </w:rPr>
        <w:t xml:space="preserve">–, the teachers provincial union (SUTEP Cajamarca) and the peasant </w:t>
      </w:r>
      <w:proofErr w:type="spellStart"/>
      <w:r w:rsidRPr="004140F1">
        <w:rPr>
          <w:lang w:eastAsia="es-PE"/>
        </w:rPr>
        <w:t>nightwatch</w:t>
      </w:r>
      <w:proofErr w:type="spellEnd"/>
      <w:r w:rsidRPr="004140F1">
        <w:rPr>
          <w:lang w:eastAsia="es-PE"/>
        </w:rPr>
        <w:t xml:space="preserve"> organizations then controlled by the PCP-PR, as an effective strategy to unite the popular forces in </w:t>
      </w:r>
      <w:proofErr w:type="spellStart"/>
      <w:r w:rsidRPr="004140F1">
        <w:rPr>
          <w:lang w:eastAsia="es-PE"/>
        </w:rPr>
        <w:t>defense</w:t>
      </w:r>
      <w:proofErr w:type="spellEnd"/>
      <w:r w:rsidRPr="004140F1">
        <w:rPr>
          <w:lang w:eastAsia="es-PE"/>
        </w:rPr>
        <w:t xml:space="preserve"> of Cajamarca's water sources. However, after </w:t>
      </w:r>
      <w:proofErr w:type="gramStart"/>
      <w:r w:rsidRPr="004140F1">
        <w:rPr>
          <w:lang w:eastAsia="es-PE"/>
        </w:rPr>
        <w:t>some</w:t>
      </w:r>
      <w:proofErr w:type="gramEnd"/>
      <w:r w:rsidRPr="004140F1">
        <w:rPr>
          <w:lang w:eastAsia="es-PE"/>
        </w:rPr>
        <w:t xml:space="preserve"> time this coalition lost control of the popular mining movement. In this context, a new group of leaders, composed of radical professional politicians, garnered control of the movement, limiting the role of the PCP-PR and the environmental NGOs.</w:t>
      </w:r>
    </w:p>
    <w:p w14:paraId="057F65F9" w14:textId="77777777" w:rsidR="00ED5428" w:rsidRPr="004140F1" w:rsidRDefault="00ED5428" w:rsidP="00D510F7">
      <w:pPr>
        <w:rPr>
          <w:lang w:eastAsia="es-PE"/>
        </w:rPr>
      </w:pPr>
      <w:r w:rsidRPr="004140F1">
        <w:rPr>
          <w:lang w:eastAsia="es-PE"/>
        </w:rPr>
        <w:t xml:space="preserve">Thus, in September of 2010, </w:t>
      </w:r>
      <w:proofErr w:type="spellStart"/>
      <w:r w:rsidRPr="004140F1">
        <w:rPr>
          <w:lang w:eastAsia="es-PE"/>
        </w:rPr>
        <w:t>Celendin's</w:t>
      </w:r>
      <w:proofErr w:type="spellEnd"/>
      <w:r w:rsidRPr="004140F1">
        <w:rPr>
          <w:lang w:eastAsia="es-PE"/>
        </w:rPr>
        <w:t xml:space="preserve"> first declaration was made to create the Interprovincial Coordinator for the </w:t>
      </w:r>
      <w:proofErr w:type="spellStart"/>
      <w:r w:rsidRPr="004140F1">
        <w:rPr>
          <w:lang w:eastAsia="es-PE"/>
        </w:rPr>
        <w:t>Defense</w:t>
      </w:r>
      <w:proofErr w:type="spellEnd"/>
      <w:r w:rsidRPr="004140F1">
        <w:rPr>
          <w:lang w:eastAsia="es-PE"/>
        </w:rPr>
        <w:t xml:space="preserve"> of the Environment, which forged a new strong coalition for mining struggles including second-level organizations of five provinces </w:t>
      </w:r>
      <w:proofErr w:type="gramStart"/>
      <w:r w:rsidRPr="004140F1">
        <w:rPr>
          <w:lang w:eastAsia="es-PE"/>
        </w:rPr>
        <w:t>located</w:t>
      </w:r>
      <w:proofErr w:type="gramEnd"/>
      <w:r w:rsidRPr="004140F1">
        <w:rPr>
          <w:lang w:eastAsia="es-PE"/>
        </w:rPr>
        <w:t xml:space="preserve"> in the direct influence area of the Conga mining project (Interview LM2 03/06/2014). This coalition would allow coordination between the environmental NGOs, led by Marco Arana (GRUFIDES), and the radical fraction of the popular movement of Cajamarca led by Wilfredo Saavedra. As the latter was gaining strength among the peasant and urban bases of Cajamarca, bringing together fractions of the teacher’s union (SUTEP Cajamarca) and peasant and urban </w:t>
      </w:r>
      <w:proofErr w:type="spellStart"/>
      <w:r w:rsidRPr="004140F1">
        <w:rPr>
          <w:lang w:eastAsia="es-PE"/>
        </w:rPr>
        <w:t>nightwatch</w:t>
      </w:r>
      <w:proofErr w:type="spellEnd"/>
      <w:r w:rsidRPr="004140F1">
        <w:rPr>
          <w:lang w:eastAsia="es-PE"/>
        </w:rPr>
        <w:t xml:space="preserve"> organizations (“</w:t>
      </w:r>
      <w:proofErr w:type="spellStart"/>
      <w:r w:rsidRPr="004140F1">
        <w:rPr>
          <w:lang w:eastAsia="es-PE"/>
        </w:rPr>
        <w:t>rondas</w:t>
      </w:r>
      <w:proofErr w:type="spellEnd"/>
      <w:r w:rsidRPr="004140F1">
        <w:rPr>
          <w:lang w:eastAsia="es-PE"/>
        </w:rPr>
        <w:t xml:space="preserve"> </w:t>
      </w:r>
      <w:proofErr w:type="spellStart"/>
      <w:r w:rsidRPr="004140F1">
        <w:rPr>
          <w:lang w:eastAsia="es-PE"/>
        </w:rPr>
        <w:t>campesinas</w:t>
      </w:r>
      <w:proofErr w:type="spellEnd"/>
      <w:r w:rsidRPr="004140F1">
        <w:rPr>
          <w:lang w:eastAsia="es-PE"/>
        </w:rPr>
        <w:t xml:space="preserve"> y </w:t>
      </w:r>
      <w:proofErr w:type="spellStart"/>
      <w:r w:rsidRPr="004140F1">
        <w:rPr>
          <w:lang w:eastAsia="es-PE"/>
        </w:rPr>
        <w:t>urbanas</w:t>
      </w:r>
      <w:proofErr w:type="spellEnd"/>
      <w:r w:rsidRPr="004140F1">
        <w:rPr>
          <w:lang w:eastAsia="es-PE"/>
        </w:rPr>
        <w:t>”) opposed to the control of the PCP-PR, the frictions between these sectors worsened.</w:t>
      </w:r>
    </w:p>
    <w:p w14:paraId="23117EBD" w14:textId="77777777" w:rsidR="00ED5428" w:rsidRPr="004140F1" w:rsidRDefault="00ED5428" w:rsidP="00D510F7">
      <w:pPr>
        <w:rPr>
          <w:lang w:eastAsia="es-PE"/>
        </w:rPr>
      </w:pPr>
      <w:r w:rsidRPr="004140F1">
        <w:rPr>
          <w:lang w:eastAsia="es-PE"/>
        </w:rPr>
        <w:t xml:space="preserve">With the formation of this new coalition, the sector of Wilfredo Saavedra would </w:t>
      </w:r>
      <w:proofErr w:type="gramStart"/>
      <w:r w:rsidRPr="004140F1">
        <w:rPr>
          <w:lang w:eastAsia="es-PE"/>
        </w:rPr>
        <w:t>be in charge of</w:t>
      </w:r>
      <w:proofErr w:type="gramEnd"/>
      <w:r w:rsidRPr="004140F1">
        <w:rPr>
          <w:lang w:eastAsia="es-PE"/>
        </w:rPr>
        <w:t xml:space="preserve"> learning and translating the environmental framework to a broader sector of the peasantry, university students and </w:t>
      </w:r>
      <w:proofErr w:type="spellStart"/>
      <w:r w:rsidRPr="004140F1">
        <w:rPr>
          <w:lang w:eastAsia="es-PE"/>
        </w:rPr>
        <w:t>neighborhood</w:t>
      </w:r>
      <w:proofErr w:type="spellEnd"/>
      <w:r w:rsidRPr="004140F1">
        <w:rPr>
          <w:lang w:eastAsia="es-PE"/>
        </w:rPr>
        <w:t xml:space="preserve"> organizations. This </w:t>
      </w:r>
      <w:proofErr w:type="gramStart"/>
      <w:r w:rsidRPr="004140F1">
        <w:rPr>
          <w:lang w:eastAsia="es-PE"/>
        </w:rPr>
        <w:t>demonstrated</w:t>
      </w:r>
      <w:proofErr w:type="gramEnd"/>
      <w:r w:rsidRPr="004140F1">
        <w:rPr>
          <w:lang w:eastAsia="es-PE"/>
        </w:rPr>
        <w:t xml:space="preserve"> the capacity of the radical sector leadership to further broaden the bases of the unique front against the expansion of the extractive frontier of Minera </w:t>
      </w:r>
      <w:proofErr w:type="spellStart"/>
      <w:r w:rsidRPr="004140F1">
        <w:rPr>
          <w:lang w:eastAsia="es-PE"/>
        </w:rPr>
        <w:t>Yanacocha</w:t>
      </w:r>
      <w:proofErr w:type="spellEnd"/>
      <w:r w:rsidRPr="004140F1">
        <w:rPr>
          <w:lang w:eastAsia="es-PE"/>
        </w:rPr>
        <w:t xml:space="preserve">-Newmont. The radicalization of the struggle began on November 24, 2011, when the peasants of </w:t>
      </w:r>
      <w:proofErr w:type="spellStart"/>
      <w:r w:rsidRPr="004140F1">
        <w:rPr>
          <w:lang w:eastAsia="es-PE"/>
        </w:rPr>
        <w:t>Bambamarca</w:t>
      </w:r>
      <w:proofErr w:type="spellEnd"/>
      <w:r w:rsidRPr="004140F1">
        <w:rPr>
          <w:lang w:eastAsia="es-PE"/>
        </w:rPr>
        <w:t xml:space="preserve"> and </w:t>
      </w:r>
      <w:proofErr w:type="spellStart"/>
      <w:r w:rsidRPr="004140F1">
        <w:rPr>
          <w:lang w:eastAsia="es-PE"/>
        </w:rPr>
        <w:t>Celendín</w:t>
      </w:r>
      <w:proofErr w:type="spellEnd"/>
      <w:r w:rsidRPr="004140F1">
        <w:rPr>
          <w:lang w:eastAsia="es-PE"/>
        </w:rPr>
        <w:t xml:space="preserve"> took over the lagoons that the Conga Mining Project planned to destroy. This performance of struggle required an effective organizational structure that would allow the mobilization and rotation of </w:t>
      </w:r>
      <w:proofErr w:type="gramStart"/>
      <w:r w:rsidRPr="004140F1">
        <w:rPr>
          <w:lang w:eastAsia="es-PE"/>
        </w:rPr>
        <w:t>200</w:t>
      </w:r>
      <w:proofErr w:type="gramEnd"/>
      <w:r w:rsidRPr="004140F1">
        <w:rPr>
          <w:lang w:eastAsia="es-PE"/>
        </w:rPr>
        <w:t xml:space="preserve"> peasants every two days to prevent the machinery of Minera </w:t>
      </w:r>
      <w:proofErr w:type="spellStart"/>
      <w:r w:rsidRPr="004140F1">
        <w:rPr>
          <w:lang w:eastAsia="es-PE"/>
        </w:rPr>
        <w:t>Yanacocha</w:t>
      </w:r>
      <w:proofErr w:type="spellEnd"/>
      <w:r w:rsidRPr="004140F1">
        <w:rPr>
          <w:lang w:eastAsia="es-PE"/>
        </w:rPr>
        <w:t>, the police and the military from entering the lagoons and taking control of water sources (Interview LM5 03/08/2014).</w:t>
      </w:r>
    </w:p>
    <w:p w14:paraId="1D77A8A8" w14:textId="584DE09D" w:rsidR="00ED5428" w:rsidRPr="004140F1" w:rsidRDefault="00ED5428" w:rsidP="00D510F7">
      <w:pPr>
        <w:rPr>
          <w:lang w:eastAsia="es-PE"/>
        </w:rPr>
      </w:pPr>
      <w:r w:rsidRPr="004140F1">
        <w:rPr>
          <w:lang w:eastAsia="es-PE"/>
        </w:rPr>
        <w:lastRenderedPageBreak/>
        <w:t xml:space="preserve">The </w:t>
      </w:r>
      <w:proofErr w:type="gramStart"/>
      <w:r w:rsidRPr="004140F1">
        <w:rPr>
          <w:lang w:eastAsia="es-PE"/>
        </w:rPr>
        <w:t>magnitude</w:t>
      </w:r>
      <w:proofErr w:type="gramEnd"/>
      <w:r w:rsidRPr="004140F1">
        <w:rPr>
          <w:lang w:eastAsia="es-PE"/>
        </w:rPr>
        <w:t xml:space="preserve"> of the repression carried out by the government of Ollanta Humala crudely demonstrates the operation of mining accumulation by repression against the peasantry of Cajamarca. The militarization of Cajamarca was order by decree RS 231-2012-DE, which imposed the state of emergency from May 29 to June 25, </w:t>
      </w:r>
      <w:proofErr w:type="gramStart"/>
      <w:r w:rsidRPr="004140F1">
        <w:rPr>
          <w:lang w:eastAsia="es-PE"/>
        </w:rPr>
        <w:t>2012</w:t>
      </w:r>
      <w:proofErr w:type="gramEnd"/>
      <w:r w:rsidRPr="004140F1">
        <w:rPr>
          <w:lang w:eastAsia="es-PE"/>
        </w:rPr>
        <w:t xml:space="preserve"> in the provinces of Cajamarca, </w:t>
      </w:r>
      <w:proofErr w:type="spellStart"/>
      <w:r w:rsidRPr="004140F1">
        <w:rPr>
          <w:lang w:eastAsia="es-PE"/>
        </w:rPr>
        <w:t>Celendín</w:t>
      </w:r>
      <w:proofErr w:type="spellEnd"/>
      <w:r w:rsidRPr="004140F1">
        <w:rPr>
          <w:lang w:eastAsia="es-PE"/>
        </w:rPr>
        <w:t xml:space="preserve"> and </w:t>
      </w:r>
      <w:proofErr w:type="spellStart"/>
      <w:r w:rsidRPr="004140F1">
        <w:rPr>
          <w:lang w:eastAsia="es-PE"/>
        </w:rPr>
        <w:t>Hualgayoc</w:t>
      </w:r>
      <w:proofErr w:type="spellEnd"/>
      <w:r w:rsidRPr="004140F1">
        <w:rPr>
          <w:lang w:eastAsia="es-PE"/>
        </w:rPr>
        <w:t>. In this context, on July 3, 2012, during the 34th day of the regional strike (“</w:t>
      </w:r>
      <w:proofErr w:type="spellStart"/>
      <w:r w:rsidRPr="004140F1">
        <w:rPr>
          <w:lang w:eastAsia="es-PE"/>
        </w:rPr>
        <w:t>paro</w:t>
      </w:r>
      <w:proofErr w:type="spellEnd"/>
      <w:r w:rsidRPr="004140F1">
        <w:rPr>
          <w:lang w:eastAsia="es-PE"/>
        </w:rPr>
        <w:t xml:space="preserve"> regional </w:t>
      </w:r>
      <w:proofErr w:type="spellStart"/>
      <w:r w:rsidRPr="004140F1">
        <w:rPr>
          <w:lang w:eastAsia="es-PE"/>
        </w:rPr>
        <w:t>indefinido</w:t>
      </w:r>
      <w:proofErr w:type="spellEnd"/>
      <w:r w:rsidRPr="004140F1">
        <w:rPr>
          <w:lang w:eastAsia="es-PE"/>
        </w:rPr>
        <w:t xml:space="preserve">”) in Cajamarca, the military forces killed four peasants in the town’s square of </w:t>
      </w:r>
      <w:proofErr w:type="spellStart"/>
      <w:r w:rsidRPr="004140F1">
        <w:rPr>
          <w:lang w:eastAsia="es-PE"/>
        </w:rPr>
        <w:t>Celendín</w:t>
      </w:r>
      <w:proofErr w:type="spellEnd"/>
      <w:r w:rsidRPr="004140F1">
        <w:rPr>
          <w:lang w:eastAsia="es-PE"/>
        </w:rPr>
        <w:t>:</w:t>
      </w:r>
    </w:p>
    <w:p w14:paraId="69C44D65" w14:textId="77777777" w:rsidR="00ED5428" w:rsidRPr="004140F1" w:rsidRDefault="00ED5428" w:rsidP="00D510F7">
      <w:pPr>
        <w:rPr>
          <w:lang w:eastAsia="es-PE"/>
        </w:rPr>
      </w:pPr>
      <w:r w:rsidRPr="004140F1">
        <w:rPr>
          <w:lang w:eastAsia="es-PE"/>
        </w:rPr>
        <w:t xml:space="preserve">“Here, on July 3, it happened that the police and the military were down on the corner [..] when they started shooting at us, then the people who were here in the central square [of </w:t>
      </w:r>
      <w:proofErr w:type="spellStart"/>
      <w:r w:rsidRPr="004140F1">
        <w:rPr>
          <w:lang w:eastAsia="es-PE"/>
        </w:rPr>
        <w:t>Celendín</w:t>
      </w:r>
      <w:proofErr w:type="spellEnd"/>
      <w:r w:rsidRPr="004140F1">
        <w:rPr>
          <w:lang w:eastAsia="es-PE"/>
        </w:rPr>
        <w:t xml:space="preserve">] began to run through different places […]; and the people […] took shelter here in the church of the Virgen del Carmen. And when the police and the military came […] wanting to break it down [the door] […]. The priests were inside […], the door of the church was open to shelter us because if it </w:t>
      </w:r>
      <w:proofErr w:type="gramStart"/>
      <w:r w:rsidRPr="004140F1">
        <w:rPr>
          <w:lang w:eastAsia="es-PE"/>
        </w:rPr>
        <w:t>hadn't</w:t>
      </w:r>
      <w:proofErr w:type="gramEnd"/>
      <w:r w:rsidRPr="004140F1">
        <w:rPr>
          <w:lang w:eastAsia="es-PE"/>
        </w:rPr>
        <w:t xml:space="preserve"> been open suddenly more of us would have been killed; but thank God the door was open, and we entered, more or less 200 people. We were sheltered inside from around </w:t>
      </w:r>
      <w:proofErr w:type="gramStart"/>
      <w:r w:rsidRPr="004140F1">
        <w:rPr>
          <w:lang w:eastAsia="es-PE"/>
        </w:rPr>
        <w:t>4</w:t>
      </w:r>
      <w:proofErr w:type="gramEnd"/>
      <w:r w:rsidRPr="004140F1">
        <w:rPr>
          <w:lang w:eastAsia="es-PE"/>
        </w:rPr>
        <w:t xml:space="preserve">[pm]in the afternoon until 8:30 at night, until the priest asked the Ombudsman of the Peruvian state to come and get us out: because we couldn't go out because the military and the police were full [at] [the courtyard of the church]. […] And then they thought that we had thrown stones at each other, we had killed each other with stones [referring to the fallacious and blatant lies of the then Minister of the Interior, who had “informed” that the [four] dead in </w:t>
      </w:r>
      <w:proofErr w:type="spellStart"/>
      <w:r w:rsidRPr="004140F1">
        <w:rPr>
          <w:lang w:eastAsia="es-PE"/>
        </w:rPr>
        <w:t>Celendín</w:t>
      </w:r>
      <w:proofErr w:type="spellEnd"/>
      <w:r w:rsidRPr="004140F1">
        <w:rPr>
          <w:lang w:eastAsia="es-PE"/>
        </w:rPr>
        <w:t xml:space="preserve"> were a result of stones thrown by the protesters themselves]. But it </w:t>
      </w:r>
      <w:proofErr w:type="gramStart"/>
      <w:r w:rsidRPr="004140F1">
        <w:rPr>
          <w:lang w:eastAsia="es-PE"/>
        </w:rPr>
        <w:t>wasn't</w:t>
      </w:r>
      <w:proofErr w:type="gramEnd"/>
      <w:r w:rsidRPr="004140F1">
        <w:rPr>
          <w:lang w:eastAsia="es-PE"/>
        </w:rPr>
        <w:t xml:space="preserve"> true because my son had the bullet that had entered his mouth. The first helicopter that came, then […] since he was filming the helicopter, like this [raises an arm and makes the gesture of holding a video camera or </w:t>
      </w:r>
      <w:proofErr w:type="gramStart"/>
      <w:r w:rsidRPr="004140F1">
        <w:rPr>
          <w:lang w:eastAsia="es-PE"/>
        </w:rPr>
        <w:t>cell phone</w:t>
      </w:r>
      <w:proofErr w:type="gramEnd"/>
      <w:r w:rsidRPr="004140F1">
        <w:rPr>
          <w:lang w:eastAsia="es-PE"/>
        </w:rPr>
        <w:t xml:space="preserve"> pointed at the sky] […] the bullet had entered through his mouth and had stayed […] in the brain. So that was what they had taken out [in the autopsy] because the little teeth here and the bones there [touches his mouth] had </w:t>
      </w:r>
      <w:proofErr w:type="gramStart"/>
      <w:r w:rsidRPr="004140F1">
        <w:rPr>
          <w:lang w:eastAsia="es-PE"/>
        </w:rPr>
        <w:t>been found</w:t>
      </w:r>
      <w:proofErr w:type="gramEnd"/>
      <w:r w:rsidRPr="004140F1">
        <w:rPr>
          <w:lang w:eastAsia="es-PE"/>
        </w:rPr>
        <w:t xml:space="preserve"> in his stomach” (SERVINDI 2014).</w:t>
      </w:r>
    </w:p>
    <w:p w14:paraId="2B4C0B79" w14:textId="0B0881E7" w:rsidR="00ED5428" w:rsidRPr="004140F1" w:rsidRDefault="00ED5428" w:rsidP="00D510F7">
      <w:pPr>
        <w:rPr>
          <w:lang w:eastAsia="es-PE"/>
        </w:rPr>
      </w:pPr>
      <w:r w:rsidRPr="004140F1">
        <w:rPr>
          <w:lang w:eastAsia="es-PE"/>
        </w:rPr>
        <w:t xml:space="preserve">The mobilized groups in </w:t>
      </w:r>
      <w:proofErr w:type="spellStart"/>
      <w:r w:rsidRPr="004140F1">
        <w:rPr>
          <w:lang w:eastAsia="es-PE"/>
        </w:rPr>
        <w:t>Celendín</w:t>
      </w:r>
      <w:proofErr w:type="spellEnd"/>
      <w:r w:rsidRPr="004140F1">
        <w:rPr>
          <w:lang w:eastAsia="es-PE"/>
        </w:rPr>
        <w:t xml:space="preserve"> marched to the Municipality’s building to demand the town Mayor Mauro Silas to stay on the people’s side in their struggle to defend the lagoons</w:t>
      </w:r>
      <w:proofErr w:type="gramStart"/>
      <w:r w:rsidRPr="004140F1">
        <w:rPr>
          <w:lang w:eastAsia="es-PE"/>
        </w:rPr>
        <w:t xml:space="preserve">.  </w:t>
      </w:r>
      <w:proofErr w:type="gramEnd"/>
      <w:r w:rsidRPr="004140F1">
        <w:rPr>
          <w:lang w:eastAsia="es-PE"/>
        </w:rPr>
        <w:t xml:space="preserve">The shots made by the military from the balcony of the municipal building and </w:t>
      </w:r>
      <w:r w:rsidRPr="004140F1">
        <w:rPr>
          <w:lang w:eastAsia="es-PE"/>
        </w:rPr>
        <w:lastRenderedPageBreak/>
        <w:t xml:space="preserve">from helicopters, </w:t>
      </w:r>
      <w:proofErr w:type="gramStart"/>
      <w:r w:rsidRPr="004140F1">
        <w:rPr>
          <w:lang w:eastAsia="es-PE"/>
        </w:rPr>
        <w:t>exhibited</w:t>
      </w:r>
      <w:proofErr w:type="gramEnd"/>
      <w:r w:rsidRPr="004140F1">
        <w:rPr>
          <w:lang w:eastAsia="es-PE"/>
        </w:rPr>
        <w:t xml:space="preserve"> the magnitude of the imperialist mining repression. The brutality of the military’s repression of the popular mining movement in Cajamarca revealed the imperialist nature of the domination exercised by the international mining bourgeoisie.</w:t>
      </w:r>
    </w:p>
    <w:p w14:paraId="79AA8086" w14:textId="3B9EA7FE" w:rsidR="00DD2C7A" w:rsidRPr="004140F1" w:rsidRDefault="00B11CF0" w:rsidP="00D510F7">
      <w:pPr>
        <w:pStyle w:val="Ttulo1"/>
        <w:rPr>
          <w:lang w:val="en-GB"/>
          <w:rPrChange w:id="462" w:author="51964" w:date="2024-09-11T23:34:00Z" w16du:dateUtc="2024-09-12T06:34:00Z">
            <w:rPr>
              <w:lang w:val="en-US"/>
            </w:rPr>
          </w:rPrChange>
        </w:rPr>
      </w:pPr>
      <w:r w:rsidRPr="004140F1">
        <w:rPr>
          <w:lang w:val="en-GB"/>
          <w:rPrChange w:id="463" w:author="51964" w:date="2024-09-11T23:34:00Z" w16du:dateUtc="2024-09-12T06:34:00Z">
            <w:rPr>
              <w:lang w:val="en-US"/>
            </w:rPr>
          </w:rPrChange>
        </w:rPr>
        <w:t>Obstructing China’s copper mining under imperialist U.S. domination in Apurímac</w:t>
      </w:r>
    </w:p>
    <w:p w14:paraId="6576350A" w14:textId="77777777" w:rsidR="00B11CF0" w:rsidRPr="004140F1" w:rsidRDefault="00B11CF0" w:rsidP="00D510F7">
      <w:pPr>
        <w:rPr>
          <w:lang w:eastAsia="es-PE"/>
        </w:rPr>
      </w:pPr>
      <w:r w:rsidRPr="004140F1">
        <w:rPr>
          <w:lang w:eastAsia="es-PE"/>
        </w:rPr>
        <w:t xml:space="preserve">The cruelty of the imperialist repression against the mining workers during the 20th century reveals the </w:t>
      </w:r>
      <w:proofErr w:type="gramStart"/>
      <w:r w:rsidRPr="004140F1">
        <w:rPr>
          <w:lang w:eastAsia="es-PE"/>
        </w:rPr>
        <w:t>magnitude</w:t>
      </w:r>
      <w:proofErr w:type="gramEnd"/>
      <w:r w:rsidRPr="004140F1">
        <w:rPr>
          <w:lang w:eastAsia="es-PE"/>
        </w:rPr>
        <w:t xml:space="preserve"> of the repression of the mining struggle carried out by the peasantry today, after a century of political mining contention in Peru. The social formation that currently directly confronts extractive mining capital is the peasantry, not the mining proletariat. By claiming the </w:t>
      </w:r>
      <w:proofErr w:type="spellStart"/>
      <w:r w:rsidRPr="004140F1">
        <w:rPr>
          <w:lang w:eastAsia="es-PE"/>
        </w:rPr>
        <w:t>defense</w:t>
      </w:r>
      <w:proofErr w:type="spellEnd"/>
      <w:r w:rsidRPr="004140F1">
        <w:rPr>
          <w:lang w:eastAsia="es-PE"/>
        </w:rPr>
        <w:t xml:space="preserve"> of water, and </w:t>
      </w:r>
      <w:proofErr w:type="spellStart"/>
      <w:r w:rsidRPr="004140F1">
        <w:rPr>
          <w:lang w:eastAsia="es-PE"/>
        </w:rPr>
        <w:t>and</w:t>
      </w:r>
      <w:proofErr w:type="spellEnd"/>
      <w:r w:rsidRPr="004140F1">
        <w:rPr>
          <w:lang w:eastAsia="es-PE"/>
        </w:rPr>
        <w:t xml:space="preserve"> life against the extension of the extractive frontier, mining struggles show themselves to be </w:t>
      </w:r>
      <w:proofErr w:type="gramStart"/>
      <w:r w:rsidRPr="004140F1">
        <w:rPr>
          <w:lang w:eastAsia="es-PE"/>
        </w:rPr>
        <w:t>absolutely antagonistic</w:t>
      </w:r>
      <w:proofErr w:type="gramEnd"/>
      <w:r w:rsidRPr="004140F1">
        <w:rPr>
          <w:lang w:eastAsia="es-PE"/>
        </w:rPr>
        <w:t xml:space="preserve"> to the extractive capitalist accumulation process. That is, as a frontal struggle against the international mining bourgeoisie, and even beyond, the 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(Lust 2016:5).</w:t>
      </w:r>
    </w:p>
    <w:p w14:paraId="101EE4B6" w14:textId="77777777" w:rsidR="00B11CF0" w:rsidRPr="004140F1" w:rsidRDefault="00B11CF0" w:rsidP="00D510F7">
      <w:pPr>
        <w:rPr>
          <w:lang w:eastAsia="es-PE"/>
        </w:rPr>
      </w:pPr>
      <w:r w:rsidRPr="004140F1">
        <w:rPr>
          <w:lang w:eastAsia="es-PE"/>
        </w:rPr>
        <w:t xml:space="preserve">On Friday, October 14, 2016, two hundred indigenous peasants from the communities of </w:t>
      </w:r>
      <w:proofErr w:type="spellStart"/>
      <w:r w:rsidRPr="004140F1">
        <w:rPr>
          <w:lang w:eastAsia="es-PE"/>
        </w:rPr>
        <w:t>Choquecca</w:t>
      </w:r>
      <w:proofErr w:type="spellEnd"/>
      <w:r w:rsidRPr="004140F1">
        <w:rPr>
          <w:lang w:eastAsia="es-PE"/>
        </w:rPr>
        <w:t xml:space="preserve">, </w:t>
      </w:r>
      <w:proofErr w:type="spellStart"/>
      <w:r w:rsidRPr="004140F1">
        <w:rPr>
          <w:lang w:eastAsia="es-PE"/>
        </w:rPr>
        <w:t>Quehuira</w:t>
      </w:r>
      <w:proofErr w:type="spellEnd"/>
      <w:r w:rsidRPr="004140F1">
        <w:rPr>
          <w:lang w:eastAsia="es-PE"/>
        </w:rPr>
        <w:t xml:space="preserve">, </w:t>
      </w:r>
      <w:proofErr w:type="spellStart"/>
      <w:r w:rsidRPr="004140F1">
        <w:rPr>
          <w:lang w:eastAsia="es-PE"/>
        </w:rPr>
        <w:t>Allahua</w:t>
      </w:r>
      <w:proofErr w:type="spellEnd"/>
      <w:r w:rsidRPr="004140F1">
        <w:rPr>
          <w:lang w:eastAsia="es-PE"/>
        </w:rPr>
        <w:t xml:space="preserve">, </w:t>
      </w:r>
      <w:proofErr w:type="spellStart"/>
      <w:r w:rsidRPr="004140F1">
        <w:rPr>
          <w:lang w:eastAsia="es-PE"/>
        </w:rPr>
        <w:t>Antuyo</w:t>
      </w:r>
      <w:proofErr w:type="spellEnd"/>
      <w:r w:rsidRPr="004140F1">
        <w:rPr>
          <w:lang w:eastAsia="es-PE"/>
        </w:rPr>
        <w:t xml:space="preserve"> and </w:t>
      </w:r>
      <w:proofErr w:type="spellStart"/>
      <w:r w:rsidRPr="004140F1">
        <w:rPr>
          <w:lang w:eastAsia="es-PE"/>
        </w:rPr>
        <w:t>Pumamarca</w:t>
      </w:r>
      <w:proofErr w:type="spellEnd"/>
      <w:r w:rsidRPr="004140F1">
        <w:rPr>
          <w:lang w:eastAsia="es-PE"/>
        </w:rPr>
        <w:t xml:space="preserve">, </w:t>
      </w:r>
      <w:proofErr w:type="gramStart"/>
      <w:r w:rsidRPr="004140F1">
        <w:rPr>
          <w:lang w:eastAsia="es-PE"/>
        </w:rPr>
        <w:t>located</w:t>
      </w:r>
      <w:proofErr w:type="gramEnd"/>
      <w:r w:rsidRPr="004140F1">
        <w:rPr>
          <w:lang w:eastAsia="es-PE"/>
        </w:rPr>
        <w:t xml:space="preserve"> in the province of </w:t>
      </w:r>
      <w:proofErr w:type="spellStart"/>
      <w:r w:rsidRPr="004140F1">
        <w:rPr>
          <w:lang w:eastAsia="es-PE"/>
        </w:rPr>
        <w:t>Cotabambas</w:t>
      </w:r>
      <w:proofErr w:type="spellEnd"/>
      <w:r w:rsidRPr="004140F1">
        <w:rPr>
          <w:lang w:eastAsia="es-PE"/>
        </w:rPr>
        <w:t xml:space="preserve"> (Apurímac), began a road blockade obstructing the trucks loaded with mineral ore through the mining road 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w:t>
      </w:r>
      <w:proofErr w:type="spellStart"/>
      <w:r w:rsidRPr="004140F1">
        <w:rPr>
          <w:lang w:eastAsia="es-PE"/>
        </w:rPr>
        <w:t>Matarani</w:t>
      </w:r>
      <w:proofErr w:type="spellEnd"/>
      <w:r w:rsidRPr="004140F1">
        <w:rPr>
          <w:lang w:eastAsia="es-PE"/>
        </w:rPr>
        <w:t xml:space="preserve"> in the region of Arequipa. The road blockade that started that morning </w:t>
      </w:r>
      <w:proofErr w:type="gramStart"/>
      <w:r w:rsidRPr="004140F1">
        <w:rPr>
          <w:lang w:eastAsia="es-PE"/>
        </w:rPr>
        <w:t>was brutally cleared</w:t>
      </w:r>
      <w:proofErr w:type="gramEnd"/>
      <w:r w:rsidRPr="004140F1">
        <w:rPr>
          <w:lang w:eastAsia="es-PE"/>
        </w:rPr>
        <w:t xml:space="preserve"> by the police, killing community member Quintino </w:t>
      </w:r>
      <w:proofErr w:type="spellStart"/>
      <w:r w:rsidRPr="004140F1">
        <w:rPr>
          <w:lang w:eastAsia="es-PE"/>
        </w:rPr>
        <w:t>Cereceda</w:t>
      </w:r>
      <w:proofErr w:type="spellEnd"/>
      <w:r w:rsidRPr="004140F1">
        <w:rPr>
          <w:lang w:eastAsia="es-PE"/>
        </w:rPr>
        <w:t xml:space="preserve"> </w:t>
      </w:r>
      <w:proofErr w:type="spellStart"/>
      <w:r w:rsidRPr="004140F1">
        <w:rPr>
          <w:lang w:eastAsia="es-PE"/>
        </w:rPr>
        <w:t>Huiza</w:t>
      </w:r>
      <w:proofErr w:type="spellEnd"/>
      <w:r w:rsidRPr="004140F1">
        <w:rPr>
          <w:lang w:eastAsia="es-PE"/>
        </w:rPr>
        <w:t xml:space="preserve"> with a bullet to the head and wounding twenty more peasants. </w:t>
      </w:r>
      <w:proofErr w:type="gramStart"/>
      <w:r w:rsidRPr="004140F1">
        <w:rPr>
          <w:lang w:eastAsia="es-PE"/>
        </w:rPr>
        <w:t>A few</w:t>
      </w:r>
      <w:proofErr w:type="gramEnd"/>
      <w:r w:rsidRPr="004140F1">
        <w:rPr>
          <w:lang w:eastAsia="es-PE"/>
        </w:rPr>
        <w:t xml:space="preserve"> days later, the Minister of the Interior (security) Carlos </w:t>
      </w:r>
      <w:proofErr w:type="spellStart"/>
      <w:r w:rsidRPr="004140F1">
        <w:rPr>
          <w:lang w:eastAsia="es-PE"/>
        </w:rPr>
        <w:t>Basombrío</w:t>
      </w:r>
      <w:proofErr w:type="spellEnd"/>
      <w:r w:rsidRPr="004140F1">
        <w:rPr>
          <w:lang w:eastAsia="es-PE"/>
        </w:rPr>
        <w:t>, declared that the police forces were not authorized in any way to clear the road blockade that day (El Comercio 2016:8).</w:t>
      </w:r>
    </w:p>
    <w:p w14:paraId="14E62E2F" w14:textId="7A9024C0" w:rsidR="00B11CF0" w:rsidRPr="004140F1" w:rsidRDefault="00B11CF0" w:rsidP="00D510F7">
      <w:pPr>
        <w:rPr>
          <w:lang w:eastAsia="es-PE"/>
        </w:rPr>
      </w:pPr>
      <w:r w:rsidRPr="004140F1">
        <w:rPr>
          <w:lang w:eastAsia="es-PE"/>
        </w:rPr>
        <w:lastRenderedPageBreak/>
        <w:t xml:space="preserve">The communities of southern </w:t>
      </w:r>
      <w:proofErr w:type="spellStart"/>
      <w:r w:rsidRPr="004140F1">
        <w:rPr>
          <w:lang w:eastAsia="es-PE"/>
        </w:rPr>
        <w:t>Cotabambas</w:t>
      </w:r>
      <w:proofErr w:type="spellEnd"/>
      <w:r w:rsidRPr="004140F1">
        <w:rPr>
          <w:lang w:eastAsia="es-PE"/>
        </w:rPr>
        <w:t xml:space="preserve"> rebelled against the power of the Chinese mining company MMG Limited Las Bambas for 186 days until April 17, 2017, when the province of </w:t>
      </w:r>
      <w:proofErr w:type="spellStart"/>
      <w:r w:rsidRPr="004140F1">
        <w:rPr>
          <w:lang w:eastAsia="es-PE"/>
        </w:rPr>
        <w:t>Cotabambas</w:t>
      </w:r>
      <w:proofErr w:type="spellEnd"/>
      <w:r w:rsidRPr="004140F1">
        <w:rPr>
          <w:lang w:eastAsia="es-PE"/>
        </w:rPr>
        <w:t xml:space="preserve"> </w:t>
      </w:r>
      <w:proofErr w:type="gramStart"/>
      <w:r w:rsidRPr="004140F1">
        <w:rPr>
          <w:lang w:eastAsia="es-PE"/>
        </w:rPr>
        <w:t>was assigned</w:t>
      </w:r>
      <w:proofErr w:type="gramEnd"/>
      <w:r w:rsidRPr="004140F1">
        <w:rPr>
          <w:lang w:eastAsia="es-PE"/>
        </w:rPr>
        <w:t xml:space="preserve"> the state of emergency, authorizing military repression against community members. Although the mining struggle of the peasant communities of </w:t>
      </w:r>
      <w:proofErr w:type="spellStart"/>
      <w:r w:rsidRPr="004140F1">
        <w:rPr>
          <w:lang w:eastAsia="es-PE"/>
        </w:rPr>
        <w:t>Cotabambas</w:t>
      </w:r>
      <w:proofErr w:type="spellEnd"/>
      <w:r w:rsidRPr="004140F1">
        <w:rPr>
          <w:lang w:eastAsia="es-PE"/>
        </w:rPr>
        <w:t xml:space="preserve"> (Apurímac) against the Chinese mining company MMG Limited Las Bambas did not include expressly an "antimining" claim -as in Cajamarca and Cotopaxi- its direct target is the imperialist mining company, and indeed the magnitude of the repression executed to secure the interests of China’s mining bourgeoisie confirms the disposition of the armed forces to serve in shared imperialism conditions to guarantee the MMG mining operations by militarism.</w:t>
      </w:r>
    </w:p>
    <w:p w14:paraId="6DD4D10D" w14:textId="321FF5E7" w:rsidR="00DD2C7A" w:rsidRPr="004140F1" w:rsidRDefault="00B11CF0" w:rsidP="00D510F7">
      <w:pPr>
        <w:pStyle w:val="Ttulo1"/>
        <w:rPr>
          <w:lang w:val="en-GB"/>
          <w:rPrChange w:id="464" w:author="51964" w:date="2024-09-11T23:34:00Z" w16du:dateUtc="2024-09-12T06:34:00Z">
            <w:rPr>
              <w:lang w:val="en-US"/>
            </w:rPr>
          </w:rPrChange>
        </w:rPr>
      </w:pPr>
      <w:r w:rsidRPr="004140F1">
        <w:rPr>
          <w:lang w:val="en-GB"/>
          <w:rPrChange w:id="465" w:author="51964" w:date="2024-09-11T23:34:00Z" w16du:dateUtc="2024-09-12T06:34:00Z">
            <w:rPr>
              <w:lang w:val="en-US"/>
            </w:rPr>
          </w:rPrChange>
        </w:rPr>
        <w:t xml:space="preserve">Historical boundaries for imperialist mining militarism at the breakdown meantime of Sino-American shared imperialism: The antimining indigenous-cholo movement struggles against the </w:t>
      </w:r>
      <w:proofErr w:type="spellStart"/>
      <w:r w:rsidRPr="004140F1">
        <w:rPr>
          <w:lang w:val="en-GB"/>
          <w:rPrChange w:id="466" w:author="51964" w:date="2024-09-11T23:34:00Z" w16du:dateUtc="2024-09-12T06:34:00Z">
            <w:rPr>
              <w:lang w:val="en-US"/>
            </w:rPr>
          </w:rPrChange>
        </w:rPr>
        <w:t>Atico</w:t>
      </w:r>
      <w:proofErr w:type="spellEnd"/>
      <w:r w:rsidRPr="004140F1">
        <w:rPr>
          <w:lang w:val="en-GB"/>
          <w:rPrChange w:id="467" w:author="51964" w:date="2024-09-11T23:34:00Z" w16du:dateUtc="2024-09-12T06:34:00Z">
            <w:rPr>
              <w:lang w:val="en-US"/>
            </w:rPr>
          </w:rPrChange>
        </w:rPr>
        <w:t xml:space="preserve"> Canadian Mining in Cotopaxi, Ecuador</w:t>
      </w:r>
    </w:p>
    <w:p w14:paraId="40391A44" w14:textId="16B5564A" w:rsidR="00B11CF0" w:rsidRPr="004140F1" w:rsidRDefault="00B11CF0" w:rsidP="00D510F7">
      <w:r w:rsidRPr="004140F1">
        <w:t>The constitution of the antimining national front of Ecuador (</w:t>
      </w:r>
      <w:proofErr w:type="spellStart"/>
      <w:r w:rsidRPr="004140F1">
        <w:t>Frente</w:t>
      </w:r>
      <w:proofErr w:type="spellEnd"/>
      <w:r w:rsidRPr="004140F1">
        <w:t xml:space="preserve"> Nacional </w:t>
      </w:r>
      <w:proofErr w:type="spellStart"/>
      <w:r w:rsidRPr="004140F1">
        <w:t>Antiminero</w:t>
      </w:r>
      <w:proofErr w:type="spellEnd"/>
      <w:r w:rsidRPr="004140F1">
        <w:t xml:space="preserve"> - FNA), </w:t>
      </w:r>
      <w:proofErr w:type="gramStart"/>
      <w:r w:rsidRPr="004140F1">
        <w:t>evidences</w:t>
      </w:r>
      <w:proofErr w:type="gramEnd"/>
      <w:r w:rsidRPr="004140F1">
        <w:t xml:space="preserve"> the outcome of the antimining contention scale shift process in its conjunction with the processes of polarization and identity formation.  The level of coordination of the antimining struggles is higher and advanced than twenty years ago, the performances of struggles </w:t>
      </w:r>
      <w:proofErr w:type="gramStart"/>
      <w:r w:rsidRPr="004140F1">
        <w:t>were emulated</w:t>
      </w:r>
      <w:proofErr w:type="gramEnd"/>
      <w:r w:rsidRPr="004140F1">
        <w:t xml:space="preserve"> and adapted with success. Recently, only a few months ago during </w:t>
      </w:r>
      <w:proofErr w:type="gramStart"/>
      <w:r w:rsidRPr="004140F1">
        <w:t>March,</w:t>
      </w:r>
      <w:proofErr w:type="gramEnd"/>
      <w:r w:rsidRPr="004140F1">
        <w:t xml:space="preserve"> 2024, the </w:t>
      </w:r>
      <w:proofErr w:type="spellStart"/>
      <w:r w:rsidRPr="004140F1">
        <w:t>Atico</w:t>
      </w:r>
      <w:proofErr w:type="spellEnd"/>
      <w:r w:rsidRPr="004140F1">
        <w:t xml:space="preserve"> Canadian Mining attempted to pass an illegal socioenvironmental consultation as legitimate to claim the exploration of the La Plata project surrounding the indigenous-cholo communities of Las Pampas, Palo Quemado, Galápagos, La Florida in </w:t>
      </w:r>
      <w:proofErr w:type="spellStart"/>
      <w:r w:rsidRPr="004140F1">
        <w:t>Sigchos</w:t>
      </w:r>
      <w:proofErr w:type="spellEnd"/>
      <w:r w:rsidRPr="004140F1">
        <w:t>, province of Cotopaxi. Peasant producers of the best \</w:t>
      </w:r>
      <w:proofErr w:type="spellStart"/>
      <w:r w:rsidRPr="004140F1">
        <w:t>textit</w:t>
      </w:r>
      <w:proofErr w:type="spellEnd"/>
      <w:r w:rsidRPr="004140F1">
        <w:t xml:space="preserve">{panela} of the world and </w:t>
      </w:r>
      <w:proofErr w:type="gramStart"/>
      <w:r w:rsidRPr="004140F1">
        <w:t>some of</w:t>
      </w:r>
      <w:proofErr w:type="gramEnd"/>
      <w:r w:rsidRPr="004140F1">
        <w:t xml:space="preserve"> the better </w:t>
      </w:r>
      <w:proofErr w:type="spellStart"/>
      <w:r w:rsidRPr="004140F1">
        <w:t>cattles</w:t>
      </w:r>
      <w:proofErr w:type="spellEnd"/>
      <w:r w:rsidRPr="004140F1">
        <w:t xml:space="preserve"> of Ecuador opposed firmly to the militarized celebration of an </w:t>
      </w:r>
      <w:proofErr w:type="spellStart"/>
      <w:r w:rsidRPr="004140F1">
        <w:t>ilegal</w:t>
      </w:r>
      <w:proofErr w:type="spellEnd"/>
      <w:r w:rsidRPr="004140F1">
        <w:t xml:space="preserve"> and </w:t>
      </w:r>
      <w:proofErr w:type="spellStart"/>
      <w:r w:rsidRPr="004140F1">
        <w:t>ilegitimate</w:t>
      </w:r>
      <w:proofErr w:type="spellEnd"/>
      <w:r w:rsidRPr="004140F1">
        <w:t xml:space="preserve"> socio-</w:t>
      </w:r>
      <w:proofErr w:type="spellStart"/>
      <w:r w:rsidRPr="004140F1">
        <w:t>environmetal</w:t>
      </w:r>
      <w:proofErr w:type="spellEnd"/>
      <w:r w:rsidRPr="004140F1">
        <w:t xml:space="preserve"> consultation. </w:t>
      </w:r>
    </w:p>
    <w:p w14:paraId="58BBD566" w14:textId="77777777" w:rsidR="00B11CF0" w:rsidRPr="004140F1" w:rsidRDefault="00B11CF0" w:rsidP="00D510F7">
      <w:r w:rsidRPr="004140F1">
        <w:t xml:space="preserve">In a context in which the debate of the law instrument for the national regulation of the Consultation and Free, Prior and Informed Consent (FPIC) as an international instrument adopted by the Constitution of Ecuador of 2008, in complete correspondence with </w:t>
      </w:r>
      <w:r w:rsidRPr="004140F1">
        <w:lastRenderedPageBreak/>
        <w:t xml:space="preserve">the recognition of the rights indigenous peoples and nationalities of </w:t>
      </w:r>
      <w:proofErr w:type="gramStart"/>
      <w:r w:rsidRPr="004140F1">
        <w:t>the Ecuador</w:t>
      </w:r>
      <w:proofErr w:type="gramEnd"/>
      <w:r w:rsidRPr="004140F1">
        <w:t xml:space="preserve">, as an historical reform. The indigenous movement most important confederation of Ecuador, the CONAIE, as a member organization of the National Antimining Front of Ecuador (FNA), participated in the celebration of a permanent mobilization assembly of the FNA at the national scale, where the mining projects are located, in strategic solidarity with the antimining struggle campaign developing during those days in </w:t>
      </w:r>
      <w:proofErr w:type="spellStart"/>
      <w:r w:rsidRPr="004140F1">
        <w:t>Sigchos</w:t>
      </w:r>
      <w:proofErr w:type="spellEnd"/>
      <w:r w:rsidRPr="004140F1">
        <w:t>, Cotopaxi, that left hundreds of peasants and activists injured, and Mesías Robayo Masapanta in coma after receiving a shot in the face.</w:t>
      </w:r>
    </w:p>
    <w:p w14:paraId="680E6D3E" w14:textId="77777777" w:rsidR="00B11CF0" w:rsidRPr="004140F1" w:rsidRDefault="00B11CF0" w:rsidP="00D510F7">
      <w:r w:rsidRPr="004140F1">
        <w:t>The social formation which is developing with the constitution of the antimining political identity of the indigenous-cholo peasantry in historical resistance is a relational product of the political economy dynamics of imperialism and the perpetual militarism of its colonial policy over our territories. By which its antisystemic definition was historically, materially built, and correctly interpreted for their own interest as a world antagonist class challenging the top-layer economic formations of the world-economy of shared imperialism. Which we identify as inter-"national" bank state capitalist trusts in contention, with respective differentiated trajectories of concentration and centralization, most clearly emphasized at the present time in the Sino-American gradual rupture by horizontal decentralization, and its consequences over the decline of the rate of surplus-vale due to a relocation of an expected amount of variable capital to other "national-economies".</w:t>
      </w:r>
    </w:p>
    <w:p w14:paraId="6E052EC2" w14:textId="77777777" w:rsidR="00B11CF0" w:rsidRPr="004140F1" w:rsidRDefault="00B11CF0" w:rsidP="00D510F7">
      <w:r w:rsidRPr="004140F1">
        <w:t xml:space="preserve">The use of shields to contest the bullets as an human act of life </w:t>
      </w:r>
      <w:proofErr w:type="spellStart"/>
      <w:r w:rsidRPr="004140F1">
        <w:t>defense</w:t>
      </w:r>
      <w:proofErr w:type="spellEnd"/>
      <w:r w:rsidRPr="004140F1">
        <w:t xml:space="preserve"> when unarmed masses of peasants, students, workers, are being shot by the army which is supposed to protect the life of the people but instead guarantee by militarism the reproduction of the finance capital </w:t>
      </w:r>
      <w:proofErr w:type="spellStart"/>
      <w:r w:rsidRPr="004140F1">
        <w:t>beared</w:t>
      </w:r>
      <w:proofErr w:type="spellEnd"/>
      <w:r w:rsidRPr="004140F1">
        <w:t xml:space="preserve"> by the top-layer of the international bank state capitalists. In which hands is accumulated the profit of mining capital production and circulation</w:t>
      </w:r>
      <w:proofErr w:type="gramStart"/>
      <w:r w:rsidRPr="004140F1">
        <w:t xml:space="preserve">.  </w:t>
      </w:r>
      <w:proofErr w:type="gramEnd"/>
      <w:r w:rsidRPr="004140F1">
        <w:t xml:space="preserve">The monopolist tendency and the fierce competition over the most important branch of industry in the world-economy of imperialism are the forces with which the process of horizontal capital decentralization of the Sino-American finance capital develops the new imperialist wars of re-partition to a higher point. </w:t>
      </w:r>
    </w:p>
    <w:p w14:paraId="28C243C5" w14:textId="77777777" w:rsidR="00B11CF0" w:rsidRPr="004140F1" w:rsidRDefault="00B11CF0" w:rsidP="00D510F7">
      <w:r w:rsidRPr="004140F1">
        <w:lastRenderedPageBreak/>
        <w:t xml:space="preserve">Under conditions of shared imperialism, the competition between China and U.S. inter-"national" bank state capitalists trusts are evidenced in the participation of transnational enterprises as </w:t>
      </w:r>
      <w:proofErr w:type="spellStart"/>
      <w:r w:rsidRPr="004140F1">
        <w:t>Atico</w:t>
      </w:r>
      <w:proofErr w:type="spellEnd"/>
      <w:r w:rsidRPr="004140F1">
        <w:t xml:space="preserve"> Canadian Mining, a result of vertical centralization by absorption of the </w:t>
      </w:r>
      <w:proofErr w:type="spellStart"/>
      <w:r w:rsidRPr="004140F1">
        <w:t>canadian</w:t>
      </w:r>
      <w:proofErr w:type="spellEnd"/>
      <w:r w:rsidRPr="004140F1">
        <w:t xml:space="preserve"> </w:t>
      </w:r>
      <w:proofErr w:type="spellStart"/>
      <w:r w:rsidRPr="004140F1">
        <w:t>Toachi</w:t>
      </w:r>
      <w:proofErr w:type="spellEnd"/>
      <w:r w:rsidRPr="004140F1">
        <w:t xml:space="preserve"> Mining Company, to attempt the exportation of gold and copper commodity-capital produced in Cotopaxi (Ecuador) to the </w:t>
      </w:r>
      <w:proofErr w:type="spellStart"/>
      <w:r w:rsidRPr="004140F1">
        <w:t>Quigdao</w:t>
      </w:r>
      <w:proofErr w:type="spellEnd"/>
      <w:r w:rsidRPr="004140F1">
        <w:t xml:space="preserve"> Port in China. The risk factors considered for March report of </w:t>
      </w:r>
      <w:proofErr w:type="spellStart"/>
      <w:r w:rsidRPr="004140F1">
        <w:t>Atico</w:t>
      </w:r>
      <w:proofErr w:type="spellEnd"/>
      <w:r w:rsidRPr="004140F1">
        <w:t xml:space="preserve"> Canadian Mining expressed: "[t]he Company is exposed to many risks in conducting its business, including but not limited to metal price risk as the Company derive  its revenue from the sale of copper, gold, and silver; credit risk in the normal course of business; currency risk as the Company reports its financial statements in US dollars whereas the Company operates in jurisdictions that conducts its business in other currencies” (SGS Canada 2019). </w:t>
      </w:r>
    </w:p>
    <w:p w14:paraId="607CB4CF" w14:textId="1B731390" w:rsidR="00B11CF0" w:rsidRPr="004140F1" w:rsidRDefault="00B11CF0" w:rsidP="00D510F7">
      <w:r w:rsidRPr="004140F1">
        <w:t xml:space="preserve">Recognizing indeed, the profits are being severely affected by the currency depreciation of the U.S. dollar, as the mining commodity-capital will be in surplus-value form produced with advanced capital in the currency of U.S. dollar, as the operations </w:t>
      </w:r>
      <w:proofErr w:type="gramStart"/>
      <w:r w:rsidRPr="004140F1">
        <w:t>are located in</w:t>
      </w:r>
      <w:proofErr w:type="gramEnd"/>
      <w:r w:rsidRPr="004140F1">
        <w:t xml:space="preserve"> Ecuador.  Furthermore, the credit risk augmented as the finance capital circulating in the operations of the </w:t>
      </w:r>
      <w:proofErr w:type="spellStart"/>
      <w:r w:rsidRPr="004140F1">
        <w:t>Atico</w:t>
      </w:r>
      <w:proofErr w:type="spellEnd"/>
      <w:r w:rsidRPr="004140F1">
        <w:t xml:space="preserve"> Canadian Mining in Ecuador should be </w:t>
      </w:r>
      <w:proofErr w:type="spellStart"/>
      <w:r w:rsidRPr="004140F1">
        <w:t>beared</w:t>
      </w:r>
      <w:proofErr w:type="spellEnd"/>
      <w:r w:rsidRPr="004140F1">
        <w:t xml:space="preserve"> by the China bank state capitalist trust for accumulation of their deficit in gold-money-capital compared to the U.S. total gold-capital reserves monetized expression in the hegemonic U.S. dollar currency (Figure 3).</w:t>
      </w:r>
    </w:p>
    <w:p w14:paraId="0F060167" w14:textId="69A91551" w:rsidR="00454E74" w:rsidRPr="004140F1" w:rsidRDefault="00B11CF0" w:rsidP="00D510F7">
      <w:r w:rsidRPr="004140F1">
        <w:t xml:space="preserve">Finally, but not last, the gold and copper price are gradually stopping to grow, due to the incremental tension between Beijing and Washington, due to the Palestine-Israel war, the gradual positioning of Russia over Ukraine, the U.K. drop in supporting military Israel genocide over Palestine civilian, the Iran effective military step-in the Palestine-Israel war, the increasing tension in Taiwan and the shameful electoral politics of the most advanced democracy of the world, support the concerns of </w:t>
      </w:r>
      <w:proofErr w:type="spellStart"/>
      <w:r w:rsidRPr="004140F1">
        <w:t>Atico</w:t>
      </w:r>
      <w:proofErr w:type="spellEnd"/>
      <w:r w:rsidRPr="004140F1">
        <w:t xml:space="preserve"> Canadian Mining. </w:t>
      </w:r>
      <w:proofErr w:type="spellStart"/>
      <w:r w:rsidRPr="004140F1">
        <w:t>Its</w:t>
      </w:r>
      <w:proofErr w:type="spellEnd"/>
      <w:r w:rsidRPr="004140F1">
        <w:t xml:space="preserve"> not an isolated sight or movement, is happening </w:t>
      </w:r>
      <w:proofErr w:type="gramStart"/>
      <w:r w:rsidRPr="004140F1">
        <w:t>at the same time that</w:t>
      </w:r>
      <w:proofErr w:type="gramEnd"/>
      <w:r w:rsidRPr="004140F1">
        <w:t xml:space="preserve"> the horizontal decentralization of the Sino-American finance capital is impacting the profit-seeking decisions of the layers of economic formations above as NVIDIA or Tesla.</w:t>
      </w:r>
    </w:p>
    <w:p w14:paraId="20E9A6A0" w14:textId="26730021" w:rsidR="00B11CF0" w:rsidRPr="004140F1" w:rsidRDefault="00B11CF0" w:rsidP="00D510F7">
      <w:pPr>
        <w:pStyle w:val="Ttulo1"/>
        <w:rPr>
          <w:lang w:val="en-GB"/>
          <w:rPrChange w:id="468" w:author="51964" w:date="2024-09-11T23:34:00Z" w16du:dateUtc="2024-09-12T06:34:00Z">
            <w:rPr/>
          </w:rPrChange>
        </w:rPr>
      </w:pPr>
      <w:r w:rsidRPr="004140F1">
        <w:rPr>
          <w:lang w:val="en-GB"/>
          <w:rPrChange w:id="469" w:author="51964" w:date="2024-09-11T23:34:00Z" w16du:dateUtc="2024-09-12T06:34:00Z">
            <w:rPr/>
          </w:rPrChange>
        </w:rPr>
        <w:t>Conclusions</w:t>
      </w:r>
    </w:p>
    <w:p w14:paraId="23578407" w14:textId="3FAEA8D8" w:rsidR="00B11CF0" w:rsidRPr="004140F1" w:rsidRDefault="00B11CF0" w:rsidP="00D510F7">
      <w:pPr>
        <w:rPr>
          <w:lang w:eastAsia="es-PE"/>
        </w:rPr>
      </w:pPr>
      <w:r w:rsidRPr="004140F1">
        <w:rPr>
          <w:lang w:eastAsia="es-PE"/>
        </w:rPr>
        <w:lastRenderedPageBreak/>
        <w:t>The article shows that antimining struggles have an antisystemic effect on the mining circuit of extended capital accumulation, and effectively challenge imperialist domination in Peru. By blocking the expansion of mining’s territorial frontier and obstructing the production and circulation of mining commodities, mining struggles challenge the mining bourgeoisie and the circulation of its productive capital.</w:t>
      </w:r>
    </w:p>
    <w:p w14:paraId="3D6A7C27" w14:textId="2A903CDD" w:rsidR="00B11CF0" w:rsidRPr="004140F1" w:rsidRDefault="00B11CF0" w:rsidP="00D510F7">
      <w:pPr>
        <w:rPr>
          <w:lang w:eastAsia="es-PE"/>
        </w:rPr>
      </w:pPr>
      <w:r w:rsidRPr="004140F1">
        <w:rPr>
          <w:lang w:eastAsia="es-PE"/>
        </w:rPr>
        <w:t xml:space="preserve">The development of the political identity which started to take form during the first years of the 2000s in the firsts antimining campaigns of struggle executed by the effective mobilization of the peasantry organizations in Cajamarca (Peru) under the strategy of the constitution of a unique front for the </w:t>
      </w:r>
      <w:proofErr w:type="spellStart"/>
      <w:r w:rsidRPr="004140F1">
        <w:rPr>
          <w:lang w:eastAsia="es-PE"/>
        </w:rPr>
        <w:t>defense</w:t>
      </w:r>
      <w:proofErr w:type="spellEnd"/>
      <w:r w:rsidRPr="004140F1">
        <w:rPr>
          <w:lang w:eastAsia="es-PE"/>
        </w:rPr>
        <w:t xml:space="preserve"> of the water and land against mining dispossession and destruction, by the diffusion of an environmental frame open to its appropriation by the indigenous-cholo peasantry organizations as Las </w:t>
      </w:r>
      <w:proofErr w:type="spellStart"/>
      <w:r w:rsidRPr="004140F1">
        <w:rPr>
          <w:lang w:eastAsia="es-PE"/>
        </w:rPr>
        <w:t>Rondas</w:t>
      </w:r>
      <w:proofErr w:type="spellEnd"/>
      <w:r w:rsidRPr="004140F1">
        <w:rPr>
          <w:lang w:eastAsia="es-PE"/>
        </w:rPr>
        <w:t xml:space="preserve"> </w:t>
      </w:r>
      <w:proofErr w:type="spellStart"/>
      <w:r w:rsidRPr="004140F1">
        <w:rPr>
          <w:lang w:eastAsia="es-PE"/>
        </w:rPr>
        <w:t>Campesinas</w:t>
      </w:r>
      <w:proofErr w:type="spellEnd"/>
      <w:r w:rsidRPr="004140F1">
        <w:rPr>
          <w:lang w:eastAsia="es-PE"/>
        </w:rPr>
        <w:t>, socialist leaderships as the socialist vanguard which radicalized the antimining front during 2010 and 2012, left unions as the SUTEP, subnational parties and electoral politicians as the MAS of Cajamarca and the former subnational governor Gregorio Santos.</w:t>
      </w:r>
    </w:p>
    <w:p w14:paraId="3929AFD9" w14:textId="77777777" w:rsidR="00B11CF0" w:rsidRPr="004140F1" w:rsidRDefault="00B11CF0" w:rsidP="00D510F7">
      <w:pPr>
        <w:rPr>
          <w:lang w:eastAsia="es-PE"/>
        </w:rPr>
      </w:pPr>
      <w:r w:rsidRPr="004140F1">
        <w:rPr>
          <w:lang w:eastAsia="es-PE"/>
        </w:rPr>
        <w:t xml:space="preserve">The effectiveness of obstructive mining performances in Peru was revealed at least since 2004, with the success of the mining </w:t>
      </w:r>
      <w:proofErr w:type="gramStart"/>
      <w:r w:rsidRPr="004140F1">
        <w:rPr>
          <w:lang w:eastAsia="es-PE"/>
        </w:rPr>
        <w:t>protests against</w:t>
      </w:r>
      <w:proofErr w:type="gramEnd"/>
      <w:r w:rsidRPr="004140F1">
        <w:rPr>
          <w:lang w:eastAsia="es-PE"/>
        </w:rPr>
        <w:t xml:space="preserve"> Minera </w:t>
      </w:r>
      <w:proofErr w:type="spellStart"/>
      <w:r w:rsidRPr="004140F1">
        <w:rPr>
          <w:lang w:eastAsia="es-PE"/>
        </w:rPr>
        <w:t>Yanacocha</w:t>
      </w:r>
      <w:proofErr w:type="spellEnd"/>
      <w:r w:rsidRPr="004140F1">
        <w:rPr>
          <w:lang w:eastAsia="es-PE"/>
        </w:rPr>
        <w:t xml:space="preserve">-Newmont and the withdrawal of government authorization to explore the </w:t>
      </w:r>
      <w:proofErr w:type="spellStart"/>
      <w:r w:rsidRPr="004140F1">
        <w:rPr>
          <w:lang w:eastAsia="es-PE"/>
        </w:rPr>
        <w:t>Quilish</w:t>
      </w:r>
      <w:proofErr w:type="spellEnd"/>
      <w:r w:rsidRPr="004140F1">
        <w:rPr>
          <w:lang w:eastAsia="es-PE"/>
        </w:rPr>
        <w:t xml:space="preserve"> mountain in Cajamarca. The increasingly radical nature of the contentious performances by the peasants of </w:t>
      </w:r>
      <w:proofErr w:type="spellStart"/>
      <w:r w:rsidRPr="004140F1">
        <w:rPr>
          <w:lang w:eastAsia="es-PE"/>
        </w:rPr>
        <w:t>Huambocancha</w:t>
      </w:r>
      <w:proofErr w:type="spellEnd"/>
      <w:r w:rsidRPr="004140F1">
        <w:rPr>
          <w:lang w:eastAsia="es-PE"/>
        </w:rPr>
        <w:t xml:space="preserve"> Alta and </w:t>
      </w:r>
      <w:proofErr w:type="spellStart"/>
      <w:r w:rsidRPr="004140F1">
        <w:rPr>
          <w:lang w:eastAsia="es-PE"/>
        </w:rPr>
        <w:t>Huambocancha</w:t>
      </w:r>
      <w:proofErr w:type="spellEnd"/>
      <w:r w:rsidRPr="004140F1">
        <w:rPr>
          <w:lang w:eastAsia="es-PE"/>
        </w:rPr>
        <w:t xml:space="preserve"> Baja achieved an uninterrupted blockade of the access route to Minera </w:t>
      </w:r>
      <w:proofErr w:type="spellStart"/>
      <w:r w:rsidRPr="004140F1">
        <w:rPr>
          <w:lang w:eastAsia="es-PE"/>
        </w:rPr>
        <w:t>Yanacocha</w:t>
      </w:r>
      <w:proofErr w:type="spellEnd"/>
      <w:r w:rsidRPr="004140F1">
        <w:rPr>
          <w:lang w:eastAsia="es-PE"/>
        </w:rPr>
        <w:t xml:space="preserve">-Newmont gold </w:t>
      </w:r>
      <w:proofErr w:type="gramStart"/>
      <w:r w:rsidRPr="004140F1">
        <w:rPr>
          <w:lang w:eastAsia="es-PE"/>
        </w:rPr>
        <w:t>mine, and</w:t>
      </w:r>
      <w:proofErr w:type="gramEnd"/>
      <w:r w:rsidRPr="004140F1">
        <w:rPr>
          <w:lang w:eastAsia="es-PE"/>
        </w:rPr>
        <w:t xml:space="preserve"> stalled the police forces sent to unblock it. </w:t>
      </w:r>
      <w:proofErr w:type="gramStart"/>
      <w:r w:rsidRPr="004140F1">
        <w:rPr>
          <w:lang w:eastAsia="es-PE"/>
        </w:rPr>
        <w:t>Although  it</w:t>
      </w:r>
      <w:proofErr w:type="gramEnd"/>
      <w:r w:rsidRPr="004140F1">
        <w:rPr>
          <w:lang w:eastAsia="es-PE"/>
        </w:rPr>
        <w:t xml:space="preserve"> wasn’t the first time that highway was blocked during episodes of mining contention in Cajamarca, it is worth saying that such the blockade leads to the gradual stoppage of the mine’s gold mining activities, significantly affecting its production and profits (Mejía 2021:97).</w:t>
      </w:r>
    </w:p>
    <w:p w14:paraId="6C64091B" w14:textId="20F936F4" w:rsidR="00B11CF0" w:rsidRPr="004140F1" w:rsidRDefault="00B11CF0" w:rsidP="00D510F7">
      <w:pPr>
        <w:rPr>
          <w:lang w:eastAsia="es-PE"/>
        </w:rPr>
      </w:pPr>
      <w:r w:rsidRPr="004140F1">
        <w:rPr>
          <w:lang w:eastAsia="es-PE"/>
        </w:rPr>
        <w:t xml:space="preserve">Ross (2003:54, 62) points out that minerals are a type of natural resource whose transport is </w:t>
      </w:r>
      <w:proofErr w:type="gramStart"/>
      <w:r w:rsidR="00840747" w:rsidRPr="004140F1">
        <w:rPr>
          <w:lang w:eastAsia="es-PE"/>
        </w:rPr>
        <w:t>relatively easy</w:t>
      </w:r>
      <w:proofErr w:type="gramEnd"/>
      <w:r w:rsidRPr="004140F1">
        <w:rPr>
          <w:lang w:eastAsia="es-PE"/>
        </w:rPr>
        <w:t xml:space="preserve"> to obstruct, which has implications for the duration and intensity of extractive conflicts. The blockade implied not only the impossibility of access and exit to the mine’s facilities, but also the expensive use of helicopters for the supply of fuel, equipment, </w:t>
      </w:r>
      <w:proofErr w:type="spellStart"/>
      <w:proofErr w:type="gramStart"/>
      <w:r w:rsidRPr="004140F1">
        <w:rPr>
          <w:lang w:eastAsia="es-PE"/>
        </w:rPr>
        <w:t>labor</w:t>
      </w:r>
      <w:proofErr w:type="spellEnd"/>
      <w:proofErr w:type="gramEnd"/>
      <w:r w:rsidRPr="004140F1">
        <w:rPr>
          <w:lang w:eastAsia="es-PE"/>
        </w:rPr>
        <w:t xml:space="preserve"> and other supplies (Pérez Mundaca </w:t>
      </w:r>
      <w:r w:rsidRPr="004140F1">
        <w:rPr>
          <w:lang w:eastAsia="es-PE"/>
        </w:rPr>
        <w:lastRenderedPageBreak/>
        <w:t>2012:70-71). Thus, the obstructive performances blocking the Cajamarca-</w:t>
      </w:r>
      <w:proofErr w:type="spellStart"/>
      <w:r w:rsidRPr="004140F1">
        <w:rPr>
          <w:lang w:eastAsia="es-PE"/>
        </w:rPr>
        <w:t>Bambamarca</w:t>
      </w:r>
      <w:proofErr w:type="spellEnd"/>
      <w:r w:rsidRPr="004140F1">
        <w:rPr>
          <w:lang w:eastAsia="es-PE"/>
        </w:rPr>
        <w:t xml:space="preserve"> highway ended up drowning Minera </w:t>
      </w:r>
      <w:proofErr w:type="spellStart"/>
      <w:r w:rsidRPr="004140F1">
        <w:rPr>
          <w:lang w:eastAsia="es-PE"/>
        </w:rPr>
        <w:t>Yanacocha</w:t>
      </w:r>
      <w:proofErr w:type="spellEnd"/>
      <w:r w:rsidRPr="004140F1">
        <w:rPr>
          <w:lang w:eastAsia="es-PE"/>
        </w:rPr>
        <w:t xml:space="preserve">-Newmont, proving to be an effective performance of struggle for </w:t>
      </w:r>
      <w:proofErr w:type="gramStart"/>
      <w:r w:rsidRPr="004140F1">
        <w:rPr>
          <w:lang w:eastAsia="es-PE"/>
        </w:rPr>
        <w:t>almost the</w:t>
      </w:r>
      <w:proofErr w:type="gramEnd"/>
      <w:r w:rsidRPr="004140F1">
        <w:rPr>
          <w:lang w:eastAsia="es-PE"/>
        </w:rPr>
        <w:t xml:space="preserve"> entire duration of the mining campaign for the </w:t>
      </w:r>
      <w:proofErr w:type="spellStart"/>
      <w:r w:rsidRPr="004140F1">
        <w:rPr>
          <w:lang w:eastAsia="es-PE"/>
        </w:rPr>
        <w:t>defense</w:t>
      </w:r>
      <w:proofErr w:type="spellEnd"/>
      <w:r w:rsidRPr="004140F1">
        <w:rPr>
          <w:lang w:eastAsia="es-PE"/>
        </w:rPr>
        <w:t xml:space="preserve"> of </w:t>
      </w:r>
      <w:proofErr w:type="spellStart"/>
      <w:r w:rsidRPr="004140F1">
        <w:rPr>
          <w:lang w:eastAsia="es-PE"/>
        </w:rPr>
        <w:t>Quilish</w:t>
      </w:r>
      <w:proofErr w:type="spellEnd"/>
      <w:r w:rsidRPr="004140F1">
        <w:rPr>
          <w:lang w:eastAsia="es-PE"/>
        </w:rPr>
        <w:t xml:space="preserve"> mountain (Mejía 2021:98-99).</w:t>
      </w:r>
    </w:p>
    <w:p w14:paraId="235C3BAB" w14:textId="77777777" w:rsidR="00B11CF0" w:rsidRPr="004140F1" w:rsidRDefault="00B11CF0" w:rsidP="00D510F7">
      <w:pPr>
        <w:rPr>
          <w:lang w:eastAsia="es-PE"/>
        </w:rPr>
      </w:pPr>
      <w:r w:rsidRPr="004140F1">
        <w:rPr>
          <w:lang w:eastAsia="es-PE"/>
        </w:rPr>
        <w:t xml:space="preserve">Innovative obstructive performances shared in Apurímac and Cajamarca highlight how imperialist mining </w:t>
      </w:r>
      <w:proofErr w:type="gramStart"/>
      <w:r w:rsidRPr="004140F1">
        <w:rPr>
          <w:lang w:eastAsia="es-PE"/>
        </w:rPr>
        <w:t>operates</w:t>
      </w:r>
      <w:proofErr w:type="gramEnd"/>
      <w:r w:rsidRPr="004140F1">
        <w:rPr>
          <w:lang w:eastAsia="es-PE"/>
        </w:rPr>
        <w:t xml:space="preserve"> in Los Andes. The companies of the international mining bourgeoisies need to </w:t>
      </w:r>
      <w:proofErr w:type="gramStart"/>
      <w:r w:rsidRPr="004140F1">
        <w:rPr>
          <w:lang w:eastAsia="es-PE"/>
        </w:rPr>
        <w:t>establish</w:t>
      </w:r>
      <w:proofErr w:type="gramEnd"/>
      <w:r w:rsidRPr="004140F1">
        <w:rPr>
          <w:lang w:eastAsia="es-PE"/>
        </w:rPr>
        <w:t xml:space="preserve"> the flow of the extracted mineral either to a smelting plant -such as the Southern Peru Copper Corporation has in Moquegua-, or directly to the port of </w:t>
      </w:r>
      <w:proofErr w:type="spellStart"/>
      <w:r w:rsidRPr="004140F1">
        <w:rPr>
          <w:lang w:eastAsia="es-PE"/>
        </w:rPr>
        <w:t>Matarani</w:t>
      </w:r>
      <w:proofErr w:type="spellEnd"/>
      <w:r w:rsidRPr="004140F1">
        <w:rPr>
          <w:lang w:eastAsia="es-PE"/>
        </w:rPr>
        <w:t xml:space="preserve"> in Arequipa. As suggested by Ye et al. (2020:7), mining multinational corporations claim the monopolized control of the territory and its resources, but also of the entry and exit points from which mineral commodities </w:t>
      </w:r>
      <w:proofErr w:type="gramStart"/>
      <w:r w:rsidRPr="004140F1">
        <w:rPr>
          <w:lang w:eastAsia="es-PE"/>
        </w:rPr>
        <w:t>are transported</w:t>
      </w:r>
      <w:proofErr w:type="gramEnd"/>
      <w:r w:rsidRPr="004140F1">
        <w:rPr>
          <w:lang w:eastAsia="es-PE"/>
        </w:rPr>
        <w:t xml:space="preserve"> to a port for exportation, finally traded for export, where it completes its conversion into money-capital. In this sense, mining and mining struggles in Los Andes effectively block the expansion of the extractive mining frontier and obstruct the circuit of the imperialist </w:t>
      </w:r>
      <w:proofErr w:type="gramStart"/>
      <w:r w:rsidRPr="004140F1">
        <w:rPr>
          <w:lang w:eastAsia="es-PE"/>
        </w:rPr>
        <w:t>bourgeoisies</w:t>
      </w:r>
      <w:proofErr w:type="gramEnd"/>
      <w:r w:rsidRPr="004140F1">
        <w:rPr>
          <w:lang w:eastAsia="es-PE"/>
        </w:rPr>
        <w:t xml:space="preserve"> finance capital invested in mining. The indigenous peasantry is </w:t>
      </w:r>
      <w:proofErr w:type="gramStart"/>
      <w:r w:rsidRPr="004140F1">
        <w:rPr>
          <w:lang w:eastAsia="es-PE"/>
        </w:rPr>
        <w:t>actually at</w:t>
      </w:r>
      <w:proofErr w:type="gramEnd"/>
      <w:r w:rsidRPr="004140F1">
        <w:rPr>
          <w:lang w:eastAsia="es-PE"/>
        </w:rPr>
        <w:t xml:space="preserve"> the forefront of antisystemic movements challenging the reproduction of global capitalism to defend their water, their lands, and their “collective self” from imperialist mining.</w:t>
      </w:r>
    </w:p>
    <w:p w14:paraId="57B9074E" w14:textId="2BFECE72" w:rsidR="00B11CF0" w:rsidRPr="004140F1" w:rsidRDefault="00B11CF0" w:rsidP="00D510F7">
      <w:pPr>
        <w:pStyle w:val="Ttulo2"/>
        <w:rPr>
          <w:lang w:val="en-GB"/>
          <w:rPrChange w:id="470" w:author="51964" w:date="2024-09-11T23:34:00Z" w16du:dateUtc="2024-09-12T06:34:00Z">
            <w:rPr/>
          </w:rPrChange>
        </w:rPr>
      </w:pPr>
      <w:r w:rsidRPr="004140F1">
        <w:rPr>
          <w:lang w:val="en-GB"/>
          <w:rPrChange w:id="471" w:author="51964" w:date="2024-09-11T23:34:00Z" w16du:dateUtc="2024-09-12T06:34:00Z">
            <w:rPr/>
          </w:rPrChange>
        </w:rPr>
        <w:t xml:space="preserve">The indigenous-cholo peasantry struggles against imperialist mining as an antisystemic </w:t>
      </w:r>
      <w:proofErr w:type="gramStart"/>
      <w:r w:rsidRPr="004140F1">
        <w:rPr>
          <w:lang w:val="en-GB"/>
          <w:rPrChange w:id="472" w:author="51964" w:date="2024-09-11T23:34:00Z" w16du:dateUtc="2024-09-12T06:34:00Z">
            <w:rPr/>
          </w:rPrChange>
        </w:rPr>
        <w:t>movement</w:t>
      </w:r>
      <w:proofErr w:type="gramEnd"/>
    </w:p>
    <w:p w14:paraId="705A2342" w14:textId="77777777" w:rsidR="00B11CF0" w:rsidRPr="004140F1" w:rsidRDefault="00B11CF0" w:rsidP="00D510F7">
      <w:pPr>
        <w:rPr>
          <w:lang w:eastAsia="es-PE"/>
        </w:rPr>
      </w:pPr>
      <w:r w:rsidRPr="004140F1">
        <w:rPr>
          <w:lang w:eastAsia="es-PE"/>
        </w:rPr>
        <w:t xml:space="preserve">The antisystemic historical resistance in Los Andes is indigenous-cholo in its broad base, structurally placed in subordination by the negative dialectics of race, which created the international division of </w:t>
      </w:r>
      <w:proofErr w:type="spellStart"/>
      <w:r w:rsidRPr="004140F1">
        <w:rPr>
          <w:lang w:eastAsia="es-PE"/>
        </w:rPr>
        <w:t>labor</w:t>
      </w:r>
      <w:proofErr w:type="spellEnd"/>
      <w:r w:rsidRPr="004140F1">
        <w:rPr>
          <w:lang w:eastAsia="es-PE"/>
        </w:rPr>
        <w:t xml:space="preserve"> by the material expansion of the competitive semi-colonial policy for mining exploitation, trade, and hoarding of merchant capitals in its attempted transition toward the formation of the oligarchic banking bourgeoisies which held the modern world-system under four successive Western inner-transitions since the XVI century.</w:t>
      </w:r>
    </w:p>
    <w:p w14:paraId="377A29CD" w14:textId="77777777" w:rsidR="00B11CF0" w:rsidRPr="004140F1" w:rsidRDefault="00B11CF0" w:rsidP="00D510F7">
      <w:pPr>
        <w:rPr>
          <w:lang w:eastAsia="es-PE"/>
        </w:rPr>
      </w:pPr>
      <w:r w:rsidRPr="004140F1">
        <w:rPr>
          <w:lang w:eastAsia="es-PE"/>
        </w:rPr>
        <w:t xml:space="preserve">Antimining struggles in Los Andes antagonize these reproduction processes and mechanisms vital for the modern world-system, and the imperialist world-economy. If Andean mining struggles </w:t>
      </w:r>
      <w:r w:rsidRPr="004140F1">
        <w:rPr>
          <w:lang w:eastAsia="es-PE"/>
        </w:rPr>
        <w:lastRenderedPageBreak/>
        <w:t xml:space="preserve">decreases the imperialist mining bourgeoisies' rate of profit, </w:t>
      </w:r>
      <w:proofErr w:type="gramStart"/>
      <w:r w:rsidRPr="004140F1">
        <w:rPr>
          <w:lang w:eastAsia="es-PE"/>
        </w:rPr>
        <w:t>it's</w:t>
      </w:r>
      <w:proofErr w:type="gramEnd"/>
      <w:r w:rsidRPr="004140F1">
        <w:rPr>
          <w:lang w:eastAsia="es-PE"/>
        </w:rPr>
        <w:t xml:space="preserve"> antisystemic effects should have differentiated consequences on the multilevel polity contention among the top-layer of the imperialist bourgeoisies ruling the U.S. and the top-layer of the imperialist bourgeoisie ruling China for the expansion of its circuit of capital accumulation. At the current breakdown of the modern world-system shared imperialism of Sino-American international bank state </w:t>
      </w:r>
      <w:proofErr w:type="gramStart"/>
      <w:r w:rsidRPr="004140F1">
        <w:rPr>
          <w:lang w:eastAsia="es-PE"/>
        </w:rPr>
        <w:t>capitalists</w:t>
      </w:r>
      <w:proofErr w:type="gramEnd"/>
      <w:r w:rsidRPr="004140F1">
        <w:rPr>
          <w:lang w:eastAsia="es-PE"/>
        </w:rPr>
        <w:t xml:space="preserve"> trusts, due to its capital horizontal centralization initiated during the '70s and held until the 2019, when began its horizontal decentralization. The horizontal decentralization process </w:t>
      </w:r>
      <w:proofErr w:type="gramStart"/>
      <w:r w:rsidRPr="004140F1">
        <w:rPr>
          <w:lang w:eastAsia="es-PE"/>
        </w:rPr>
        <w:t>is expressed</w:t>
      </w:r>
      <w:proofErr w:type="gramEnd"/>
      <w:r w:rsidRPr="004140F1">
        <w:rPr>
          <w:lang w:eastAsia="es-PE"/>
        </w:rPr>
        <w:t xml:space="preserve"> in the protectionist policies adopted by both imperialists bourgeoisies due to an increasing digression of their rate of profit (</w:t>
      </w:r>
      <w:proofErr w:type="spellStart"/>
      <w:r w:rsidRPr="004140F1">
        <w:rPr>
          <w:lang w:eastAsia="es-PE"/>
        </w:rPr>
        <w:t>Figura</w:t>
      </w:r>
      <w:proofErr w:type="spellEnd"/>
      <w:r w:rsidRPr="004140F1">
        <w:rPr>
          <w:lang w:eastAsia="es-PE"/>
        </w:rPr>
        <w:t xml:space="preserve"> 2 y </w:t>
      </w:r>
      <w:proofErr w:type="spellStart"/>
      <w:r w:rsidRPr="004140F1">
        <w:rPr>
          <w:lang w:eastAsia="es-PE"/>
        </w:rPr>
        <w:t>Figura</w:t>
      </w:r>
      <w:proofErr w:type="spellEnd"/>
      <w:r w:rsidRPr="004140F1">
        <w:rPr>
          <w:lang w:eastAsia="es-PE"/>
        </w:rPr>
        <w:t xml:space="preserve"> 3). During the breakdown of shared imperialism conditions, differentiated accumulation regimes ruling their capital concentration and centralization dynamics are sensible to the disruption of the circuit of capital reproduction in the strategic industries over which the higher rate of profit </w:t>
      </w:r>
      <w:proofErr w:type="gramStart"/>
      <w:r w:rsidRPr="004140F1">
        <w:rPr>
          <w:lang w:eastAsia="es-PE"/>
        </w:rPr>
        <w:t>are</w:t>
      </w:r>
      <w:proofErr w:type="gramEnd"/>
      <w:r w:rsidRPr="004140F1">
        <w:rPr>
          <w:lang w:eastAsia="es-PE"/>
        </w:rPr>
        <w:t xml:space="preserve"> made. Mining and particular, gold mining in Los Andes are core, strategic, metabolic, processes of capital production and circulation, Are structural processes of the world-economy of imperialism, the core of the circuit of the capital reproduction of the international bank state capitalists trusts, as are their finance capital and its imperialist bourgeoisies (including its domestic managers, the bureaucratic bourgeoisies) the ones operating the mines, and the militarism with which they realize its exploitation.</w:t>
      </w:r>
    </w:p>
    <w:p w14:paraId="472FB097" w14:textId="77777777" w:rsidR="00B11CF0" w:rsidRPr="004140F1" w:rsidRDefault="00B11CF0" w:rsidP="00D510F7">
      <w:pPr>
        <w:rPr>
          <w:lang w:eastAsia="es-PE"/>
        </w:rPr>
      </w:pPr>
      <w:r w:rsidRPr="004140F1">
        <w:rPr>
          <w:lang w:eastAsia="es-PE"/>
        </w:rPr>
        <w:t xml:space="preserve">Indeed, the differentiated reproduction outcomes depend on the natural and cultural conditions, expressed in the organic composition of capital at each instance of the whole circuit of capital reproduction. The differentiation mechanism </w:t>
      </w:r>
      <w:proofErr w:type="gramStart"/>
      <w:r w:rsidRPr="004140F1">
        <w:rPr>
          <w:lang w:eastAsia="es-PE"/>
        </w:rPr>
        <w:t>operating</w:t>
      </w:r>
      <w:proofErr w:type="gramEnd"/>
      <w:r w:rsidRPr="004140F1">
        <w:rPr>
          <w:lang w:eastAsia="es-PE"/>
        </w:rPr>
        <w:t xml:space="preserve"> at the level of the rate of profit depends on the transformation of surplus-value into profit at a concrete time of circulation, and expected proportions of variable and constant capital consumption, given by the natural, cultural, and -as I argue here- by the historical conditions. Manifested in the Andean indigenous-cholo antimining struggles, as historical challengers formed with the constitution of the modern world-system and the foundational and metabolic --gold-mining--reproduction processes of the capitalist world-economy.</w:t>
      </w:r>
    </w:p>
    <w:p w14:paraId="22B3756B" w14:textId="77777777" w:rsidR="00B11CF0" w:rsidRPr="004140F1" w:rsidRDefault="00B11CF0" w:rsidP="00D510F7">
      <w:pPr>
        <w:rPr>
          <w:lang w:eastAsia="es-PE"/>
        </w:rPr>
      </w:pPr>
      <w:r w:rsidRPr="004140F1">
        <w:rPr>
          <w:lang w:eastAsia="es-PE"/>
        </w:rPr>
        <w:t xml:space="preserve">The antimining peasants’ struggles in Los Andes of South America effectively obstruct the conversion of the money invested as mining </w:t>
      </w:r>
      <w:r w:rsidRPr="004140F1">
        <w:rPr>
          <w:lang w:eastAsia="es-PE"/>
        </w:rPr>
        <w:lastRenderedPageBreak/>
        <w:t>productive capital by different imperialist bourgeoisies in competition for the extension of its reproduction circuit scale. Employing its militarized policy over the territories cursed by the abundance of mineral commodities under different forms of militarism, as military and paramilitary interventions in Latin America, or as new imperialist wars as initially expressed in Ukraine and Palestine (or sooner Taiwan) ongoing multilevel polity conflicts.</w:t>
      </w:r>
    </w:p>
    <w:p w14:paraId="59AC5074" w14:textId="77777777" w:rsidR="00B11CF0" w:rsidRPr="004140F1" w:rsidRDefault="00B11CF0" w:rsidP="00D510F7">
      <w:pPr>
        <w:rPr>
          <w:lang w:eastAsia="es-PE"/>
        </w:rPr>
      </w:pPr>
    </w:p>
    <w:p w14:paraId="42975007" w14:textId="77777777" w:rsidR="00B11CF0" w:rsidRPr="004140F1" w:rsidRDefault="00B11CF0" w:rsidP="00D510F7">
      <w:pPr>
        <w:rPr>
          <w:lang w:eastAsia="es-PE"/>
        </w:rPr>
      </w:pPr>
      <w:r w:rsidRPr="004140F1">
        <w:rPr>
          <w:lang w:eastAsia="es-PE"/>
        </w:rPr>
        <w:t xml:space="preserve">The processes of production and circulation of mining imperialist productive capital had been challenged by proletarian mining workers' struggles in China at the coal and lead mines of </w:t>
      </w:r>
      <w:proofErr w:type="spellStart"/>
      <w:r w:rsidRPr="004140F1">
        <w:rPr>
          <w:lang w:eastAsia="es-PE"/>
        </w:rPr>
        <w:t>Anyuan</w:t>
      </w:r>
      <w:proofErr w:type="spellEnd"/>
      <w:r w:rsidRPr="004140F1">
        <w:rPr>
          <w:lang w:eastAsia="es-PE"/>
        </w:rPr>
        <w:t xml:space="preserve">, </w:t>
      </w:r>
      <w:proofErr w:type="spellStart"/>
      <w:r w:rsidRPr="004140F1">
        <w:rPr>
          <w:lang w:eastAsia="es-PE"/>
        </w:rPr>
        <w:t>Pinghsiang</w:t>
      </w:r>
      <w:proofErr w:type="spellEnd"/>
      <w:r w:rsidRPr="004140F1">
        <w:rPr>
          <w:lang w:eastAsia="es-PE"/>
        </w:rPr>
        <w:t xml:space="preserve"> County (Kiangsi Province) and </w:t>
      </w:r>
      <w:proofErr w:type="spellStart"/>
      <w:r w:rsidRPr="004140F1">
        <w:rPr>
          <w:lang w:eastAsia="es-PE"/>
        </w:rPr>
        <w:t>Shuikoushan</w:t>
      </w:r>
      <w:proofErr w:type="spellEnd"/>
      <w:r w:rsidRPr="004140F1">
        <w:rPr>
          <w:lang w:eastAsia="es-PE"/>
        </w:rPr>
        <w:t xml:space="preserve">, Changning (Hunan Province) between 1921 and 1927; as well as in Peru in episodes of mining contention identified as the massacres of Malpaso (1930), </w:t>
      </w:r>
      <w:proofErr w:type="spellStart"/>
      <w:r w:rsidRPr="004140F1">
        <w:rPr>
          <w:lang w:eastAsia="es-PE"/>
        </w:rPr>
        <w:t>Toquepala</w:t>
      </w:r>
      <w:proofErr w:type="spellEnd"/>
      <w:r w:rsidRPr="004140F1">
        <w:rPr>
          <w:lang w:eastAsia="es-PE"/>
        </w:rPr>
        <w:t xml:space="preserve"> (1966), and </w:t>
      </w:r>
      <w:proofErr w:type="spellStart"/>
      <w:r w:rsidRPr="004140F1">
        <w:rPr>
          <w:lang w:eastAsia="es-PE"/>
        </w:rPr>
        <w:t>Cobriza</w:t>
      </w:r>
      <w:proofErr w:type="spellEnd"/>
      <w:r w:rsidRPr="004140F1">
        <w:rPr>
          <w:lang w:eastAsia="es-PE"/>
        </w:rPr>
        <w:t xml:space="preserve"> (1971). Nevertheless, the cooperation between the peasants' movement and the proletarian mining workers in China developed in the Autumn Harvest Uprising of 1927. On </w:t>
      </w:r>
      <w:proofErr w:type="spellStart"/>
      <w:r w:rsidRPr="004140F1">
        <w:rPr>
          <w:lang w:eastAsia="es-PE"/>
        </w:rPr>
        <w:t>Octorber</w:t>
      </w:r>
      <w:proofErr w:type="spellEnd"/>
      <w:r w:rsidRPr="004140F1">
        <w:rPr>
          <w:lang w:eastAsia="es-PE"/>
        </w:rPr>
        <w:t xml:space="preserve"> of 1928, Mao </w:t>
      </w:r>
      <w:proofErr w:type="spellStart"/>
      <w:r w:rsidRPr="004140F1">
        <w:rPr>
          <w:lang w:eastAsia="es-PE"/>
        </w:rPr>
        <w:t>Tse</w:t>
      </w:r>
      <w:proofErr w:type="spellEnd"/>
      <w:r w:rsidRPr="004140F1">
        <w:rPr>
          <w:lang w:eastAsia="es-PE"/>
        </w:rPr>
        <w:t xml:space="preserve">-Tung led </w:t>
      </w:r>
      <w:proofErr w:type="gramStart"/>
      <w:r w:rsidRPr="004140F1">
        <w:rPr>
          <w:lang w:eastAsia="es-PE"/>
        </w:rPr>
        <w:t>this forces</w:t>
      </w:r>
      <w:proofErr w:type="gramEnd"/>
      <w:r w:rsidRPr="004140F1">
        <w:rPr>
          <w:lang w:eastAsia="es-PE"/>
        </w:rPr>
        <w:t xml:space="preserve"> to the </w:t>
      </w:r>
      <w:proofErr w:type="spellStart"/>
      <w:r w:rsidRPr="004140F1">
        <w:rPr>
          <w:lang w:eastAsia="es-PE"/>
        </w:rPr>
        <w:t>Chingkang</w:t>
      </w:r>
      <w:proofErr w:type="spellEnd"/>
      <w:r w:rsidRPr="004140F1">
        <w:rPr>
          <w:lang w:eastAsia="es-PE"/>
        </w:rPr>
        <w:t xml:space="preserve"> Mountains, and the further armed struggle against Japanese and U.S. imperialism and shared imperialism (Mao, [1928]1967:63-69, 81-103).</w:t>
      </w:r>
    </w:p>
    <w:p w14:paraId="41E5E6DF" w14:textId="77777777" w:rsidR="00B11CF0" w:rsidRPr="004140F1" w:rsidRDefault="00B11CF0" w:rsidP="00D510F7">
      <w:pPr>
        <w:rPr>
          <w:lang w:eastAsia="es-PE"/>
        </w:rPr>
      </w:pPr>
      <w:r w:rsidRPr="004140F1">
        <w:rPr>
          <w:lang w:eastAsia="es-PE"/>
        </w:rPr>
        <w:t>In contrast, the extension of the peasants-workers revolutionary coalition is a matter of polemic between historians of the peasants' movement and mining worker's struggles in Peru. The development of the peasantry as a class for itself sparked at the final decades of the XX century, the indigenous uprising in Ecuador of 1990 and the Chiapas liberation by the EZLN in 1994, which preceded the resistance against the expansion of the mining extractive frontier accelerated since the first years of the XXI century.</w:t>
      </w:r>
    </w:p>
    <w:p w14:paraId="4838C18B" w14:textId="3ECFC263" w:rsidR="00840747" w:rsidRPr="004140F1" w:rsidRDefault="00B11CF0" w:rsidP="00D510F7">
      <w:pPr>
        <w:rPr>
          <w:lang w:eastAsia="es-PE"/>
        </w:rPr>
      </w:pPr>
      <w:r w:rsidRPr="004140F1">
        <w:rPr>
          <w:lang w:eastAsia="es-PE"/>
        </w:rPr>
        <w:t xml:space="preserve">Antimining struggles are historically rooted in the historical problem of land dispossession and indigenous socialism within the Andean peasantry. Economic claims are grounded in the survival of the </w:t>
      </w:r>
      <w:proofErr w:type="spellStart"/>
      <w:r w:rsidRPr="004140F1">
        <w:rPr>
          <w:lang w:eastAsia="es-PE"/>
        </w:rPr>
        <w:t>quechua</w:t>
      </w:r>
      <w:proofErr w:type="spellEnd"/>
      <w:r w:rsidRPr="004140F1">
        <w:rPr>
          <w:lang w:eastAsia="es-PE"/>
        </w:rPr>
        <w:t xml:space="preserve">, </w:t>
      </w:r>
      <w:proofErr w:type="spellStart"/>
      <w:r w:rsidRPr="004140F1">
        <w:rPr>
          <w:lang w:eastAsia="es-PE"/>
        </w:rPr>
        <w:t>kichwa</w:t>
      </w:r>
      <w:proofErr w:type="spellEnd"/>
      <w:r w:rsidRPr="004140F1">
        <w:rPr>
          <w:lang w:eastAsia="es-PE"/>
        </w:rPr>
        <w:t xml:space="preserve">, </w:t>
      </w:r>
      <w:proofErr w:type="spellStart"/>
      <w:r w:rsidRPr="004140F1">
        <w:rPr>
          <w:lang w:eastAsia="es-PE"/>
        </w:rPr>
        <w:t>aymara</w:t>
      </w:r>
      <w:proofErr w:type="spellEnd"/>
      <w:r w:rsidRPr="004140F1">
        <w:rPr>
          <w:lang w:eastAsia="es-PE"/>
        </w:rPr>
        <w:t xml:space="preserve">, </w:t>
      </w:r>
      <w:proofErr w:type="spellStart"/>
      <w:r w:rsidRPr="004140F1">
        <w:rPr>
          <w:lang w:eastAsia="es-PE"/>
        </w:rPr>
        <w:t>wankas</w:t>
      </w:r>
      <w:proofErr w:type="spellEnd"/>
      <w:r w:rsidRPr="004140F1">
        <w:rPr>
          <w:lang w:eastAsia="es-PE"/>
        </w:rPr>
        <w:t xml:space="preserve">, </w:t>
      </w:r>
      <w:proofErr w:type="spellStart"/>
      <w:r w:rsidRPr="004140F1">
        <w:rPr>
          <w:lang w:eastAsia="es-PE"/>
        </w:rPr>
        <w:t>caranquis</w:t>
      </w:r>
      <w:proofErr w:type="spellEnd"/>
      <w:r w:rsidRPr="004140F1">
        <w:rPr>
          <w:lang w:eastAsia="es-PE"/>
        </w:rPr>
        <w:t xml:space="preserve">, </w:t>
      </w:r>
      <w:proofErr w:type="spellStart"/>
      <w:r w:rsidRPr="004140F1">
        <w:rPr>
          <w:lang w:eastAsia="es-PE"/>
        </w:rPr>
        <w:t>cañaris</w:t>
      </w:r>
      <w:proofErr w:type="spellEnd"/>
      <w:r w:rsidRPr="004140F1">
        <w:rPr>
          <w:lang w:eastAsia="es-PE"/>
        </w:rPr>
        <w:t xml:space="preserve">, </w:t>
      </w:r>
      <w:proofErr w:type="spellStart"/>
      <w:r w:rsidRPr="004140F1">
        <w:rPr>
          <w:lang w:eastAsia="es-PE"/>
        </w:rPr>
        <w:t>otavalos</w:t>
      </w:r>
      <w:proofErr w:type="spellEnd"/>
      <w:r w:rsidRPr="004140F1">
        <w:rPr>
          <w:lang w:eastAsia="es-PE"/>
        </w:rPr>
        <w:t xml:space="preserve">, </w:t>
      </w:r>
      <w:proofErr w:type="spellStart"/>
      <w:r w:rsidRPr="004140F1">
        <w:rPr>
          <w:lang w:eastAsia="es-PE"/>
        </w:rPr>
        <w:t>pastos</w:t>
      </w:r>
      <w:proofErr w:type="spellEnd"/>
      <w:r w:rsidRPr="004140F1">
        <w:rPr>
          <w:lang w:eastAsia="es-PE"/>
        </w:rPr>
        <w:t xml:space="preserve"> in the highlands, </w:t>
      </w:r>
      <w:proofErr w:type="spellStart"/>
      <w:r w:rsidRPr="004140F1">
        <w:rPr>
          <w:lang w:eastAsia="es-PE"/>
        </w:rPr>
        <w:t>moches</w:t>
      </w:r>
      <w:proofErr w:type="spellEnd"/>
      <w:r w:rsidRPr="004140F1">
        <w:rPr>
          <w:lang w:eastAsia="es-PE"/>
        </w:rPr>
        <w:t xml:space="preserve">, </w:t>
      </w:r>
      <w:proofErr w:type="spellStart"/>
      <w:r w:rsidRPr="004140F1">
        <w:rPr>
          <w:lang w:eastAsia="es-PE"/>
        </w:rPr>
        <w:t>valdivias</w:t>
      </w:r>
      <w:proofErr w:type="spellEnd"/>
      <w:r w:rsidRPr="004140F1">
        <w:rPr>
          <w:lang w:eastAsia="es-PE"/>
        </w:rPr>
        <w:t xml:space="preserve">, </w:t>
      </w:r>
      <w:proofErr w:type="spellStart"/>
      <w:r w:rsidRPr="004140F1">
        <w:rPr>
          <w:lang w:eastAsia="es-PE"/>
        </w:rPr>
        <w:t>huancavilcas</w:t>
      </w:r>
      <w:proofErr w:type="spellEnd"/>
      <w:r w:rsidRPr="004140F1">
        <w:rPr>
          <w:lang w:eastAsia="es-PE"/>
        </w:rPr>
        <w:t xml:space="preserve">, afros in the coastal valleys, </w:t>
      </w:r>
      <w:proofErr w:type="spellStart"/>
      <w:r w:rsidRPr="004140F1">
        <w:rPr>
          <w:lang w:eastAsia="es-PE"/>
        </w:rPr>
        <w:t>mapuches</w:t>
      </w:r>
      <w:proofErr w:type="spellEnd"/>
      <w:r w:rsidRPr="004140F1">
        <w:rPr>
          <w:lang w:eastAsia="es-PE"/>
        </w:rPr>
        <w:t xml:space="preserve"> in the southern forests, and </w:t>
      </w:r>
      <w:proofErr w:type="spellStart"/>
      <w:r w:rsidRPr="004140F1">
        <w:rPr>
          <w:lang w:eastAsia="es-PE"/>
        </w:rPr>
        <w:t>awajún</w:t>
      </w:r>
      <w:proofErr w:type="spellEnd"/>
      <w:r w:rsidRPr="004140F1">
        <w:rPr>
          <w:lang w:eastAsia="es-PE"/>
        </w:rPr>
        <w:t xml:space="preserve">, </w:t>
      </w:r>
      <w:proofErr w:type="spellStart"/>
      <w:r w:rsidRPr="004140F1">
        <w:rPr>
          <w:lang w:eastAsia="es-PE"/>
        </w:rPr>
        <w:t>waoranis</w:t>
      </w:r>
      <w:proofErr w:type="spellEnd"/>
      <w:r w:rsidRPr="004140F1">
        <w:rPr>
          <w:lang w:eastAsia="es-PE"/>
        </w:rPr>
        <w:t xml:space="preserve">, </w:t>
      </w:r>
      <w:proofErr w:type="spellStart"/>
      <w:r w:rsidRPr="004140F1">
        <w:rPr>
          <w:lang w:eastAsia="es-PE"/>
        </w:rPr>
        <w:t>cofanes</w:t>
      </w:r>
      <w:proofErr w:type="spellEnd"/>
      <w:r w:rsidRPr="004140F1">
        <w:rPr>
          <w:lang w:eastAsia="es-PE"/>
        </w:rPr>
        <w:t xml:space="preserve">, </w:t>
      </w:r>
      <w:proofErr w:type="spellStart"/>
      <w:r w:rsidRPr="004140F1">
        <w:rPr>
          <w:lang w:eastAsia="es-PE"/>
        </w:rPr>
        <w:t>secoyas</w:t>
      </w:r>
      <w:proofErr w:type="spellEnd"/>
      <w:r w:rsidRPr="004140F1">
        <w:rPr>
          <w:lang w:eastAsia="es-PE"/>
        </w:rPr>
        <w:t xml:space="preserve">, </w:t>
      </w:r>
      <w:proofErr w:type="spellStart"/>
      <w:r w:rsidRPr="004140F1">
        <w:rPr>
          <w:lang w:eastAsia="es-PE"/>
        </w:rPr>
        <w:t>shuaras</w:t>
      </w:r>
      <w:proofErr w:type="spellEnd"/>
      <w:r w:rsidRPr="004140F1">
        <w:rPr>
          <w:lang w:eastAsia="es-PE"/>
        </w:rPr>
        <w:t xml:space="preserve">, </w:t>
      </w:r>
      <w:proofErr w:type="spellStart"/>
      <w:r w:rsidRPr="004140F1">
        <w:rPr>
          <w:lang w:eastAsia="es-PE"/>
        </w:rPr>
        <w:t>achuras</w:t>
      </w:r>
      <w:proofErr w:type="spellEnd"/>
      <w:r w:rsidRPr="004140F1">
        <w:rPr>
          <w:lang w:eastAsia="es-PE"/>
        </w:rPr>
        <w:t xml:space="preserve">, </w:t>
      </w:r>
      <w:proofErr w:type="spellStart"/>
      <w:r w:rsidRPr="004140F1">
        <w:rPr>
          <w:lang w:eastAsia="es-PE"/>
        </w:rPr>
        <w:t>zaparas</w:t>
      </w:r>
      <w:proofErr w:type="spellEnd"/>
      <w:r w:rsidRPr="004140F1">
        <w:rPr>
          <w:lang w:eastAsia="es-PE"/>
        </w:rPr>
        <w:t xml:space="preserve">, among others in the Amazonian, the </w:t>
      </w:r>
      <w:proofErr w:type="spellStart"/>
      <w:r w:rsidRPr="004140F1">
        <w:rPr>
          <w:lang w:eastAsia="es-PE"/>
        </w:rPr>
        <w:t>ankebain</w:t>
      </w:r>
      <w:proofErr w:type="spellEnd"/>
      <w:r w:rsidRPr="004140F1">
        <w:rPr>
          <w:lang w:eastAsia="es-PE"/>
        </w:rPr>
        <w:t xml:space="preserve"> of </w:t>
      </w:r>
      <w:proofErr w:type="spellStart"/>
      <w:r w:rsidRPr="004140F1">
        <w:rPr>
          <w:lang w:eastAsia="es-PE"/>
        </w:rPr>
        <w:t>Mamansoya</w:t>
      </w:r>
      <w:proofErr w:type="spellEnd"/>
      <w:r w:rsidRPr="004140F1">
        <w:rPr>
          <w:lang w:eastAsia="es-PE"/>
        </w:rPr>
        <w:t xml:space="preserve"> (and the other inhabitants of other seven worlds connected with this (Ortiz </w:t>
      </w:r>
      <w:proofErr w:type="spellStart"/>
      <w:r w:rsidRPr="004140F1">
        <w:rPr>
          <w:lang w:eastAsia="es-PE"/>
        </w:rPr>
        <w:lastRenderedPageBreak/>
        <w:t>Rescaniere</w:t>
      </w:r>
      <w:proofErr w:type="spellEnd"/>
      <w:r w:rsidRPr="004140F1">
        <w:rPr>
          <w:lang w:eastAsia="es-PE"/>
        </w:rPr>
        <w:t xml:space="preserve">, 1975)), survived to the colonization genocide of the original accumulation process in Los Andes. </w:t>
      </w:r>
      <w:r w:rsidR="00840747" w:rsidRPr="004140F1">
        <w:rPr>
          <w:lang w:eastAsia="es-PE"/>
        </w:rPr>
        <w:t>Culturally, materially</w:t>
      </w:r>
      <w:r w:rsidRPr="004140F1">
        <w:rPr>
          <w:lang w:eastAsia="es-PE"/>
        </w:rPr>
        <w:t>, historically, the resistance of the "indigenous" peoples of Los Andes, reproduced and developed the intrinsic relation between the "indigenous" and the "land".</w:t>
      </w:r>
      <w:r w:rsidR="00840747" w:rsidRPr="004140F1">
        <w:rPr>
          <w:rStyle w:val="Refdenotaalpie"/>
          <w:rFonts w:ascii="Times New Roman" w:hAnsi="Times New Roman"/>
          <w:lang w:eastAsia="es-PE"/>
        </w:rPr>
        <w:footnoteReference w:id="13"/>
      </w:r>
    </w:p>
    <w:p w14:paraId="0E1FCBF9" w14:textId="3FE3C947" w:rsidR="00B11CF0" w:rsidRPr="004140F1" w:rsidRDefault="00B11CF0" w:rsidP="00D510F7">
      <w:pPr>
        <w:rPr>
          <w:lang w:eastAsia="es-PE"/>
        </w:rPr>
      </w:pPr>
      <w:r w:rsidRPr="004140F1">
        <w:rPr>
          <w:lang w:eastAsia="es-PE"/>
        </w:rPr>
        <w:lastRenderedPageBreak/>
        <w:t xml:space="preserve"> </w:t>
      </w:r>
    </w:p>
    <w:p w14:paraId="6D751E90" w14:textId="7EE37DD2" w:rsidR="00B11CF0" w:rsidRPr="004140F1" w:rsidRDefault="00B11CF0" w:rsidP="00D510F7">
      <w:pPr>
        <w:rPr>
          <w:lang w:eastAsia="es-PE"/>
        </w:rPr>
      </w:pPr>
      <w:r w:rsidRPr="004140F1">
        <w:rPr>
          <w:lang w:eastAsia="es-PE"/>
        </w:rPr>
        <w:t>The dispossession and destruction of vital values for the social reproduction of the indigenous-cholo peasantry and the rural proletariat as the social formations entangled with the land and water, by the expansion of the mining extractive frontier is irreconcilable with the existence not only of the peasantry but for the reproduction of the proletariat surrounding the imperialist mining enclave.</w:t>
      </w:r>
      <w:r w:rsidR="00840747" w:rsidRPr="004140F1">
        <w:rPr>
          <w:rStyle w:val="Refdenotaalpie"/>
          <w:rFonts w:ascii="Times New Roman" w:hAnsi="Times New Roman"/>
          <w:lang w:eastAsia="es-PE"/>
        </w:rPr>
        <w:footnoteReference w:id="14"/>
      </w:r>
      <w:r w:rsidRPr="004140F1">
        <w:rPr>
          <w:lang w:eastAsia="es-PE"/>
        </w:rPr>
        <w:t xml:space="preserve"> The territories cursed by the mining industry are object of total biodiversity extermination due to the destruction of the conditions for life in general, and not only the cultural or natural conditions for the reproduction of peasant economies.</w:t>
      </w:r>
    </w:p>
    <w:p w14:paraId="7D4B02E8" w14:textId="73CBEB53" w:rsidR="0035386B" w:rsidRPr="004140F1" w:rsidRDefault="00B11CF0" w:rsidP="00D510F7">
      <w:pPr>
        <w:rPr>
          <w:lang w:eastAsia="es-PE"/>
        </w:rPr>
      </w:pPr>
      <w:r w:rsidRPr="004140F1">
        <w:rPr>
          <w:lang w:eastAsia="es-PE"/>
        </w:rPr>
        <w:t>Although past mining contention waves of antisystemic resistance occurred during transitional stages of the capitalist modern world-system development -i.e. as the mining proletariat struggles developed in Peru and Great Britain during the first quarter of the 1900s-, the current restructuring attempt of the modern capitalist world-economy not only depend on a completed transition in the afterward of U.S. hegemony breakdown. Since the liberalization of the gold price (Figure 1) in 1971, the extension of the mining extractive frontier particularly of gold production motivated by the demand of monetary gold holdings for national reserve’s banks, raised exponentially since 2001.</w:t>
      </w:r>
    </w:p>
    <w:p w14:paraId="4D953E0E" w14:textId="138F8B5C" w:rsidR="00B11CF0" w:rsidRPr="004140F1" w:rsidRDefault="00B11CF0" w:rsidP="00D510F7">
      <w:pPr>
        <w:rPr>
          <w:lang w:eastAsia="es-PE"/>
        </w:rPr>
      </w:pPr>
      <w:r w:rsidRPr="004140F1">
        <w:rPr>
          <w:lang w:eastAsia="es-PE"/>
        </w:rPr>
        <w:t xml:space="preserve">The tendency to accumulate monetary gold in national reserves that was strongly monopolistic under U.S. hegemony until the beginning of the new millennia, when it began to be followed not only by the European central banks of Germany, </w:t>
      </w:r>
      <w:proofErr w:type="gramStart"/>
      <w:r w:rsidRPr="004140F1">
        <w:rPr>
          <w:lang w:eastAsia="es-PE"/>
        </w:rPr>
        <w:t>France</w:t>
      </w:r>
      <w:proofErr w:type="gramEnd"/>
      <w:r w:rsidRPr="004140F1">
        <w:rPr>
          <w:lang w:eastAsia="es-PE"/>
        </w:rPr>
        <w:t xml:space="preserve"> and Italy, but also by Russia, India, </w:t>
      </w:r>
      <w:proofErr w:type="spellStart"/>
      <w:r w:rsidRPr="004140F1">
        <w:rPr>
          <w:lang w:eastAsia="es-PE"/>
        </w:rPr>
        <w:t>Japon</w:t>
      </w:r>
      <w:proofErr w:type="spellEnd"/>
      <w:r w:rsidRPr="004140F1">
        <w:rPr>
          <w:lang w:eastAsia="es-PE"/>
        </w:rPr>
        <w:t>, and specifically China.</w:t>
      </w:r>
      <w:r w:rsidR="0035386B" w:rsidRPr="004140F1">
        <w:rPr>
          <w:lang w:eastAsia="es-PE"/>
        </w:rPr>
        <w:t xml:space="preserve"> </w:t>
      </w:r>
      <w:r w:rsidRPr="004140F1">
        <w:rPr>
          <w:lang w:eastAsia="es-PE"/>
        </w:rPr>
        <w:t xml:space="preserve">The last mentioned bank state capitalist trust increased its acquisition of gold for its national reserves, as its superiority in monetary holdings compared to the U.S. (Figure 2) required a balance in proportion to its </w:t>
      </w:r>
      <w:r w:rsidRPr="004140F1">
        <w:rPr>
          <w:lang w:eastAsia="es-PE"/>
        </w:rPr>
        <w:lastRenderedPageBreak/>
        <w:t>monetary-gold holdings (Figure 3) to overcome the U.S. dollar as hegemonic currency, and intensified its capital production by gold mining in national contexts under which the situation of Sino-American shared imperialism remains, as in Latin America.</w:t>
      </w:r>
    </w:p>
    <w:p w14:paraId="5197BDEB" w14:textId="6C727942" w:rsidR="00B11CF0" w:rsidRPr="004140F1" w:rsidRDefault="00B11CF0" w:rsidP="00D510F7">
      <w:pPr>
        <w:rPr>
          <w:lang w:eastAsia="es-PE"/>
        </w:rPr>
      </w:pPr>
      <w:r w:rsidRPr="004140F1">
        <w:rPr>
          <w:lang w:eastAsia="es-PE"/>
        </w:rPr>
        <w:t>The total reserves of China in 2021 (3,43 trillion US dollars) are 4.79 times the volume of total reserves of the U.S. for the same year (716,15 billion US dollars) (Fig.1). However, the U.S. total gold reserves for the same last year 2021 was of 475,95 billion, and China’s total gold reserves only ascend to 114,01 billion (0,114 trillion) (Figure 2).</w:t>
      </w:r>
      <w:r w:rsidR="0035386B" w:rsidRPr="004140F1">
        <w:rPr>
          <w:lang w:eastAsia="es-PE"/>
        </w:rPr>
        <w:t xml:space="preserve"> </w:t>
      </w:r>
      <w:r w:rsidRPr="004140F1">
        <w:rPr>
          <w:lang w:eastAsia="es-PE"/>
        </w:rPr>
        <w:t>A long twentieth century of imperialism over gold mining countries holds a current U.S. high advantage in monetary gold holdings, which implies a non-</w:t>
      </w:r>
      <w:proofErr w:type="gramStart"/>
      <w:r w:rsidRPr="004140F1">
        <w:rPr>
          <w:lang w:eastAsia="es-PE"/>
        </w:rPr>
        <w:t>actually completed</w:t>
      </w:r>
      <w:proofErr w:type="gramEnd"/>
      <w:r w:rsidRPr="004140F1">
        <w:rPr>
          <w:lang w:eastAsia="es-PE"/>
        </w:rPr>
        <w:t xml:space="preserve"> transition to China as a new hegemonic state of global capitalism. mining and mining struggles against U.S. gold mining and China copper mining in Peru </w:t>
      </w:r>
      <w:proofErr w:type="gramStart"/>
      <w:r w:rsidRPr="004140F1">
        <w:rPr>
          <w:lang w:eastAsia="es-PE"/>
        </w:rPr>
        <w:t>evidenced</w:t>
      </w:r>
      <w:proofErr w:type="gramEnd"/>
      <w:r w:rsidRPr="004140F1">
        <w:rPr>
          <w:lang w:eastAsia="es-PE"/>
        </w:rPr>
        <w:t xml:space="preserve"> a complex dynamic of imperialist mining from which approaches of U.S. hegemonic crisis and the initiation of a fifth systemic cycle of accumulation with “Chinese characteristics” can be problematized beyond.</w:t>
      </w:r>
    </w:p>
    <w:p w14:paraId="3936215A" w14:textId="77777777" w:rsidR="00B11CF0" w:rsidRPr="004140F1" w:rsidRDefault="00B11CF0" w:rsidP="00D510F7">
      <w:pPr>
        <w:rPr>
          <w:lang w:eastAsia="es-PE"/>
        </w:rPr>
      </w:pPr>
      <w:r w:rsidRPr="004140F1">
        <w:rPr>
          <w:lang w:eastAsia="es-PE"/>
        </w:rPr>
        <w:t xml:space="preserve">In the current critical juncture of capitalism's systemic chaos (Arrighi and Silver 1999), antimining struggles in Los Andes and Latin America take an anti-imperialistic and antisystemic role. To </w:t>
      </w:r>
      <w:proofErr w:type="gramStart"/>
      <w:r w:rsidRPr="004140F1">
        <w:rPr>
          <w:lang w:eastAsia="es-PE"/>
        </w:rPr>
        <w:t>initiate</w:t>
      </w:r>
      <w:proofErr w:type="gramEnd"/>
      <w:r w:rsidRPr="004140F1">
        <w:rPr>
          <w:lang w:eastAsia="es-PE"/>
        </w:rPr>
        <w:t xml:space="preserve"> a fifth systemic cycle of accumulation, the top-layer of capitalists syndicated in the international bank capitalist state trusts requires investing the enormous magnitude of money-capital already accumulated in the branches of industry where larger profits can be obtained. Until new industries or future technological innovations could offer higher super-profit, their productive capital will be </w:t>
      </w:r>
      <w:proofErr w:type="gramStart"/>
      <w:r w:rsidRPr="004140F1">
        <w:rPr>
          <w:lang w:eastAsia="es-PE"/>
        </w:rPr>
        <w:t>allocated</w:t>
      </w:r>
      <w:proofErr w:type="gramEnd"/>
      <w:r w:rsidRPr="004140F1">
        <w:rPr>
          <w:lang w:eastAsia="es-PE"/>
        </w:rPr>
        <w:t xml:space="preserve"> intensively in the branches of industry they already know can provide the highest rate of profit, as mining and gold mining in particular. A new material expansion phase is a necessary condition for another cycle of financial expansion (Arrighi, 1994), but at this time the extended accumulation circuit mechanism could be reaching its natural, </w:t>
      </w:r>
      <w:proofErr w:type="gramStart"/>
      <w:r w:rsidRPr="004140F1">
        <w:rPr>
          <w:lang w:eastAsia="es-PE"/>
        </w:rPr>
        <w:t>cultural</w:t>
      </w:r>
      <w:proofErr w:type="gramEnd"/>
      <w:r w:rsidRPr="004140F1">
        <w:rPr>
          <w:lang w:eastAsia="es-PE"/>
        </w:rPr>
        <w:t xml:space="preserve"> and historical limits. Not only climate change but also historical change constrains and obstructs capitalism reconstitution at the present.</w:t>
      </w:r>
    </w:p>
    <w:p w14:paraId="5B7C15A6" w14:textId="77777777" w:rsidR="00B11CF0" w:rsidRPr="004140F1" w:rsidRDefault="00B11CF0" w:rsidP="00D510F7">
      <w:pPr>
        <w:rPr>
          <w:lang w:eastAsia="es-PE"/>
        </w:rPr>
      </w:pPr>
      <w:r w:rsidRPr="004140F1">
        <w:rPr>
          <w:lang w:eastAsia="es-PE"/>
        </w:rPr>
        <w:t xml:space="preserve">Until the beginning of the Twenty First century, the rising tide of environmental struggles </w:t>
      </w:r>
      <w:proofErr w:type="gramStart"/>
      <w:r w:rsidRPr="004140F1">
        <w:rPr>
          <w:lang w:eastAsia="es-PE"/>
        </w:rPr>
        <w:t>carried out</w:t>
      </w:r>
      <w:proofErr w:type="gramEnd"/>
      <w:r w:rsidRPr="004140F1">
        <w:rPr>
          <w:lang w:eastAsia="es-PE"/>
        </w:rPr>
        <w:t xml:space="preserve"> by peasant mobilization against the imperialists mining bourgeoisies, takes particular relevance to </w:t>
      </w:r>
      <w:r w:rsidRPr="004140F1">
        <w:rPr>
          <w:lang w:eastAsia="es-PE"/>
        </w:rPr>
        <w:lastRenderedPageBreak/>
        <w:t>the development of class struggle historical process, as the militarized dimension of capital accumulation is exhibited by the militarist policy executed against the indigenous-cholo antimining struggles in Los Andes. Antimining struggles require dedicated study and analysis of their effects on the political economy of imperialism, and as a priority field of contention for class struggle development in the Andean region considering the centrality of the mining circuit of capital reproduction during a period of shared imperialism breakout, ecological and productive systemic chaos. Indeed, antimining struggles develop as limits to capital accumulation and imperialist domination in Los Andes. As O'Connor (1984) tried to remind to other radical thinkers in the middle of the 80's, Marxist theorists “left few clues regarding possible 'external barriers' to capitalist accumulation in the form of either 'limits to growth' determined by the availability of natural resources or [...] limits to accumulation determined by cultural-ideological conditions of economic and social reproduction” (O´Connor 1984:6).</w:t>
      </w:r>
    </w:p>
    <w:p w14:paraId="2B2A6009" w14:textId="5599E937" w:rsidR="00B11CF0" w:rsidRPr="004140F1" w:rsidRDefault="00B11CF0" w:rsidP="00D510F7">
      <w:pPr>
        <w:rPr>
          <w:lang w:eastAsia="es-PE"/>
        </w:rPr>
      </w:pPr>
      <w:r w:rsidRPr="004140F1">
        <w:rPr>
          <w:lang w:eastAsia="es-PE"/>
        </w:rPr>
        <w:t xml:space="preserve">Antisystemic environmental socialist struggles, as he would also state, are a central field of contention "to combat the attempt by capital and the state to ideologically construct and politically use the current crisis to restructure economic, political, and social life with the sole purpose of renewed capitalist accumulation, including a new 'long wave' of ideological innovation” (O'Connor 1984:23). Nevertheless, the material challenge that environmental socialist struggles display over militarized accumulation, as in antimining struggles in Los Andes, is showing a much further development not only restricted to the ideological struggles mentioned by James O'Connor. But bravely contesting effectively in absolute asymmetry of arms, the most powerful economic formations of the world-economy of imperialism executing its militarism. And in that manner constituting the "collective self" identity of the indigenous-cholo historical antisystemic resistance, in absolute antagonism with the reproduction of the international bank capitalist state trusts as the bearers of the finance capital circulating in the production and circulation of mining-commodity-capital, and most precious gold-money-commodity-capital. The readers will judge if we contribute to answer to the question: How do the antimining struggles have antisystemic effects over the capital reproduction of imperialist bourgeoisies? Opening a multi-dimensional and multilevel polity </w:t>
      </w:r>
      <w:r w:rsidRPr="004140F1">
        <w:rPr>
          <w:lang w:eastAsia="es-PE"/>
        </w:rPr>
        <w:lastRenderedPageBreak/>
        <w:t>scale approach to the study of the antisystemic effects executed by the indigenous-cholo antimining struggles in Los Andes, as antisystemic challenges of historical resistance</w:t>
      </w:r>
      <w:r w:rsidR="00840747" w:rsidRPr="004140F1">
        <w:rPr>
          <w:lang w:eastAsia="es-PE"/>
        </w:rPr>
        <w:t>.</w:t>
      </w:r>
    </w:p>
    <w:p w14:paraId="15489141" w14:textId="77777777" w:rsidR="00E24764" w:rsidRPr="004140F1" w:rsidRDefault="00E24764" w:rsidP="00D510F7">
      <w:pPr>
        <w:rPr>
          <w:lang w:eastAsia="es-PE"/>
        </w:rPr>
      </w:pPr>
    </w:p>
    <w:p w14:paraId="3E4F122D" w14:textId="77777777" w:rsidR="00E24764" w:rsidRPr="004140F1" w:rsidRDefault="00E24764" w:rsidP="00D510F7">
      <w:pPr>
        <w:rPr>
          <w:lang w:eastAsia="es-PE"/>
        </w:rPr>
      </w:pPr>
    </w:p>
    <w:p w14:paraId="0D2265EF" w14:textId="77777777" w:rsidR="00E24764" w:rsidRPr="004140F1" w:rsidRDefault="00E24764" w:rsidP="00D510F7">
      <w:pPr>
        <w:pStyle w:val="Ttulo1"/>
        <w:rPr>
          <w:lang w:val="en-GB"/>
          <w:rPrChange w:id="473" w:author="51964" w:date="2024-09-11T23:34:00Z" w16du:dateUtc="2024-09-12T06:34:00Z">
            <w:rPr>
              <w:lang w:val="en-US"/>
            </w:rPr>
          </w:rPrChange>
        </w:rPr>
        <w:sectPr w:rsidR="00E24764" w:rsidRPr="004140F1">
          <w:footerReference w:type="default" r:id="rId16"/>
          <w:pgSz w:w="11906" w:h="16838"/>
          <w:pgMar w:top="1417" w:right="1701" w:bottom="1417" w:left="1701" w:header="708" w:footer="708" w:gutter="0"/>
          <w:cols w:space="708"/>
          <w:docGrid w:linePitch="360"/>
        </w:sectPr>
      </w:pPr>
    </w:p>
    <w:p w14:paraId="0DA1648B" w14:textId="77777777" w:rsidR="00E24764" w:rsidRPr="004140F1" w:rsidRDefault="00E24764" w:rsidP="00D510F7">
      <w:pPr>
        <w:pStyle w:val="Ttulo1"/>
        <w:rPr>
          <w:lang w:val="en-GB"/>
          <w:rPrChange w:id="474" w:author="51964" w:date="2024-09-11T23:34:00Z" w16du:dateUtc="2024-09-12T06:34:00Z">
            <w:rPr/>
          </w:rPrChange>
        </w:rPr>
      </w:pPr>
      <w:proofErr w:type="spellStart"/>
      <w:r w:rsidRPr="004140F1">
        <w:rPr>
          <w:lang w:val="en-GB"/>
          <w:rPrChange w:id="475" w:author="51964" w:date="2024-09-11T23:34:00Z" w16du:dateUtc="2024-09-12T06:34:00Z">
            <w:rPr/>
          </w:rPrChange>
        </w:rPr>
        <w:lastRenderedPageBreak/>
        <w:t>Figuras</w:t>
      </w:r>
      <w:proofErr w:type="spellEnd"/>
    </w:p>
    <w:p w14:paraId="66D332AE" w14:textId="77777777" w:rsidR="00E24764" w:rsidRPr="004140F1" w:rsidRDefault="00E24764" w:rsidP="00D510F7">
      <w:r w:rsidRPr="004140F1">
        <w:t>Figure 1. Gold price in U.S. current dollars and China current Yuan, 1960-2023</w:t>
      </w:r>
    </w:p>
    <w:p w14:paraId="36B54D08" w14:textId="35C92EFF" w:rsidR="00E24764" w:rsidRPr="004140F1" w:rsidRDefault="00E24764" w:rsidP="00D510F7">
      <w:r w:rsidRPr="004140F1">
        <w:rPr>
          <w:rPrChange w:id="476" w:author="51964" w:date="2024-09-11T23:34:00Z" w16du:dateUtc="2024-09-12T06:34:00Z">
            <w:rPr>
              <w:noProof/>
            </w:rPr>
          </w:rPrChange>
        </w:rPr>
        <w:drawing>
          <wp:inline distT="0" distB="0" distL="0" distR="0" wp14:anchorId="021CB3D3" wp14:editId="14111A03">
            <wp:extent cx="8900160" cy="3515995"/>
            <wp:effectExtent l="0" t="0" r="0" b="8255"/>
            <wp:docPr id="704952695" name="Imagen 7" descr="Gráfico, Gráfico de líne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52695" name="Imagen 7" descr="Gráfico, Gráfico de líneas, Histograma&#10;&#10;Descripción generada automáticamente"/>
                    <pic:cNvPicPr/>
                  </pic:nvPicPr>
                  <pic:blipFill>
                    <a:blip r:embed="rId17">
                      <a:extLst>
                        <a:ext uri="{28A0092B-C50C-407E-A947-70E740481C1C}">
                          <a14:useLocalDpi xmlns:a14="http://schemas.microsoft.com/office/drawing/2010/main" val="0"/>
                        </a:ext>
                      </a:extLst>
                    </a:blip>
                    <a:stretch>
                      <a:fillRect/>
                    </a:stretch>
                  </pic:blipFill>
                  <pic:spPr>
                    <a:xfrm>
                      <a:off x="0" y="0"/>
                      <a:ext cx="8900160" cy="3515995"/>
                    </a:xfrm>
                    <a:prstGeom prst="rect">
                      <a:avLst/>
                    </a:prstGeom>
                  </pic:spPr>
                </pic:pic>
              </a:graphicData>
            </a:graphic>
          </wp:inline>
        </w:drawing>
      </w:r>
    </w:p>
    <w:p w14:paraId="44B753A6" w14:textId="00C96155" w:rsidR="00E24764" w:rsidRPr="004140F1" w:rsidRDefault="00E24764" w:rsidP="00D510F7">
      <w:r w:rsidRPr="004140F1">
        <w:t>Source: World Gold Council Price Data.</w:t>
      </w:r>
    </w:p>
    <w:p w14:paraId="62E0772C" w14:textId="77777777" w:rsidR="00E24764" w:rsidRPr="004140F1" w:rsidRDefault="00E24764" w:rsidP="00D510F7"/>
    <w:p w14:paraId="2883CC09" w14:textId="77777777" w:rsidR="00E24764" w:rsidRPr="004140F1" w:rsidRDefault="00E24764" w:rsidP="00D510F7"/>
    <w:p w14:paraId="0DF75E59" w14:textId="087C6D8F" w:rsidR="00E24764" w:rsidRPr="004140F1" w:rsidRDefault="00E24764" w:rsidP="00D510F7">
      <w:r w:rsidRPr="004140F1">
        <w:t xml:space="preserve">Figure 2. Total capital reserve funds in </w:t>
      </w:r>
      <w:proofErr w:type="gramStart"/>
      <w:r w:rsidRPr="004140F1">
        <w:t>monetized-capital</w:t>
      </w:r>
      <w:proofErr w:type="gramEnd"/>
      <w:r w:rsidRPr="004140F1">
        <w:t xml:space="preserve"> (U.S. current dollars) of</w:t>
      </w:r>
    </w:p>
    <w:p w14:paraId="77D8A3C9" w14:textId="65EB21CC" w:rsidR="00E24764" w:rsidRPr="004140F1" w:rsidRDefault="00E24764" w:rsidP="00D510F7">
      <w:r w:rsidRPr="004140F1">
        <w:t xml:space="preserve">the </w:t>
      </w:r>
      <w:proofErr w:type="gramStart"/>
      <w:r w:rsidRPr="004140F1">
        <w:t>top-ten</w:t>
      </w:r>
      <w:proofErr w:type="gramEnd"/>
      <w:r w:rsidRPr="004140F1">
        <w:t xml:space="preserve"> gold-bearers national-economies, 1960-2023</w:t>
      </w:r>
    </w:p>
    <w:p w14:paraId="4849F4C1" w14:textId="58DA99C3" w:rsidR="00E24764" w:rsidRPr="004140F1" w:rsidRDefault="00E24764" w:rsidP="00D510F7">
      <w:r w:rsidRPr="004140F1">
        <w:rPr>
          <w:rPrChange w:id="477" w:author="51964" w:date="2024-09-11T23:34:00Z" w16du:dateUtc="2024-09-12T06:34:00Z">
            <w:rPr>
              <w:noProof/>
            </w:rPr>
          </w:rPrChange>
        </w:rPr>
        <w:lastRenderedPageBreak/>
        <w:drawing>
          <wp:inline distT="0" distB="0" distL="0" distR="0" wp14:anchorId="5549A761" wp14:editId="3154C79F">
            <wp:extent cx="6983368" cy="4811612"/>
            <wp:effectExtent l="0" t="0" r="8255" b="8255"/>
            <wp:docPr id="69342434" name="Imagen 8"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2434" name="Imagen 8" descr="Gráfico, Gráfico de líneas&#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6983368" cy="4811612"/>
                    </a:xfrm>
                    <a:prstGeom prst="rect">
                      <a:avLst/>
                    </a:prstGeom>
                  </pic:spPr>
                </pic:pic>
              </a:graphicData>
            </a:graphic>
          </wp:inline>
        </w:drawing>
      </w:r>
    </w:p>
    <w:p w14:paraId="619ABD06" w14:textId="77777777" w:rsidR="00E24764" w:rsidRPr="004140F1" w:rsidRDefault="00E24764" w:rsidP="00D510F7">
      <w:r w:rsidRPr="004140F1">
        <w:t>Figure 3. Total capital reserve funds in gold-money-capital (U.S. current dollars) of</w:t>
      </w:r>
    </w:p>
    <w:p w14:paraId="147CFF8E" w14:textId="08527EE7" w:rsidR="00E24764" w:rsidRPr="004140F1" w:rsidRDefault="00E24764" w:rsidP="00D510F7">
      <w:r w:rsidRPr="004140F1">
        <w:lastRenderedPageBreak/>
        <w:t xml:space="preserve">the </w:t>
      </w:r>
      <w:proofErr w:type="gramStart"/>
      <w:r w:rsidRPr="004140F1">
        <w:t>top-ten</w:t>
      </w:r>
      <w:proofErr w:type="gramEnd"/>
      <w:r w:rsidRPr="004140F1">
        <w:t xml:space="preserve"> gold-bearers national-economies, 1960-2023</w:t>
      </w:r>
    </w:p>
    <w:p w14:paraId="242FB989" w14:textId="73D54715" w:rsidR="00E24764" w:rsidRPr="004140F1" w:rsidRDefault="00E24764" w:rsidP="00D510F7">
      <w:r w:rsidRPr="004140F1">
        <w:rPr>
          <w:rPrChange w:id="478" w:author="51964" w:date="2024-09-11T23:34:00Z" w16du:dateUtc="2024-09-12T06:34:00Z">
            <w:rPr>
              <w:noProof/>
            </w:rPr>
          </w:rPrChange>
        </w:rPr>
        <w:drawing>
          <wp:inline distT="0" distB="0" distL="0" distR="0" wp14:anchorId="5814F52D" wp14:editId="4F4E68FC">
            <wp:extent cx="6988811" cy="4827941"/>
            <wp:effectExtent l="0" t="0" r="2540" b="0"/>
            <wp:docPr id="1620606896" name="Imagen 9"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06896" name="Imagen 9" descr="Gráfico, Gráfico de líneas&#10;&#10;Descripción generada automáticamente"/>
                    <pic:cNvPicPr/>
                  </pic:nvPicPr>
                  <pic:blipFill>
                    <a:blip r:embed="rId19">
                      <a:extLst>
                        <a:ext uri="{28A0092B-C50C-407E-A947-70E740481C1C}">
                          <a14:useLocalDpi xmlns:a14="http://schemas.microsoft.com/office/drawing/2010/main" val="0"/>
                        </a:ext>
                      </a:extLst>
                    </a:blip>
                    <a:stretch>
                      <a:fillRect/>
                    </a:stretch>
                  </pic:blipFill>
                  <pic:spPr>
                    <a:xfrm>
                      <a:off x="0" y="0"/>
                      <a:ext cx="6988811" cy="4827941"/>
                    </a:xfrm>
                    <a:prstGeom prst="rect">
                      <a:avLst/>
                    </a:prstGeom>
                  </pic:spPr>
                </pic:pic>
              </a:graphicData>
            </a:graphic>
          </wp:inline>
        </w:drawing>
      </w:r>
    </w:p>
    <w:p w14:paraId="7F9C6BB7" w14:textId="77777777" w:rsidR="00E24764" w:rsidRPr="004140F1" w:rsidRDefault="00E24764" w:rsidP="00D510F7">
      <w:r w:rsidRPr="004140F1">
        <w:lastRenderedPageBreak/>
        <w:t>Figure 4. China and U.S. total capital reserve funds in gold-money-capital (U.S.</w:t>
      </w:r>
    </w:p>
    <w:p w14:paraId="11AFEA49" w14:textId="2EDD46F7" w:rsidR="00E24764" w:rsidRPr="004140F1" w:rsidRDefault="00E24764" w:rsidP="00D510F7">
      <w:r w:rsidRPr="004140F1">
        <w:t>current dollars), 2000-2023</w:t>
      </w:r>
    </w:p>
    <w:p w14:paraId="531B648E" w14:textId="5CED8DA0" w:rsidR="00E24764" w:rsidRPr="004140F1" w:rsidRDefault="00E24764" w:rsidP="00D510F7">
      <w:pPr>
        <w:sectPr w:rsidR="00E24764" w:rsidRPr="004140F1" w:rsidSect="00E24764">
          <w:pgSz w:w="16838" w:h="11906" w:orient="landscape"/>
          <w:pgMar w:top="1699" w:right="1411" w:bottom="1699" w:left="1411" w:header="706" w:footer="706" w:gutter="0"/>
          <w:cols w:space="708"/>
          <w:docGrid w:linePitch="360"/>
        </w:sectPr>
      </w:pPr>
      <w:r w:rsidRPr="004140F1">
        <w:rPr>
          <w:rPrChange w:id="479" w:author="51964" w:date="2024-09-11T23:34:00Z" w16du:dateUtc="2024-09-12T06:34:00Z">
            <w:rPr>
              <w:noProof/>
            </w:rPr>
          </w:rPrChange>
        </w:rPr>
        <w:drawing>
          <wp:inline distT="0" distB="0" distL="0" distR="0" wp14:anchorId="2F23E6B1" wp14:editId="626933E1">
            <wp:extent cx="7005140" cy="4506804"/>
            <wp:effectExtent l="0" t="0" r="5715" b="8255"/>
            <wp:docPr id="37005434" name="Imagen 10"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5434" name="Imagen 10" descr="Gráfico, Gráfico de líneas&#10;&#10;Descripción generada automáticamente"/>
                    <pic:cNvPicPr/>
                  </pic:nvPicPr>
                  <pic:blipFill>
                    <a:blip r:embed="rId20">
                      <a:extLst>
                        <a:ext uri="{28A0092B-C50C-407E-A947-70E740481C1C}">
                          <a14:useLocalDpi xmlns:a14="http://schemas.microsoft.com/office/drawing/2010/main" val="0"/>
                        </a:ext>
                      </a:extLst>
                    </a:blip>
                    <a:stretch>
                      <a:fillRect/>
                    </a:stretch>
                  </pic:blipFill>
                  <pic:spPr>
                    <a:xfrm>
                      <a:off x="0" y="0"/>
                      <a:ext cx="7005140" cy="4506804"/>
                    </a:xfrm>
                    <a:prstGeom prst="rect">
                      <a:avLst/>
                    </a:prstGeom>
                  </pic:spPr>
                </pic:pic>
              </a:graphicData>
            </a:graphic>
          </wp:inline>
        </w:drawing>
      </w:r>
    </w:p>
    <w:p w14:paraId="7AE6E111" w14:textId="6537D945" w:rsidR="00E24764" w:rsidRPr="004140F1" w:rsidRDefault="00E24764" w:rsidP="00D510F7">
      <w:pPr>
        <w:pStyle w:val="Ttulo1"/>
        <w:rPr>
          <w:lang w:val="en-GB"/>
          <w:rPrChange w:id="480" w:author="51964" w:date="2024-09-11T23:34:00Z" w16du:dateUtc="2024-09-12T06:34:00Z">
            <w:rPr/>
          </w:rPrChange>
        </w:rPr>
      </w:pPr>
      <w:proofErr w:type="spellStart"/>
      <w:r w:rsidRPr="004140F1">
        <w:rPr>
          <w:lang w:val="en-GB"/>
          <w:rPrChange w:id="481" w:author="51964" w:date="2024-09-11T23:34:00Z" w16du:dateUtc="2024-09-12T06:34:00Z">
            <w:rPr/>
          </w:rPrChange>
        </w:rPr>
        <w:lastRenderedPageBreak/>
        <w:t>Referencias</w:t>
      </w:r>
      <w:proofErr w:type="spellEnd"/>
    </w:p>
    <w:p w14:paraId="2EF79F54" w14:textId="77777777" w:rsidR="00F11436" w:rsidRPr="004140F1" w:rsidRDefault="00F11436" w:rsidP="00D510F7">
      <w:pPr>
        <w:rPr>
          <w:lang w:eastAsia="es-PE"/>
          <w:rPrChange w:id="482" w:author="51964" w:date="2024-09-11T23:34:00Z" w16du:dateUtc="2024-09-12T06:34:00Z">
            <w:rPr>
              <w:lang w:val="es-PE" w:eastAsia="es-PE"/>
            </w:rPr>
          </w:rPrChange>
        </w:rPr>
      </w:pPr>
      <w:r w:rsidRPr="004140F1">
        <w:rPr>
          <w:lang w:eastAsia="es-PE"/>
        </w:rPr>
        <w:t xml:space="preserve">Abu-Lughod, Janet L. 1991, </w:t>
      </w:r>
      <w:r w:rsidRPr="004140F1">
        <w:rPr>
          <w:i/>
          <w:iCs/>
          <w:lang w:eastAsia="es-PE"/>
        </w:rPr>
        <w:t>Before European Hegemony: The World System A. D. 1250-1350</w:t>
      </w:r>
      <w:r w:rsidRPr="004140F1">
        <w:rPr>
          <w:lang w:eastAsia="es-PE"/>
        </w:rPr>
        <w:t xml:space="preserve">, 1. publ., paperback., New York: Oxford Univ. </w:t>
      </w:r>
      <w:r w:rsidRPr="004140F1">
        <w:rPr>
          <w:lang w:eastAsia="es-PE"/>
          <w:rPrChange w:id="483" w:author="51964" w:date="2024-09-11T23:34:00Z" w16du:dateUtc="2024-09-12T06:34:00Z">
            <w:rPr>
              <w:lang w:val="es-PE" w:eastAsia="es-PE"/>
            </w:rPr>
          </w:rPrChange>
        </w:rPr>
        <w:t>Press.</w:t>
      </w:r>
    </w:p>
    <w:p w14:paraId="6CA81767" w14:textId="77777777" w:rsidR="00F11436" w:rsidRPr="004140F1" w:rsidRDefault="00F11436" w:rsidP="00D510F7">
      <w:pPr>
        <w:rPr>
          <w:lang w:eastAsia="es-PE"/>
        </w:rPr>
      </w:pPr>
      <w:r w:rsidRPr="004140F1">
        <w:rPr>
          <w:lang w:eastAsia="es-PE"/>
        </w:rPr>
        <w:t xml:space="preserve">Anderson, Kevin B. and Peter Hudis 2007, ‘Dialectic’, in </w:t>
      </w:r>
      <w:r w:rsidRPr="004140F1">
        <w:rPr>
          <w:i/>
          <w:iCs/>
          <w:lang w:eastAsia="es-PE"/>
        </w:rPr>
        <w:t xml:space="preserve">The Blackwell </w:t>
      </w:r>
      <w:proofErr w:type="spellStart"/>
      <w:r w:rsidRPr="004140F1">
        <w:rPr>
          <w:i/>
          <w:iCs/>
          <w:lang w:eastAsia="es-PE"/>
        </w:rPr>
        <w:t>Encyclopedia</w:t>
      </w:r>
      <w:proofErr w:type="spellEnd"/>
      <w:r w:rsidRPr="004140F1">
        <w:rPr>
          <w:i/>
          <w:iCs/>
          <w:lang w:eastAsia="es-PE"/>
        </w:rPr>
        <w:t xml:space="preserve"> of Sociology</w:t>
      </w:r>
      <w:r w:rsidRPr="004140F1">
        <w:rPr>
          <w:lang w:eastAsia="es-PE"/>
        </w:rPr>
        <w:t>, edited by George Ritzer, 1st ed., Wiley.</w:t>
      </w:r>
    </w:p>
    <w:p w14:paraId="0796CBF9" w14:textId="77777777" w:rsidR="00F11436" w:rsidRPr="004140F1" w:rsidRDefault="00F11436" w:rsidP="00D510F7">
      <w:pPr>
        <w:rPr>
          <w:lang w:eastAsia="es-PE"/>
        </w:rPr>
      </w:pPr>
      <w:r w:rsidRPr="004140F1">
        <w:rPr>
          <w:lang w:eastAsia="es-PE"/>
        </w:rPr>
        <w:t>Arboleda, Martín 2020, Planetary Mine: Territories of Extraction under Late Capitalism, Brooklyn: Verso Books.</w:t>
      </w:r>
    </w:p>
    <w:p w14:paraId="3F1BC52E" w14:textId="77777777" w:rsidR="00F11436" w:rsidRPr="004140F1" w:rsidRDefault="00F11436" w:rsidP="00D510F7">
      <w:pPr>
        <w:rPr>
          <w:lang w:eastAsia="es-PE"/>
        </w:rPr>
      </w:pPr>
      <w:r w:rsidRPr="004140F1">
        <w:rPr>
          <w:lang w:eastAsia="es-PE"/>
        </w:rPr>
        <w:t xml:space="preserve">Arrighi, Giovanni 1994, The Long Twentieth Century: Money, Power, and the Origins of Our Times, </w:t>
      </w:r>
      <w:proofErr w:type="gramStart"/>
      <w:r w:rsidRPr="004140F1">
        <w:rPr>
          <w:lang w:eastAsia="es-PE"/>
        </w:rPr>
        <w:t>London ;</w:t>
      </w:r>
      <w:proofErr w:type="gramEnd"/>
      <w:r w:rsidRPr="004140F1">
        <w:rPr>
          <w:lang w:eastAsia="es-PE"/>
        </w:rPr>
        <w:t xml:space="preserve"> New York: Verso.</w:t>
      </w:r>
    </w:p>
    <w:p w14:paraId="2768589E" w14:textId="77777777" w:rsidR="00F11436" w:rsidRPr="004140F1" w:rsidRDefault="00F11436" w:rsidP="00D510F7">
      <w:pPr>
        <w:rPr>
          <w:lang w:eastAsia="es-PE"/>
        </w:rPr>
      </w:pPr>
      <w:r w:rsidRPr="004140F1">
        <w:rPr>
          <w:lang w:eastAsia="es-PE"/>
        </w:rPr>
        <w:t xml:space="preserve">Arrighi, Giovanni, Terence K. Hopkins, and Immanuel Maurice Wallerstein 1989, </w:t>
      </w:r>
      <w:r w:rsidRPr="004140F1">
        <w:rPr>
          <w:i/>
          <w:iCs/>
          <w:lang w:eastAsia="es-PE"/>
        </w:rPr>
        <w:t>Antisystemic Movements</w:t>
      </w:r>
      <w:r w:rsidRPr="004140F1">
        <w:rPr>
          <w:lang w:eastAsia="es-PE"/>
        </w:rPr>
        <w:t xml:space="preserve">, </w:t>
      </w:r>
      <w:proofErr w:type="gramStart"/>
      <w:r w:rsidRPr="004140F1">
        <w:rPr>
          <w:lang w:eastAsia="es-PE"/>
        </w:rPr>
        <w:t>London ;</w:t>
      </w:r>
      <w:proofErr w:type="gramEnd"/>
      <w:r w:rsidRPr="004140F1">
        <w:rPr>
          <w:lang w:eastAsia="es-PE"/>
        </w:rPr>
        <w:t xml:space="preserve"> New York: Verso.</w:t>
      </w:r>
    </w:p>
    <w:p w14:paraId="691C763E" w14:textId="77777777" w:rsidR="00F11436" w:rsidRPr="004140F1" w:rsidRDefault="00F11436" w:rsidP="00D510F7">
      <w:pPr>
        <w:rPr>
          <w:lang w:eastAsia="es-PE"/>
        </w:rPr>
      </w:pPr>
      <w:r w:rsidRPr="004140F1">
        <w:rPr>
          <w:lang w:eastAsia="es-PE"/>
        </w:rPr>
        <w:t xml:space="preserve">Arrighi, Giovanni, and Beverly J. Silver, eds. 1999, </w:t>
      </w:r>
      <w:r w:rsidRPr="004140F1">
        <w:rPr>
          <w:i/>
          <w:iCs/>
          <w:lang w:eastAsia="es-PE"/>
        </w:rPr>
        <w:t>Chaos and Governance in the Modern World System</w:t>
      </w:r>
      <w:proofErr w:type="gramStart"/>
      <w:r w:rsidRPr="004140F1">
        <w:rPr>
          <w:lang w:eastAsia="es-PE"/>
        </w:rPr>
        <w:t>, .</w:t>
      </w:r>
      <w:proofErr w:type="gramEnd"/>
      <w:r w:rsidRPr="004140F1">
        <w:rPr>
          <w:lang w:eastAsia="es-PE"/>
        </w:rPr>
        <w:t xml:space="preserve"> Contradictions of modernity </w:t>
      </w:r>
      <w:proofErr w:type="gramStart"/>
      <w:r w:rsidRPr="004140F1">
        <w:rPr>
          <w:lang w:eastAsia="es-PE"/>
        </w:rPr>
        <w:t>10</w:t>
      </w:r>
      <w:proofErr w:type="gramEnd"/>
      <w:r w:rsidRPr="004140F1">
        <w:rPr>
          <w:lang w:eastAsia="es-PE"/>
        </w:rPr>
        <w:t>, Minneapolis: University of Minnesota Press.</w:t>
      </w:r>
    </w:p>
    <w:p w14:paraId="03F1285B" w14:textId="77777777" w:rsidR="00F11436" w:rsidRPr="004140F1" w:rsidRDefault="00F11436" w:rsidP="00D510F7">
      <w:pPr>
        <w:rPr>
          <w:lang w:eastAsia="es-PE"/>
        </w:rPr>
      </w:pPr>
      <w:r w:rsidRPr="004140F1">
        <w:rPr>
          <w:lang w:eastAsia="es-PE"/>
        </w:rPr>
        <w:t xml:space="preserve">Bukharin, Nikolai 1966, </w:t>
      </w:r>
      <w:r w:rsidRPr="004140F1">
        <w:rPr>
          <w:i/>
          <w:iCs/>
          <w:lang w:eastAsia="es-PE"/>
        </w:rPr>
        <w:t>Imperialism and World Economy</w:t>
      </w:r>
      <w:r w:rsidRPr="004140F1">
        <w:rPr>
          <w:lang w:eastAsia="es-PE"/>
        </w:rPr>
        <w:t>, 1</w:t>
      </w:r>
      <w:proofErr w:type="gramStart"/>
      <w:r w:rsidRPr="004140F1">
        <w:rPr>
          <w:lang w:eastAsia="es-PE"/>
        </w:rPr>
        <w:t>st  English</w:t>
      </w:r>
      <w:proofErr w:type="gramEnd"/>
      <w:r w:rsidRPr="004140F1">
        <w:rPr>
          <w:lang w:eastAsia="es-PE"/>
        </w:rPr>
        <w:t xml:space="preserve"> ed., New York: Howard Fertig.</w:t>
      </w:r>
    </w:p>
    <w:p w14:paraId="55A5D9E3" w14:textId="77777777" w:rsidR="00F11436" w:rsidRPr="004140F1" w:rsidRDefault="00F11436" w:rsidP="00D510F7">
      <w:pPr>
        <w:rPr>
          <w:lang w:eastAsia="es-PE"/>
        </w:rPr>
      </w:pPr>
      <w:r w:rsidRPr="004140F1">
        <w:rPr>
          <w:lang w:eastAsia="es-PE"/>
        </w:rPr>
        <w:t xml:space="preserve">Bundschuh, Jochen, Marta I. Litter, Faruque Parvez, Gabriela Román-Ross, Hugo B. Nicolli, </w:t>
      </w:r>
      <w:proofErr w:type="spellStart"/>
      <w:r w:rsidRPr="004140F1">
        <w:rPr>
          <w:lang w:eastAsia="es-PE"/>
        </w:rPr>
        <w:t>Jiin</w:t>
      </w:r>
      <w:proofErr w:type="spellEnd"/>
      <w:r w:rsidRPr="004140F1">
        <w:rPr>
          <w:lang w:eastAsia="es-PE"/>
        </w:rPr>
        <w:t>-Shuh Jean, Chen-</w:t>
      </w:r>
      <w:proofErr w:type="spellStart"/>
      <w:r w:rsidRPr="004140F1">
        <w:rPr>
          <w:lang w:eastAsia="es-PE"/>
        </w:rPr>
        <w:t>Wuing</w:t>
      </w:r>
      <w:proofErr w:type="spellEnd"/>
      <w:r w:rsidRPr="004140F1">
        <w:rPr>
          <w:lang w:eastAsia="es-PE"/>
        </w:rPr>
        <w:t xml:space="preserve"> Liu, Dina López, María A. Armienta, Luiz R.G. Guilherme, Alina Gomez Cuevas, Lorena Cornejo, Luis </w:t>
      </w:r>
      <w:proofErr w:type="spellStart"/>
      <w:r w:rsidRPr="004140F1">
        <w:rPr>
          <w:lang w:eastAsia="es-PE"/>
        </w:rPr>
        <w:t>Cumbal</w:t>
      </w:r>
      <w:proofErr w:type="spellEnd"/>
      <w:r w:rsidRPr="004140F1">
        <w:rPr>
          <w:lang w:eastAsia="es-PE"/>
        </w:rPr>
        <w:t xml:space="preserve">, and Regla </w:t>
      </w:r>
      <w:proofErr w:type="spellStart"/>
      <w:r w:rsidRPr="004140F1">
        <w:rPr>
          <w:lang w:eastAsia="es-PE"/>
        </w:rPr>
        <w:t>Toujaguez</w:t>
      </w:r>
      <w:proofErr w:type="spellEnd"/>
      <w:r w:rsidRPr="004140F1">
        <w:rPr>
          <w:lang w:eastAsia="es-PE"/>
        </w:rPr>
        <w:t xml:space="preserve"> 2011, ‘One century of arsenic exposure in Latin America: A review of history and occurrence from 14 countries’, </w:t>
      </w:r>
      <w:r w:rsidRPr="004140F1">
        <w:rPr>
          <w:i/>
          <w:iCs/>
          <w:lang w:eastAsia="es-PE"/>
        </w:rPr>
        <w:t>The Science of The Total Environment</w:t>
      </w:r>
      <w:r w:rsidRPr="004140F1">
        <w:rPr>
          <w:lang w:eastAsia="es-PE"/>
        </w:rPr>
        <w:t>, 429, 2–35.</w:t>
      </w:r>
    </w:p>
    <w:p w14:paraId="56A4C775" w14:textId="77777777" w:rsidR="00F11436" w:rsidRPr="004140F1" w:rsidRDefault="00F11436" w:rsidP="00D510F7">
      <w:pPr>
        <w:rPr>
          <w:lang w:eastAsia="es-PE"/>
        </w:rPr>
      </w:pPr>
      <w:r w:rsidRPr="004140F1">
        <w:rPr>
          <w:lang w:eastAsia="es-PE"/>
          <w:rPrChange w:id="484" w:author="51964" w:date="2024-09-11T23:34:00Z" w16du:dateUtc="2024-09-12T06:34:00Z">
            <w:rPr>
              <w:lang w:val="es-PE" w:eastAsia="es-PE"/>
            </w:rPr>
          </w:rPrChange>
        </w:rPr>
        <w:t xml:space="preserve">Cueva, Agustín 1999, El </w:t>
      </w:r>
      <w:proofErr w:type="spellStart"/>
      <w:r w:rsidRPr="004140F1">
        <w:rPr>
          <w:lang w:eastAsia="es-PE"/>
          <w:rPrChange w:id="485" w:author="51964" w:date="2024-09-11T23:34:00Z" w16du:dateUtc="2024-09-12T06:34:00Z">
            <w:rPr>
              <w:lang w:val="es-PE" w:eastAsia="es-PE"/>
            </w:rPr>
          </w:rPrChange>
        </w:rPr>
        <w:t>desarrollo</w:t>
      </w:r>
      <w:proofErr w:type="spellEnd"/>
      <w:r w:rsidRPr="004140F1">
        <w:rPr>
          <w:lang w:eastAsia="es-PE"/>
          <w:rPrChange w:id="486" w:author="51964" w:date="2024-09-11T23:34:00Z" w16du:dateUtc="2024-09-12T06:34:00Z">
            <w:rPr>
              <w:lang w:val="es-PE" w:eastAsia="es-PE"/>
            </w:rPr>
          </w:rPrChange>
        </w:rPr>
        <w:t xml:space="preserve"> del </w:t>
      </w:r>
      <w:proofErr w:type="spellStart"/>
      <w:r w:rsidRPr="004140F1">
        <w:rPr>
          <w:lang w:eastAsia="es-PE"/>
          <w:rPrChange w:id="487" w:author="51964" w:date="2024-09-11T23:34:00Z" w16du:dateUtc="2024-09-12T06:34:00Z">
            <w:rPr>
              <w:lang w:val="es-PE" w:eastAsia="es-PE"/>
            </w:rPr>
          </w:rPrChange>
        </w:rPr>
        <w:t>capitalismo</w:t>
      </w:r>
      <w:proofErr w:type="spellEnd"/>
      <w:r w:rsidRPr="004140F1">
        <w:rPr>
          <w:lang w:eastAsia="es-PE"/>
          <w:rPrChange w:id="488" w:author="51964" w:date="2024-09-11T23:34:00Z" w16du:dateUtc="2024-09-12T06:34:00Z">
            <w:rPr>
              <w:lang w:val="es-PE" w:eastAsia="es-PE"/>
            </w:rPr>
          </w:rPrChange>
        </w:rPr>
        <w:t xml:space="preserve"> </w:t>
      </w:r>
      <w:proofErr w:type="spellStart"/>
      <w:r w:rsidRPr="004140F1">
        <w:rPr>
          <w:lang w:eastAsia="es-PE"/>
          <w:rPrChange w:id="489" w:author="51964" w:date="2024-09-11T23:34:00Z" w16du:dateUtc="2024-09-12T06:34:00Z">
            <w:rPr>
              <w:lang w:val="es-PE" w:eastAsia="es-PE"/>
            </w:rPr>
          </w:rPrChange>
        </w:rPr>
        <w:t>en</w:t>
      </w:r>
      <w:proofErr w:type="spellEnd"/>
      <w:r w:rsidRPr="004140F1">
        <w:rPr>
          <w:lang w:eastAsia="es-PE"/>
          <w:rPrChange w:id="490" w:author="51964" w:date="2024-09-11T23:34:00Z" w16du:dateUtc="2024-09-12T06:34:00Z">
            <w:rPr>
              <w:lang w:val="es-PE" w:eastAsia="es-PE"/>
            </w:rPr>
          </w:rPrChange>
        </w:rPr>
        <w:t xml:space="preserve"> América Latina: </w:t>
      </w:r>
      <w:proofErr w:type="spellStart"/>
      <w:r w:rsidRPr="004140F1">
        <w:rPr>
          <w:lang w:eastAsia="es-PE"/>
          <w:rPrChange w:id="491" w:author="51964" w:date="2024-09-11T23:34:00Z" w16du:dateUtc="2024-09-12T06:34:00Z">
            <w:rPr>
              <w:lang w:val="es-PE" w:eastAsia="es-PE"/>
            </w:rPr>
          </w:rPrChange>
        </w:rPr>
        <w:t>ensayo</w:t>
      </w:r>
      <w:proofErr w:type="spellEnd"/>
      <w:r w:rsidRPr="004140F1">
        <w:rPr>
          <w:lang w:eastAsia="es-PE"/>
          <w:rPrChange w:id="492" w:author="51964" w:date="2024-09-11T23:34:00Z" w16du:dateUtc="2024-09-12T06:34:00Z">
            <w:rPr>
              <w:lang w:val="es-PE" w:eastAsia="es-PE"/>
            </w:rPr>
          </w:rPrChange>
        </w:rPr>
        <w:t xml:space="preserve"> de </w:t>
      </w:r>
      <w:proofErr w:type="spellStart"/>
      <w:r w:rsidRPr="004140F1">
        <w:rPr>
          <w:lang w:eastAsia="es-PE"/>
          <w:rPrChange w:id="493" w:author="51964" w:date="2024-09-11T23:34:00Z" w16du:dateUtc="2024-09-12T06:34:00Z">
            <w:rPr>
              <w:lang w:val="es-PE" w:eastAsia="es-PE"/>
            </w:rPr>
          </w:rPrChange>
        </w:rPr>
        <w:t>interpretación</w:t>
      </w:r>
      <w:proofErr w:type="spellEnd"/>
      <w:r w:rsidRPr="004140F1">
        <w:rPr>
          <w:lang w:eastAsia="es-PE"/>
          <w:rPrChange w:id="494" w:author="51964" w:date="2024-09-11T23:34:00Z" w16du:dateUtc="2024-09-12T06:34:00Z">
            <w:rPr>
              <w:lang w:val="es-PE" w:eastAsia="es-PE"/>
            </w:rPr>
          </w:rPrChange>
        </w:rPr>
        <w:t xml:space="preserve"> </w:t>
      </w:r>
      <w:proofErr w:type="spellStart"/>
      <w:r w:rsidRPr="004140F1">
        <w:rPr>
          <w:lang w:eastAsia="es-PE"/>
          <w:rPrChange w:id="495" w:author="51964" w:date="2024-09-11T23:34:00Z" w16du:dateUtc="2024-09-12T06:34:00Z">
            <w:rPr>
              <w:lang w:val="es-PE" w:eastAsia="es-PE"/>
            </w:rPr>
          </w:rPrChange>
        </w:rPr>
        <w:t>histórica</w:t>
      </w:r>
      <w:proofErr w:type="spellEnd"/>
      <w:r w:rsidRPr="004140F1">
        <w:rPr>
          <w:lang w:eastAsia="es-PE"/>
          <w:rPrChange w:id="496" w:author="51964" w:date="2024-09-11T23:34:00Z" w16du:dateUtc="2024-09-12T06:34:00Z">
            <w:rPr>
              <w:lang w:val="es-PE" w:eastAsia="es-PE"/>
            </w:rPr>
          </w:rPrChange>
        </w:rPr>
        <w:t>, 17. ed. aum.</w:t>
      </w:r>
      <w:proofErr w:type="gramStart"/>
      <w:r w:rsidRPr="004140F1">
        <w:rPr>
          <w:lang w:eastAsia="es-PE"/>
          <w:rPrChange w:id="497" w:author="51964" w:date="2024-09-11T23:34:00Z" w16du:dateUtc="2024-09-12T06:34:00Z">
            <w:rPr>
              <w:lang w:val="es-PE" w:eastAsia="es-PE"/>
            </w:rPr>
          </w:rPrChange>
        </w:rPr>
        <w:t>, .</w:t>
      </w:r>
      <w:proofErr w:type="gramEnd"/>
      <w:r w:rsidRPr="004140F1">
        <w:rPr>
          <w:lang w:eastAsia="es-PE"/>
          <w:rPrChange w:id="498" w:author="51964" w:date="2024-09-11T23:34:00Z" w16du:dateUtc="2024-09-12T06:34:00Z">
            <w:rPr>
              <w:lang w:val="es-PE" w:eastAsia="es-PE"/>
            </w:rPr>
          </w:rPrChange>
        </w:rPr>
        <w:t xml:space="preserve"> </w:t>
      </w:r>
      <w:r w:rsidRPr="004140F1">
        <w:rPr>
          <w:lang w:eastAsia="es-PE"/>
        </w:rPr>
        <w:t xml:space="preserve">Historia, México, D.F: </w:t>
      </w:r>
      <w:proofErr w:type="spellStart"/>
      <w:r w:rsidRPr="004140F1">
        <w:rPr>
          <w:lang w:eastAsia="es-PE"/>
        </w:rPr>
        <w:t>Siglo</w:t>
      </w:r>
      <w:proofErr w:type="spellEnd"/>
      <w:r w:rsidRPr="004140F1">
        <w:rPr>
          <w:lang w:eastAsia="es-PE"/>
        </w:rPr>
        <w:t xml:space="preserve"> </w:t>
      </w:r>
      <w:proofErr w:type="spellStart"/>
      <w:r w:rsidRPr="004140F1">
        <w:rPr>
          <w:lang w:eastAsia="es-PE"/>
        </w:rPr>
        <w:t>Veintiuno</w:t>
      </w:r>
      <w:proofErr w:type="spellEnd"/>
      <w:r w:rsidRPr="004140F1">
        <w:rPr>
          <w:lang w:eastAsia="es-PE"/>
        </w:rPr>
        <w:t xml:space="preserve"> Ed.</w:t>
      </w:r>
    </w:p>
    <w:p w14:paraId="0A84C639" w14:textId="77777777" w:rsidR="00F11436" w:rsidRPr="004140F1" w:rsidRDefault="00F11436" w:rsidP="00D510F7">
      <w:pPr>
        <w:rPr>
          <w:lang w:eastAsia="es-PE"/>
        </w:rPr>
      </w:pPr>
      <w:r w:rsidRPr="004140F1">
        <w:rPr>
          <w:lang w:eastAsia="es-PE"/>
        </w:rPr>
        <w:t xml:space="preserve">De La Cadena, Marisol 2005, ‘The production of other knowledges and its tensions: From </w:t>
      </w:r>
      <w:proofErr w:type="spellStart"/>
      <w:r w:rsidRPr="004140F1">
        <w:rPr>
          <w:lang w:eastAsia="es-PE"/>
        </w:rPr>
        <w:t>Andeanist</w:t>
      </w:r>
      <w:proofErr w:type="spellEnd"/>
      <w:r w:rsidRPr="004140F1">
        <w:rPr>
          <w:lang w:eastAsia="es-PE"/>
        </w:rPr>
        <w:t xml:space="preserve"> Anthropology to </w:t>
      </w:r>
      <w:proofErr w:type="spellStart"/>
      <w:r w:rsidRPr="004140F1">
        <w:rPr>
          <w:lang w:eastAsia="es-PE"/>
        </w:rPr>
        <w:t>Interculturalidad</w:t>
      </w:r>
      <w:proofErr w:type="spellEnd"/>
      <w:r w:rsidRPr="004140F1">
        <w:rPr>
          <w:lang w:eastAsia="es-PE"/>
        </w:rPr>
        <w:t xml:space="preserve">?’, </w:t>
      </w:r>
      <w:r w:rsidRPr="004140F1">
        <w:rPr>
          <w:i/>
          <w:iCs/>
          <w:lang w:eastAsia="es-PE"/>
        </w:rPr>
        <w:t>Journal of the World Anthropology Network</w:t>
      </w:r>
      <w:r w:rsidRPr="004140F1">
        <w:rPr>
          <w:lang w:eastAsia="es-PE"/>
        </w:rPr>
        <w:t>, (1), 13–33.</w:t>
      </w:r>
    </w:p>
    <w:p w14:paraId="22B52FB5" w14:textId="77777777" w:rsidR="00F11436" w:rsidRPr="004140F1" w:rsidRDefault="00F11436" w:rsidP="00D510F7">
      <w:pPr>
        <w:rPr>
          <w:lang w:eastAsia="es-PE"/>
        </w:rPr>
      </w:pPr>
      <w:r w:rsidRPr="004140F1">
        <w:rPr>
          <w:lang w:eastAsia="es-PE"/>
        </w:rPr>
        <w:t xml:space="preserve">——— 2010, ‘Indigenous Cosmopolitics in the Andes: Conceptual Reflections beyond “Politics”’, </w:t>
      </w:r>
      <w:r w:rsidRPr="004140F1">
        <w:rPr>
          <w:i/>
          <w:iCs/>
          <w:lang w:eastAsia="es-PE"/>
        </w:rPr>
        <w:t>Cultural Anthropology</w:t>
      </w:r>
      <w:r w:rsidRPr="004140F1">
        <w:rPr>
          <w:lang w:eastAsia="es-PE"/>
        </w:rPr>
        <w:t>, 25(2), 334–70.</w:t>
      </w:r>
    </w:p>
    <w:p w14:paraId="1BF3F2AC" w14:textId="77777777" w:rsidR="00F11436" w:rsidRPr="004140F1" w:rsidRDefault="00F11436" w:rsidP="00D510F7">
      <w:pPr>
        <w:rPr>
          <w:lang w:eastAsia="es-PE"/>
        </w:rPr>
      </w:pPr>
      <w:r w:rsidRPr="004140F1">
        <w:rPr>
          <w:lang w:eastAsia="es-PE"/>
        </w:rPr>
        <w:lastRenderedPageBreak/>
        <w:t xml:space="preserve">Flores Galindo, Alberto. 2010, </w:t>
      </w:r>
      <w:r w:rsidRPr="004140F1">
        <w:rPr>
          <w:i/>
          <w:iCs/>
          <w:lang w:eastAsia="es-PE"/>
        </w:rPr>
        <w:t xml:space="preserve">In Search of an </w:t>
      </w:r>
      <w:proofErr w:type="gramStart"/>
      <w:r w:rsidRPr="004140F1">
        <w:rPr>
          <w:i/>
          <w:iCs/>
          <w:lang w:eastAsia="es-PE"/>
        </w:rPr>
        <w:t>Inca :</w:t>
      </w:r>
      <w:proofErr w:type="gramEnd"/>
      <w:r w:rsidRPr="004140F1">
        <w:rPr>
          <w:i/>
          <w:iCs/>
          <w:lang w:eastAsia="es-PE"/>
        </w:rPr>
        <w:t xml:space="preserve"> Identity and Utopia in the Andes</w:t>
      </w:r>
      <w:r w:rsidRPr="004140F1">
        <w:rPr>
          <w:lang w:eastAsia="es-PE"/>
        </w:rPr>
        <w:t xml:space="preserve">, Ed. </w:t>
      </w:r>
      <w:r w:rsidRPr="004140F1">
        <w:rPr>
          <w:lang w:eastAsia="es-PE"/>
          <w:rPrChange w:id="499" w:author="51964" w:date="2024-09-11T23:34:00Z" w16du:dateUtc="2024-09-12T06:34:00Z">
            <w:rPr>
              <w:lang w:val="es-PE" w:eastAsia="es-PE"/>
            </w:rPr>
          </w:rPrChange>
        </w:rPr>
        <w:t xml:space="preserve">Carlos Aguirre, Charles F. Walker, and Willie. </w:t>
      </w:r>
      <w:r w:rsidRPr="004140F1">
        <w:rPr>
          <w:lang w:eastAsia="es-PE"/>
        </w:rPr>
        <w:t>Hiatt</w:t>
      </w:r>
      <w:proofErr w:type="gramStart"/>
      <w:r w:rsidRPr="004140F1">
        <w:rPr>
          <w:lang w:eastAsia="es-PE"/>
        </w:rPr>
        <w:t>, .</w:t>
      </w:r>
      <w:proofErr w:type="gramEnd"/>
      <w:r w:rsidRPr="004140F1">
        <w:rPr>
          <w:lang w:eastAsia="es-PE"/>
        </w:rPr>
        <w:t xml:space="preserve"> </w:t>
      </w:r>
      <w:proofErr w:type="gramStart"/>
      <w:r w:rsidRPr="004140F1">
        <w:rPr>
          <w:lang w:eastAsia="es-PE"/>
        </w:rPr>
        <w:t>New approaches</w:t>
      </w:r>
      <w:proofErr w:type="gramEnd"/>
      <w:r w:rsidRPr="004140F1">
        <w:rPr>
          <w:lang w:eastAsia="es-PE"/>
        </w:rPr>
        <w:t xml:space="preserve"> to the Americas., New York: Cambridge University Press.</w:t>
      </w:r>
    </w:p>
    <w:p w14:paraId="78B161A2" w14:textId="77777777" w:rsidR="00F11436" w:rsidRPr="004140F1" w:rsidRDefault="00F11436" w:rsidP="00D510F7">
      <w:pPr>
        <w:rPr>
          <w:lang w:eastAsia="es-PE"/>
          <w:rPrChange w:id="500" w:author="51964" w:date="2024-09-11T23:34:00Z" w16du:dateUtc="2024-09-12T06:34:00Z">
            <w:rPr>
              <w:lang w:val="es-PE" w:eastAsia="es-PE"/>
            </w:rPr>
          </w:rPrChange>
        </w:rPr>
      </w:pPr>
      <w:r w:rsidRPr="004140F1">
        <w:rPr>
          <w:lang w:eastAsia="es-PE"/>
          <w:rPrChange w:id="501" w:author="51964" w:date="2024-09-11T23:34:00Z" w16du:dateUtc="2024-09-12T06:34:00Z">
            <w:rPr>
              <w:lang w:val="es-PE" w:eastAsia="es-PE"/>
            </w:rPr>
          </w:rPrChange>
        </w:rPr>
        <w:t xml:space="preserve">Iza, Leónidas, Andrés Tapia, and Andrés Madrid 2020, </w:t>
      </w:r>
      <w:proofErr w:type="spellStart"/>
      <w:r w:rsidRPr="004140F1">
        <w:rPr>
          <w:i/>
          <w:iCs/>
          <w:lang w:eastAsia="es-PE"/>
          <w:rPrChange w:id="502" w:author="51964" w:date="2024-09-11T23:34:00Z" w16du:dateUtc="2024-09-12T06:34:00Z">
            <w:rPr>
              <w:i/>
              <w:iCs/>
              <w:lang w:val="es-PE" w:eastAsia="es-PE"/>
            </w:rPr>
          </w:rPrChange>
        </w:rPr>
        <w:t>Estallido</w:t>
      </w:r>
      <w:proofErr w:type="spellEnd"/>
      <w:r w:rsidRPr="004140F1">
        <w:rPr>
          <w:i/>
          <w:iCs/>
          <w:lang w:eastAsia="es-PE"/>
          <w:rPrChange w:id="503" w:author="51964" w:date="2024-09-11T23:34:00Z" w16du:dateUtc="2024-09-12T06:34:00Z">
            <w:rPr>
              <w:i/>
              <w:iCs/>
              <w:lang w:val="es-PE" w:eastAsia="es-PE"/>
            </w:rPr>
          </w:rPrChange>
        </w:rPr>
        <w:t xml:space="preserve">: La </w:t>
      </w:r>
      <w:proofErr w:type="spellStart"/>
      <w:r w:rsidRPr="004140F1">
        <w:rPr>
          <w:i/>
          <w:iCs/>
          <w:lang w:eastAsia="es-PE"/>
          <w:rPrChange w:id="504" w:author="51964" w:date="2024-09-11T23:34:00Z" w16du:dateUtc="2024-09-12T06:34:00Z">
            <w:rPr>
              <w:i/>
              <w:iCs/>
              <w:lang w:val="es-PE" w:eastAsia="es-PE"/>
            </w:rPr>
          </w:rPrChange>
        </w:rPr>
        <w:t>Rebelión</w:t>
      </w:r>
      <w:proofErr w:type="spellEnd"/>
      <w:r w:rsidRPr="004140F1">
        <w:rPr>
          <w:i/>
          <w:iCs/>
          <w:lang w:eastAsia="es-PE"/>
          <w:rPrChange w:id="505" w:author="51964" w:date="2024-09-11T23:34:00Z" w16du:dateUtc="2024-09-12T06:34:00Z">
            <w:rPr>
              <w:i/>
              <w:iCs/>
              <w:lang w:val="es-PE" w:eastAsia="es-PE"/>
            </w:rPr>
          </w:rPrChange>
        </w:rPr>
        <w:t xml:space="preserve"> de </w:t>
      </w:r>
      <w:proofErr w:type="spellStart"/>
      <w:r w:rsidRPr="004140F1">
        <w:rPr>
          <w:i/>
          <w:iCs/>
          <w:lang w:eastAsia="es-PE"/>
          <w:rPrChange w:id="506" w:author="51964" w:date="2024-09-11T23:34:00Z" w16du:dateUtc="2024-09-12T06:34:00Z">
            <w:rPr>
              <w:i/>
              <w:iCs/>
              <w:lang w:val="es-PE" w:eastAsia="es-PE"/>
            </w:rPr>
          </w:rPrChange>
        </w:rPr>
        <w:t>Octubre</w:t>
      </w:r>
      <w:proofErr w:type="spellEnd"/>
      <w:r w:rsidRPr="004140F1">
        <w:rPr>
          <w:i/>
          <w:iCs/>
          <w:lang w:eastAsia="es-PE"/>
          <w:rPrChange w:id="507" w:author="51964" w:date="2024-09-11T23:34:00Z" w16du:dateUtc="2024-09-12T06:34:00Z">
            <w:rPr>
              <w:i/>
              <w:iCs/>
              <w:lang w:val="es-PE" w:eastAsia="es-PE"/>
            </w:rPr>
          </w:rPrChange>
        </w:rPr>
        <w:t xml:space="preserve"> En Ecuador</w:t>
      </w:r>
      <w:r w:rsidRPr="004140F1">
        <w:rPr>
          <w:lang w:eastAsia="es-PE"/>
          <w:rPrChange w:id="508" w:author="51964" w:date="2024-09-11T23:34:00Z" w16du:dateUtc="2024-09-12T06:34:00Z">
            <w:rPr>
              <w:lang w:val="es-PE" w:eastAsia="es-PE"/>
            </w:rPr>
          </w:rPrChange>
        </w:rPr>
        <w:t xml:space="preserve">, 1. ed., Quito: Red </w:t>
      </w:r>
      <w:proofErr w:type="spellStart"/>
      <w:r w:rsidRPr="004140F1">
        <w:rPr>
          <w:lang w:eastAsia="es-PE"/>
          <w:rPrChange w:id="509" w:author="51964" w:date="2024-09-11T23:34:00Z" w16du:dateUtc="2024-09-12T06:34:00Z">
            <w:rPr>
              <w:lang w:val="es-PE" w:eastAsia="es-PE"/>
            </w:rPr>
          </w:rPrChange>
        </w:rPr>
        <w:t>Kapari</w:t>
      </w:r>
      <w:proofErr w:type="spellEnd"/>
      <w:r w:rsidRPr="004140F1">
        <w:rPr>
          <w:lang w:eastAsia="es-PE"/>
          <w:rPrChange w:id="510" w:author="51964" w:date="2024-09-11T23:34:00Z" w16du:dateUtc="2024-09-12T06:34:00Z">
            <w:rPr>
              <w:lang w:val="es-PE" w:eastAsia="es-PE"/>
            </w:rPr>
          </w:rPrChange>
        </w:rPr>
        <w:t>.</w:t>
      </w:r>
    </w:p>
    <w:p w14:paraId="47FB8A0C" w14:textId="77777777" w:rsidR="00F11436" w:rsidRPr="004140F1" w:rsidRDefault="00F11436" w:rsidP="00D510F7">
      <w:pPr>
        <w:rPr>
          <w:lang w:eastAsia="es-PE"/>
          <w:rPrChange w:id="511" w:author="51964" w:date="2024-09-11T23:34:00Z" w16du:dateUtc="2024-09-12T06:34:00Z">
            <w:rPr>
              <w:lang w:val="es-PE" w:eastAsia="es-PE"/>
            </w:rPr>
          </w:rPrChange>
        </w:rPr>
      </w:pPr>
      <w:r w:rsidRPr="004140F1">
        <w:rPr>
          <w:lang w:eastAsia="es-PE"/>
          <w:rPrChange w:id="512" w:author="51964" w:date="2024-09-11T23:34:00Z" w16du:dateUtc="2024-09-12T06:34:00Z">
            <w:rPr>
              <w:lang w:val="es-PE" w:eastAsia="es-PE"/>
            </w:rPr>
          </w:rPrChange>
        </w:rPr>
        <w:t xml:space="preserve">Jiménez, Sol Pérez 2020, ‘Grupo México: </w:t>
      </w:r>
      <w:proofErr w:type="spellStart"/>
      <w:r w:rsidRPr="004140F1">
        <w:rPr>
          <w:lang w:eastAsia="es-PE"/>
          <w:rPrChange w:id="513" w:author="51964" w:date="2024-09-11T23:34:00Z" w16du:dateUtc="2024-09-12T06:34:00Z">
            <w:rPr>
              <w:lang w:val="es-PE" w:eastAsia="es-PE"/>
            </w:rPr>
          </w:rPrChange>
        </w:rPr>
        <w:t>Epítome</w:t>
      </w:r>
      <w:proofErr w:type="spellEnd"/>
      <w:r w:rsidRPr="004140F1">
        <w:rPr>
          <w:lang w:eastAsia="es-PE"/>
          <w:rPrChange w:id="514" w:author="51964" w:date="2024-09-11T23:34:00Z" w16du:dateUtc="2024-09-12T06:34:00Z">
            <w:rPr>
              <w:lang w:val="es-PE" w:eastAsia="es-PE"/>
            </w:rPr>
          </w:rPrChange>
        </w:rPr>
        <w:t xml:space="preserve"> de la </w:t>
      </w:r>
      <w:proofErr w:type="spellStart"/>
      <w:r w:rsidRPr="004140F1">
        <w:rPr>
          <w:lang w:eastAsia="es-PE"/>
          <w:rPrChange w:id="515" w:author="51964" w:date="2024-09-11T23:34:00Z" w16du:dateUtc="2024-09-12T06:34:00Z">
            <w:rPr>
              <w:lang w:val="es-PE" w:eastAsia="es-PE"/>
            </w:rPr>
          </w:rPrChange>
        </w:rPr>
        <w:t>deshumanización</w:t>
      </w:r>
      <w:proofErr w:type="spellEnd"/>
      <w:r w:rsidRPr="004140F1">
        <w:rPr>
          <w:lang w:eastAsia="es-PE"/>
          <w:rPrChange w:id="516" w:author="51964" w:date="2024-09-11T23:34:00Z" w16du:dateUtc="2024-09-12T06:34:00Z">
            <w:rPr>
              <w:lang w:val="es-PE" w:eastAsia="es-PE"/>
            </w:rPr>
          </w:rPrChange>
        </w:rPr>
        <w:t xml:space="preserve"> y la </w:t>
      </w:r>
      <w:proofErr w:type="spellStart"/>
      <w:r w:rsidRPr="004140F1">
        <w:rPr>
          <w:lang w:eastAsia="es-PE"/>
          <w:rPrChange w:id="517" w:author="51964" w:date="2024-09-11T23:34:00Z" w16du:dateUtc="2024-09-12T06:34:00Z">
            <w:rPr>
              <w:lang w:val="es-PE" w:eastAsia="es-PE"/>
            </w:rPr>
          </w:rPrChange>
        </w:rPr>
        <w:t>barbarie</w:t>
      </w:r>
      <w:proofErr w:type="spellEnd"/>
      <w:r w:rsidRPr="004140F1">
        <w:rPr>
          <w:lang w:eastAsia="es-PE"/>
          <w:rPrChange w:id="518" w:author="51964" w:date="2024-09-11T23:34:00Z" w16du:dateUtc="2024-09-12T06:34:00Z">
            <w:rPr>
              <w:lang w:val="es-PE" w:eastAsia="es-PE"/>
            </w:rPr>
          </w:rPrChange>
        </w:rPr>
        <w:t xml:space="preserve"> del extractivismo’, </w:t>
      </w:r>
      <w:proofErr w:type="spellStart"/>
      <w:r w:rsidRPr="004140F1">
        <w:rPr>
          <w:i/>
          <w:iCs/>
          <w:lang w:eastAsia="es-PE"/>
          <w:rPrChange w:id="519" w:author="51964" w:date="2024-09-11T23:34:00Z" w16du:dateUtc="2024-09-12T06:34:00Z">
            <w:rPr>
              <w:i/>
              <w:iCs/>
              <w:lang w:val="es-PE" w:eastAsia="es-PE"/>
            </w:rPr>
          </w:rPrChange>
        </w:rPr>
        <w:t>Ecología</w:t>
      </w:r>
      <w:proofErr w:type="spellEnd"/>
      <w:r w:rsidRPr="004140F1">
        <w:rPr>
          <w:i/>
          <w:iCs/>
          <w:lang w:eastAsia="es-PE"/>
          <w:rPrChange w:id="520" w:author="51964" w:date="2024-09-11T23:34:00Z" w16du:dateUtc="2024-09-12T06:34:00Z">
            <w:rPr>
              <w:i/>
              <w:iCs/>
              <w:lang w:val="es-PE" w:eastAsia="es-PE"/>
            </w:rPr>
          </w:rPrChange>
        </w:rPr>
        <w:t xml:space="preserve"> Política</w:t>
      </w:r>
      <w:r w:rsidRPr="004140F1">
        <w:rPr>
          <w:lang w:eastAsia="es-PE"/>
          <w:rPrChange w:id="521" w:author="51964" w:date="2024-09-11T23:34:00Z" w16du:dateUtc="2024-09-12T06:34:00Z">
            <w:rPr>
              <w:lang w:val="es-PE" w:eastAsia="es-PE"/>
            </w:rPr>
          </w:rPrChange>
        </w:rPr>
        <w:t>, (60), 24–32.</w:t>
      </w:r>
    </w:p>
    <w:p w14:paraId="17EBD47D" w14:textId="77777777" w:rsidR="00F11436" w:rsidRPr="004140F1" w:rsidRDefault="00F11436" w:rsidP="00D510F7">
      <w:pPr>
        <w:rPr>
          <w:lang w:eastAsia="es-PE"/>
        </w:rPr>
      </w:pPr>
      <w:r w:rsidRPr="004140F1">
        <w:rPr>
          <w:lang w:eastAsia="es-PE"/>
        </w:rPr>
        <w:t xml:space="preserve">Lenin, V. I. 1914, ‘Conspectus of Hegel’s book The Science of Logic’, in </w:t>
      </w:r>
      <w:r w:rsidRPr="004140F1">
        <w:rPr>
          <w:i/>
          <w:iCs/>
          <w:lang w:eastAsia="es-PE"/>
        </w:rPr>
        <w:t>V. I. Lenin Collected Works. Philosophical Notebooks</w:t>
      </w:r>
      <w:r w:rsidRPr="004140F1">
        <w:rPr>
          <w:lang w:eastAsia="es-PE"/>
        </w:rPr>
        <w:t>, Moscow: Progress Publishers.</w:t>
      </w:r>
    </w:p>
    <w:p w14:paraId="4D4388FD" w14:textId="77777777" w:rsidR="00F11436" w:rsidRPr="004140F1" w:rsidRDefault="00F11436" w:rsidP="00D510F7">
      <w:pPr>
        <w:rPr>
          <w:lang w:eastAsia="es-PE"/>
        </w:rPr>
      </w:pPr>
      <w:r w:rsidRPr="004140F1">
        <w:rPr>
          <w:lang w:eastAsia="es-PE"/>
        </w:rPr>
        <w:t xml:space="preserve">——— 1964, ‘Imperialism, the highest stage of capitalism. A popular outline’, in </w:t>
      </w:r>
      <w:r w:rsidRPr="004140F1">
        <w:rPr>
          <w:i/>
          <w:iCs/>
          <w:lang w:eastAsia="es-PE"/>
        </w:rPr>
        <w:t>V. I. Lenin Collected Works. December 1915 - July 1916</w:t>
      </w:r>
      <w:r w:rsidRPr="004140F1">
        <w:rPr>
          <w:lang w:eastAsia="es-PE"/>
        </w:rPr>
        <w:t>, Moscow: Progress Publishers.</w:t>
      </w:r>
    </w:p>
    <w:p w14:paraId="32EB39FD" w14:textId="77777777" w:rsidR="00F11436" w:rsidRPr="004140F1" w:rsidRDefault="00F11436" w:rsidP="00D510F7">
      <w:pPr>
        <w:rPr>
          <w:lang w:eastAsia="es-PE"/>
          <w:rPrChange w:id="522" w:author="51964" w:date="2024-09-11T23:34:00Z" w16du:dateUtc="2024-09-12T06:34:00Z">
            <w:rPr>
              <w:lang w:val="es-PE" w:eastAsia="es-PE"/>
            </w:rPr>
          </w:rPrChange>
        </w:rPr>
      </w:pPr>
      <w:r w:rsidRPr="004140F1">
        <w:rPr>
          <w:lang w:eastAsia="es-PE"/>
        </w:rPr>
        <w:t xml:space="preserve">Luxemburg, Rosa 2015, ‘The complete works of Rosa Luxemburg. Volume II, Economic Writings 2’, in </w:t>
      </w:r>
      <w:r w:rsidRPr="004140F1">
        <w:rPr>
          <w:i/>
          <w:iCs/>
          <w:lang w:eastAsia="es-PE"/>
        </w:rPr>
        <w:t>The Accumulation of Capital: A Contribution to the Economic Theory of Imperialism</w:t>
      </w:r>
      <w:r w:rsidRPr="004140F1">
        <w:rPr>
          <w:lang w:eastAsia="es-PE"/>
        </w:rPr>
        <w:t xml:space="preserve">, edited by Peter Hudis and Paul le Blanc, trans. </w:t>
      </w:r>
      <w:r w:rsidRPr="004140F1">
        <w:rPr>
          <w:lang w:eastAsia="es-PE"/>
          <w:rPrChange w:id="523" w:author="51964" w:date="2024-09-11T23:34:00Z" w16du:dateUtc="2024-09-12T06:34:00Z">
            <w:rPr>
              <w:lang w:val="es-PE" w:eastAsia="es-PE"/>
            </w:rPr>
          </w:rPrChange>
        </w:rPr>
        <w:t>Nicholas Gray and George Shriver, London: Verso.</w:t>
      </w:r>
    </w:p>
    <w:p w14:paraId="051C5DDB" w14:textId="77777777" w:rsidR="00F11436" w:rsidRPr="004140F1" w:rsidRDefault="00F11436" w:rsidP="00D510F7">
      <w:pPr>
        <w:rPr>
          <w:lang w:eastAsia="es-PE"/>
        </w:rPr>
      </w:pPr>
      <w:r w:rsidRPr="004140F1">
        <w:rPr>
          <w:lang w:eastAsia="es-PE"/>
        </w:rPr>
        <w:t xml:space="preserve">Mao, </w:t>
      </w:r>
      <w:proofErr w:type="spellStart"/>
      <w:r w:rsidRPr="004140F1">
        <w:rPr>
          <w:lang w:eastAsia="es-PE"/>
        </w:rPr>
        <w:t>Tse</w:t>
      </w:r>
      <w:proofErr w:type="spellEnd"/>
      <w:r w:rsidRPr="004140F1">
        <w:rPr>
          <w:lang w:eastAsia="es-PE"/>
        </w:rPr>
        <w:t xml:space="preserve">-Tung 1967, ‘The Struggle in the </w:t>
      </w:r>
      <w:proofErr w:type="spellStart"/>
      <w:r w:rsidRPr="004140F1">
        <w:rPr>
          <w:lang w:eastAsia="es-PE"/>
        </w:rPr>
        <w:t>Chingkang</w:t>
      </w:r>
      <w:proofErr w:type="spellEnd"/>
      <w:r w:rsidRPr="004140F1">
        <w:rPr>
          <w:lang w:eastAsia="es-PE"/>
        </w:rPr>
        <w:t xml:space="preserve"> Mountains’, in </w:t>
      </w:r>
      <w:r w:rsidRPr="004140F1">
        <w:rPr>
          <w:i/>
          <w:iCs/>
          <w:lang w:eastAsia="es-PE"/>
        </w:rPr>
        <w:t xml:space="preserve">Selected works of Mao </w:t>
      </w:r>
      <w:proofErr w:type="spellStart"/>
      <w:r w:rsidRPr="004140F1">
        <w:rPr>
          <w:i/>
          <w:iCs/>
          <w:lang w:eastAsia="es-PE"/>
        </w:rPr>
        <w:t>Tse</w:t>
      </w:r>
      <w:proofErr w:type="spellEnd"/>
      <w:r w:rsidRPr="004140F1">
        <w:rPr>
          <w:i/>
          <w:iCs/>
          <w:lang w:eastAsia="es-PE"/>
        </w:rPr>
        <w:t>-tung.</w:t>
      </w:r>
      <w:r w:rsidRPr="004140F1">
        <w:rPr>
          <w:lang w:eastAsia="es-PE"/>
        </w:rPr>
        <w:t>, Peking: Foreign Languages Press.</w:t>
      </w:r>
    </w:p>
    <w:p w14:paraId="2C493DDA" w14:textId="77777777" w:rsidR="00F11436" w:rsidRPr="004140F1" w:rsidRDefault="00F11436" w:rsidP="00D510F7">
      <w:pPr>
        <w:rPr>
          <w:lang w:eastAsia="es-PE"/>
        </w:rPr>
      </w:pPr>
      <w:r w:rsidRPr="004140F1">
        <w:rPr>
          <w:lang w:eastAsia="es-PE"/>
        </w:rPr>
        <w:t xml:space="preserve">Mariátegui, José Carlos 1929, ‘The New Peru.’, </w:t>
      </w:r>
      <w:r w:rsidRPr="004140F1">
        <w:rPr>
          <w:i/>
          <w:iCs/>
          <w:lang w:eastAsia="es-PE"/>
        </w:rPr>
        <w:t>Nation</w:t>
      </w:r>
      <w:r w:rsidRPr="004140F1">
        <w:rPr>
          <w:lang w:eastAsia="es-PE"/>
        </w:rPr>
        <w:t>, 128(3315), 78–79.</w:t>
      </w:r>
    </w:p>
    <w:p w14:paraId="10D69CE1" w14:textId="77777777" w:rsidR="00F11436" w:rsidRPr="004140F1" w:rsidRDefault="00F11436" w:rsidP="00D510F7">
      <w:pPr>
        <w:rPr>
          <w:lang w:eastAsia="es-PE"/>
        </w:rPr>
      </w:pPr>
      <w:r w:rsidRPr="004140F1">
        <w:rPr>
          <w:lang w:eastAsia="es-PE"/>
        </w:rPr>
        <w:t xml:space="preserve">——— 2011, ‘On the Character of Peruvian Society’, in </w:t>
      </w:r>
      <w:r w:rsidRPr="004140F1">
        <w:rPr>
          <w:i/>
          <w:iCs/>
          <w:lang w:eastAsia="es-PE"/>
        </w:rPr>
        <w:t xml:space="preserve">Jos Carlos </w:t>
      </w:r>
      <w:proofErr w:type="spellStart"/>
      <w:r w:rsidRPr="004140F1">
        <w:rPr>
          <w:i/>
          <w:iCs/>
          <w:lang w:eastAsia="es-PE"/>
        </w:rPr>
        <w:t>Maritegui</w:t>
      </w:r>
      <w:proofErr w:type="spellEnd"/>
      <w:r w:rsidRPr="004140F1">
        <w:rPr>
          <w:i/>
          <w:iCs/>
          <w:lang w:eastAsia="es-PE"/>
        </w:rPr>
        <w:t>: An Anthology</w:t>
      </w:r>
      <w:r w:rsidRPr="004140F1">
        <w:rPr>
          <w:lang w:eastAsia="es-PE"/>
        </w:rPr>
        <w:t>, edited by Harry E Vanden and Marc Becker, New York: New York University Press.</w:t>
      </w:r>
    </w:p>
    <w:p w14:paraId="144D1E8F" w14:textId="77777777" w:rsidR="00F11436" w:rsidRPr="004140F1" w:rsidRDefault="00F11436" w:rsidP="00D510F7">
      <w:pPr>
        <w:rPr>
          <w:lang w:eastAsia="es-PE"/>
        </w:rPr>
      </w:pPr>
      <w:r w:rsidRPr="004140F1">
        <w:rPr>
          <w:lang w:eastAsia="es-PE"/>
        </w:rPr>
        <w:t xml:space="preserve">Marx, Karl 1976, </w:t>
      </w:r>
      <w:r w:rsidRPr="004140F1">
        <w:rPr>
          <w:i/>
          <w:iCs/>
          <w:lang w:eastAsia="es-PE"/>
        </w:rPr>
        <w:t>Capital. A Critique of Political Economy</w:t>
      </w:r>
      <w:r w:rsidRPr="004140F1">
        <w:rPr>
          <w:lang w:eastAsia="es-PE"/>
        </w:rPr>
        <w:t xml:space="preserve">, Trans. </w:t>
      </w:r>
      <w:r w:rsidRPr="004140F1">
        <w:rPr>
          <w:lang w:eastAsia="es-PE"/>
          <w:rPrChange w:id="524" w:author="51964" w:date="2024-09-11T23:34:00Z" w16du:dateUtc="2024-09-12T06:34:00Z">
            <w:rPr>
              <w:lang w:val="es-PE" w:eastAsia="es-PE"/>
            </w:rPr>
          </w:rPrChange>
        </w:rPr>
        <w:t xml:space="preserve">Ben Fowkes, Vol. 1. </w:t>
      </w:r>
      <w:r w:rsidRPr="004140F1">
        <w:rPr>
          <w:lang w:eastAsia="es-PE"/>
        </w:rPr>
        <w:t>3 vols., New York: Penguin Books.</w:t>
      </w:r>
    </w:p>
    <w:p w14:paraId="6D9A1DFA" w14:textId="77777777" w:rsidR="00F11436" w:rsidRPr="004140F1" w:rsidRDefault="00F11436" w:rsidP="00D510F7">
      <w:pPr>
        <w:rPr>
          <w:lang w:eastAsia="es-PE"/>
        </w:rPr>
      </w:pPr>
      <w:r w:rsidRPr="004140F1">
        <w:rPr>
          <w:lang w:eastAsia="es-PE"/>
        </w:rPr>
        <w:t xml:space="preserve">——— 1988, ‘12. Letter from Marx to Engels in Manchester. 30 April 1868’, in </w:t>
      </w:r>
      <w:r w:rsidRPr="004140F1">
        <w:rPr>
          <w:i/>
          <w:iCs/>
          <w:lang w:eastAsia="es-PE"/>
        </w:rPr>
        <w:t xml:space="preserve">Karl Marx, Frederick </w:t>
      </w:r>
      <w:proofErr w:type="gramStart"/>
      <w:r w:rsidRPr="004140F1">
        <w:rPr>
          <w:i/>
          <w:iCs/>
          <w:lang w:eastAsia="es-PE"/>
        </w:rPr>
        <w:t>Engels :</w:t>
      </w:r>
      <w:proofErr w:type="gramEnd"/>
      <w:r w:rsidRPr="004140F1">
        <w:rPr>
          <w:i/>
          <w:iCs/>
          <w:lang w:eastAsia="es-PE"/>
        </w:rPr>
        <w:t xml:space="preserve"> Collected Works</w:t>
      </w:r>
      <w:r w:rsidRPr="004140F1">
        <w:rPr>
          <w:lang w:eastAsia="es-PE"/>
        </w:rPr>
        <w:t xml:space="preserve">, by </w:t>
      </w:r>
      <w:proofErr w:type="spellStart"/>
      <w:r w:rsidRPr="004140F1">
        <w:rPr>
          <w:lang w:eastAsia="es-PE"/>
        </w:rPr>
        <w:t>by</w:t>
      </w:r>
      <w:proofErr w:type="spellEnd"/>
      <w:r w:rsidRPr="004140F1">
        <w:rPr>
          <w:lang w:eastAsia="es-PE"/>
        </w:rPr>
        <w:t xml:space="preserve"> Karl Marx and Friedrich Engels, New York: International Publishers.</w:t>
      </w:r>
    </w:p>
    <w:p w14:paraId="4C7CEB58" w14:textId="77777777" w:rsidR="00F11436" w:rsidRPr="004140F1" w:rsidRDefault="00F11436" w:rsidP="00D510F7">
      <w:pPr>
        <w:rPr>
          <w:lang w:eastAsia="es-PE"/>
          <w:rPrChange w:id="525" w:author="51964" w:date="2024-09-11T23:34:00Z" w16du:dateUtc="2024-09-12T06:34:00Z">
            <w:rPr>
              <w:lang w:val="es-PE" w:eastAsia="es-PE"/>
            </w:rPr>
          </w:rPrChange>
        </w:rPr>
      </w:pPr>
      <w:r w:rsidRPr="004140F1">
        <w:rPr>
          <w:lang w:eastAsia="es-PE"/>
        </w:rPr>
        <w:lastRenderedPageBreak/>
        <w:t xml:space="preserve">——— 2016, </w:t>
      </w:r>
      <w:r w:rsidRPr="004140F1">
        <w:rPr>
          <w:i/>
          <w:iCs/>
          <w:lang w:eastAsia="es-PE"/>
        </w:rPr>
        <w:t>Marx’s Economic Manuscript of 1864-1865</w:t>
      </w:r>
      <w:r w:rsidRPr="004140F1">
        <w:rPr>
          <w:lang w:eastAsia="es-PE"/>
        </w:rPr>
        <w:t xml:space="preserve">, Ed. </w:t>
      </w:r>
      <w:r w:rsidRPr="004140F1">
        <w:rPr>
          <w:lang w:eastAsia="es-PE"/>
          <w:rPrChange w:id="526" w:author="51964" w:date="2024-09-11T23:34:00Z" w16du:dateUtc="2024-09-12T06:34:00Z">
            <w:rPr>
              <w:lang w:val="es-PE" w:eastAsia="es-PE"/>
            </w:rPr>
          </w:rPrChange>
        </w:rPr>
        <w:t>Fred Moseley. Trans. Ben Fowkes</w:t>
      </w:r>
      <w:proofErr w:type="gramStart"/>
      <w:r w:rsidRPr="004140F1">
        <w:rPr>
          <w:lang w:eastAsia="es-PE"/>
          <w:rPrChange w:id="527" w:author="51964" w:date="2024-09-11T23:34:00Z" w16du:dateUtc="2024-09-12T06:34:00Z">
            <w:rPr>
              <w:lang w:val="es-PE" w:eastAsia="es-PE"/>
            </w:rPr>
          </w:rPrChange>
        </w:rPr>
        <w:t>, .</w:t>
      </w:r>
      <w:proofErr w:type="gramEnd"/>
      <w:r w:rsidRPr="004140F1">
        <w:rPr>
          <w:lang w:eastAsia="es-PE"/>
          <w:rPrChange w:id="528" w:author="51964" w:date="2024-09-11T23:34:00Z" w16du:dateUtc="2024-09-12T06:34:00Z">
            <w:rPr>
              <w:lang w:val="es-PE" w:eastAsia="es-PE"/>
            </w:rPr>
          </w:rPrChange>
        </w:rPr>
        <w:t xml:space="preserve"> Historical Materialism 100, </w:t>
      </w:r>
      <w:proofErr w:type="gramStart"/>
      <w:r w:rsidRPr="004140F1">
        <w:rPr>
          <w:lang w:eastAsia="es-PE"/>
          <w:rPrChange w:id="529" w:author="51964" w:date="2024-09-11T23:34:00Z" w16du:dateUtc="2024-09-12T06:34:00Z">
            <w:rPr>
              <w:lang w:val="es-PE" w:eastAsia="es-PE"/>
            </w:rPr>
          </w:rPrChange>
        </w:rPr>
        <w:t>Leiden ;</w:t>
      </w:r>
      <w:proofErr w:type="gramEnd"/>
      <w:r w:rsidRPr="004140F1">
        <w:rPr>
          <w:lang w:eastAsia="es-PE"/>
          <w:rPrChange w:id="530" w:author="51964" w:date="2024-09-11T23:34:00Z" w16du:dateUtc="2024-09-12T06:34:00Z">
            <w:rPr>
              <w:lang w:val="es-PE" w:eastAsia="es-PE"/>
            </w:rPr>
          </w:rPrChange>
        </w:rPr>
        <w:t xml:space="preserve"> Boston: Brill.</w:t>
      </w:r>
    </w:p>
    <w:p w14:paraId="6F5D5B9E" w14:textId="77777777" w:rsidR="00F11436" w:rsidRPr="004140F1" w:rsidRDefault="00F11436" w:rsidP="00D510F7">
      <w:pPr>
        <w:rPr>
          <w:lang w:eastAsia="es-PE"/>
          <w:rPrChange w:id="531" w:author="51964" w:date="2024-09-11T23:34:00Z" w16du:dateUtc="2024-09-12T06:34:00Z">
            <w:rPr>
              <w:lang w:val="es-PE" w:eastAsia="es-PE"/>
            </w:rPr>
          </w:rPrChange>
        </w:rPr>
      </w:pPr>
      <w:r w:rsidRPr="004140F1">
        <w:rPr>
          <w:lang w:eastAsia="es-PE"/>
          <w:rPrChange w:id="532" w:author="51964" w:date="2024-09-11T23:34:00Z" w16du:dateUtc="2024-09-12T06:34:00Z">
            <w:rPr>
              <w:lang w:val="es-PE" w:eastAsia="es-PE"/>
            </w:rPr>
          </w:rPrChange>
        </w:rPr>
        <w:t xml:space="preserve">Mejía, José Manuel 2021, ‘Cambio de </w:t>
      </w:r>
      <w:proofErr w:type="spellStart"/>
      <w:r w:rsidRPr="004140F1">
        <w:rPr>
          <w:lang w:eastAsia="es-PE"/>
          <w:rPrChange w:id="533" w:author="51964" w:date="2024-09-11T23:34:00Z" w16du:dateUtc="2024-09-12T06:34:00Z">
            <w:rPr>
              <w:lang w:val="es-PE" w:eastAsia="es-PE"/>
            </w:rPr>
          </w:rPrChange>
        </w:rPr>
        <w:t>escala</w:t>
      </w:r>
      <w:proofErr w:type="spellEnd"/>
      <w:r w:rsidRPr="004140F1">
        <w:rPr>
          <w:lang w:eastAsia="es-PE"/>
          <w:rPrChange w:id="534" w:author="51964" w:date="2024-09-11T23:34:00Z" w16du:dateUtc="2024-09-12T06:34:00Z">
            <w:rPr>
              <w:lang w:val="es-PE" w:eastAsia="es-PE"/>
            </w:rPr>
          </w:rPrChange>
        </w:rPr>
        <w:t xml:space="preserve"> </w:t>
      </w:r>
      <w:proofErr w:type="spellStart"/>
      <w:r w:rsidRPr="004140F1">
        <w:rPr>
          <w:lang w:eastAsia="es-PE"/>
          <w:rPrChange w:id="535" w:author="51964" w:date="2024-09-11T23:34:00Z" w16du:dateUtc="2024-09-12T06:34:00Z">
            <w:rPr>
              <w:lang w:val="es-PE" w:eastAsia="es-PE"/>
            </w:rPr>
          </w:rPrChange>
        </w:rPr>
        <w:t>en</w:t>
      </w:r>
      <w:proofErr w:type="spellEnd"/>
      <w:r w:rsidRPr="004140F1">
        <w:rPr>
          <w:lang w:eastAsia="es-PE"/>
          <w:rPrChange w:id="536" w:author="51964" w:date="2024-09-11T23:34:00Z" w16du:dateUtc="2024-09-12T06:34:00Z">
            <w:rPr>
              <w:lang w:val="es-PE" w:eastAsia="es-PE"/>
            </w:rPr>
          </w:rPrChange>
        </w:rPr>
        <w:t xml:space="preserve"> la </w:t>
      </w:r>
      <w:proofErr w:type="spellStart"/>
      <w:r w:rsidRPr="004140F1">
        <w:rPr>
          <w:lang w:eastAsia="es-PE"/>
          <w:rPrChange w:id="537" w:author="51964" w:date="2024-09-11T23:34:00Z" w16du:dateUtc="2024-09-12T06:34:00Z">
            <w:rPr>
              <w:lang w:val="es-PE" w:eastAsia="es-PE"/>
            </w:rPr>
          </w:rPrChange>
        </w:rPr>
        <w:t>contienda</w:t>
      </w:r>
      <w:proofErr w:type="spellEnd"/>
      <w:r w:rsidRPr="004140F1">
        <w:rPr>
          <w:lang w:eastAsia="es-PE"/>
          <w:rPrChange w:id="538" w:author="51964" w:date="2024-09-11T23:34:00Z" w16du:dateUtc="2024-09-12T06:34:00Z">
            <w:rPr>
              <w:lang w:val="es-PE" w:eastAsia="es-PE"/>
            </w:rPr>
          </w:rPrChange>
        </w:rPr>
        <w:t xml:space="preserve"> anti-</w:t>
      </w:r>
      <w:proofErr w:type="spellStart"/>
      <w:r w:rsidRPr="004140F1">
        <w:rPr>
          <w:lang w:eastAsia="es-PE"/>
          <w:rPrChange w:id="539" w:author="51964" w:date="2024-09-11T23:34:00Z" w16du:dateUtc="2024-09-12T06:34:00Z">
            <w:rPr>
              <w:lang w:val="es-PE" w:eastAsia="es-PE"/>
            </w:rPr>
          </w:rPrChange>
        </w:rPr>
        <w:t>minera</w:t>
      </w:r>
      <w:proofErr w:type="spellEnd"/>
      <w:r w:rsidRPr="004140F1">
        <w:rPr>
          <w:lang w:eastAsia="es-PE"/>
          <w:rPrChange w:id="540" w:author="51964" w:date="2024-09-11T23:34:00Z" w16du:dateUtc="2024-09-12T06:34:00Z">
            <w:rPr>
              <w:lang w:val="es-PE" w:eastAsia="es-PE"/>
            </w:rPr>
          </w:rPrChange>
        </w:rPr>
        <w:t xml:space="preserve"> peruana. </w:t>
      </w:r>
      <w:proofErr w:type="spellStart"/>
      <w:r w:rsidRPr="004140F1">
        <w:rPr>
          <w:lang w:eastAsia="es-PE"/>
          <w:rPrChange w:id="541" w:author="51964" w:date="2024-09-11T23:34:00Z" w16du:dateUtc="2024-09-12T06:34:00Z">
            <w:rPr>
              <w:lang w:val="es-PE" w:eastAsia="es-PE"/>
            </w:rPr>
          </w:rPrChange>
        </w:rPr>
        <w:t>Construcción</w:t>
      </w:r>
      <w:proofErr w:type="spellEnd"/>
      <w:r w:rsidRPr="004140F1">
        <w:rPr>
          <w:lang w:eastAsia="es-PE"/>
          <w:rPrChange w:id="542" w:author="51964" w:date="2024-09-11T23:34:00Z" w16du:dateUtc="2024-09-12T06:34:00Z">
            <w:rPr>
              <w:lang w:val="es-PE" w:eastAsia="es-PE"/>
            </w:rPr>
          </w:rPrChange>
        </w:rPr>
        <w:t xml:space="preserve"> de </w:t>
      </w:r>
      <w:proofErr w:type="spellStart"/>
      <w:r w:rsidRPr="004140F1">
        <w:rPr>
          <w:lang w:eastAsia="es-PE"/>
          <w:rPrChange w:id="543" w:author="51964" w:date="2024-09-11T23:34:00Z" w16du:dateUtc="2024-09-12T06:34:00Z">
            <w:rPr>
              <w:lang w:val="es-PE" w:eastAsia="es-PE"/>
            </w:rPr>
          </w:rPrChange>
        </w:rPr>
        <w:t>teoría</w:t>
      </w:r>
      <w:proofErr w:type="spellEnd"/>
      <w:r w:rsidRPr="004140F1">
        <w:rPr>
          <w:lang w:eastAsia="es-PE"/>
          <w:rPrChange w:id="544" w:author="51964" w:date="2024-09-11T23:34:00Z" w16du:dateUtc="2024-09-12T06:34:00Z">
            <w:rPr>
              <w:lang w:val="es-PE" w:eastAsia="es-PE"/>
            </w:rPr>
          </w:rPrChange>
        </w:rPr>
        <w:t xml:space="preserve"> a </w:t>
      </w:r>
      <w:proofErr w:type="spellStart"/>
      <w:r w:rsidRPr="004140F1">
        <w:rPr>
          <w:lang w:eastAsia="es-PE"/>
          <w:rPrChange w:id="545" w:author="51964" w:date="2024-09-11T23:34:00Z" w16du:dateUtc="2024-09-12T06:34:00Z">
            <w:rPr>
              <w:lang w:val="es-PE" w:eastAsia="es-PE"/>
            </w:rPr>
          </w:rPrChange>
        </w:rPr>
        <w:t>partir</w:t>
      </w:r>
      <w:proofErr w:type="spellEnd"/>
      <w:r w:rsidRPr="004140F1">
        <w:rPr>
          <w:lang w:eastAsia="es-PE"/>
          <w:rPrChange w:id="546" w:author="51964" w:date="2024-09-11T23:34:00Z" w16du:dateUtc="2024-09-12T06:34:00Z">
            <w:rPr>
              <w:lang w:val="es-PE" w:eastAsia="es-PE"/>
            </w:rPr>
          </w:rPrChange>
        </w:rPr>
        <w:t xml:space="preserve"> del </w:t>
      </w:r>
      <w:proofErr w:type="spellStart"/>
      <w:r w:rsidRPr="004140F1">
        <w:rPr>
          <w:lang w:eastAsia="es-PE"/>
          <w:rPrChange w:id="547" w:author="51964" w:date="2024-09-11T23:34:00Z" w16du:dateUtc="2024-09-12T06:34:00Z">
            <w:rPr>
              <w:lang w:val="es-PE" w:eastAsia="es-PE"/>
            </w:rPr>
          </w:rPrChange>
        </w:rPr>
        <w:t>conflicto</w:t>
      </w:r>
      <w:proofErr w:type="spellEnd"/>
      <w:r w:rsidRPr="004140F1">
        <w:rPr>
          <w:lang w:eastAsia="es-PE"/>
          <w:rPrChange w:id="548" w:author="51964" w:date="2024-09-11T23:34:00Z" w16du:dateUtc="2024-09-12T06:34:00Z">
            <w:rPr>
              <w:lang w:val="es-PE" w:eastAsia="es-PE"/>
            </w:rPr>
          </w:rPrChange>
        </w:rPr>
        <w:t xml:space="preserve"> </w:t>
      </w:r>
      <w:proofErr w:type="spellStart"/>
      <w:r w:rsidRPr="004140F1">
        <w:rPr>
          <w:lang w:eastAsia="es-PE"/>
          <w:rPrChange w:id="549" w:author="51964" w:date="2024-09-11T23:34:00Z" w16du:dateUtc="2024-09-12T06:34:00Z">
            <w:rPr>
              <w:lang w:val="es-PE" w:eastAsia="es-PE"/>
            </w:rPr>
          </w:rPrChange>
        </w:rPr>
        <w:t>por</w:t>
      </w:r>
      <w:proofErr w:type="spellEnd"/>
      <w:r w:rsidRPr="004140F1">
        <w:rPr>
          <w:lang w:eastAsia="es-PE"/>
          <w:rPrChange w:id="550" w:author="51964" w:date="2024-09-11T23:34:00Z" w16du:dateUtc="2024-09-12T06:34:00Z">
            <w:rPr>
              <w:lang w:val="es-PE" w:eastAsia="es-PE"/>
            </w:rPr>
          </w:rPrChange>
        </w:rPr>
        <w:t xml:space="preserve"> la </w:t>
      </w:r>
      <w:proofErr w:type="spellStart"/>
      <w:r w:rsidRPr="004140F1">
        <w:rPr>
          <w:lang w:eastAsia="es-PE"/>
          <w:rPrChange w:id="551" w:author="51964" w:date="2024-09-11T23:34:00Z" w16du:dateUtc="2024-09-12T06:34:00Z">
            <w:rPr>
              <w:lang w:val="es-PE" w:eastAsia="es-PE"/>
            </w:rPr>
          </w:rPrChange>
        </w:rPr>
        <w:t>exploración</w:t>
      </w:r>
      <w:proofErr w:type="spellEnd"/>
      <w:r w:rsidRPr="004140F1">
        <w:rPr>
          <w:lang w:eastAsia="es-PE"/>
          <w:rPrChange w:id="552" w:author="51964" w:date="2024-09-11T23:34:00Z" w16du:dateUtc="2024-09-12T06:34:00Z">
            <w:rPr>
              <w:lang w:val="es-PE" w:eastAsia="es-PE"/>
            </w:rPr>
          </w:rPrChange>
        </w:rPr>
        <w:t xml:space="preserve"> del cerro </w:t>
      </w:r>
      <w:proofErr w:type="spellStart"/>
      <w:r w:rsidRPr="004140F1">
        <w:rPr>
          <w:lang w:eastAsia="es-PE"/>
          <w:rPrChange w:id="553" w:author="51964" w:date="2024-09-11T23:34:00Z" w16du:dateUtc="2024-09-12T06:34:00Z">
            <w:rPr>
              <w:lang w:val="es-PE" w:eastAsia="es-PE"/>
            </w:rPr>
          </w:rPrChange>
        </w:rPr>
        <w:t>Quilish</w:t>
      </w:r>
      <w:proofErr w:type="spellEnd"/>
      <w:r w:rsidRPr="004140F1">
        <w:rPr>
          <w:lang w:eastAsia="es-PE"/>
          <w:rPrChange w:id="554" w:author="51964" w:date="2024-09-11T23:34:00Z" w16du:dateUtc="2024-09-12T06:34:00Z">
            <w:rPr>
              <w:lang w:val="es-PE" w:eastAsia="es-PE"/>
            </w:rPr>
          </w:rPrChange>
        </w:rPr>
        <w:t xml:space="preserve"> </w:t>
      </w:r>
      <w:proofErr w:type="spellStart"/>
      <w:r w:rsidRPr="004140F1">
        <w:rPr>
          <w:lang w:eastAsia="es-PE"/>
          <w:rPrChange w:id="555" w:author="51964" w:date="2024-09-11T23:34:00Z" w16du:dateUtc="2024-09-12T06:34:00Z">
            <w:rPr>
              <w:lang w:val="es-PE" w:eastAsia="es-PE"/>
            </w:rPr>
          </w:rPrChange>
        </w:rPr>
        <w:t>en</w:t>
      </w:r>
      <w:proofErr w:type="spellEnd"/>
      <w:r w:rsidRPr="004140F1">
        <w:rPr>
          <w:lang w:eastAsia="es-PE"/>
          <w:rPrChange w:id="556" w:author="51964" w:date="2024-09-11T23:34:00Z" w16du:dateUtc="2024-09-12T06:34:00Z">
            <w:rPr>
              <w:lang w:val="es-PE" w:eastAsia="es-PE"/>
            </w:rPr>
          </w:rPrChange>
        </w:rPr>
        <w:t xml:space="preserve"> Cajamarca’, Quito: </w:t>
      </w:r>
      <w:proofErr w:type="spellStart"/>
      <w:r w:rsidRPr="004140F1">
        <w:rPr>
          <w:lang w:eastAsia="es-PE"/>
          <w:rPrChange w:id="557" w:author="51964" w:date="2024-09-11T23:34:00Z" w16du:dateUtc="2024-09-12T06:34:00Z">
            <w:rPr>
              <w:lang w:val="es-PE" w:eastAsia="es-PE"/>
            </w:rPr>
          </w:rPrChange>
        </w:rPr>
        <w:t>Facultad</w:t>
      </w:r>
      <w:proofErr w:type="spellEnd"/>
      <w:r w:rsidRPr="004140F1">
        <w:rPr>
          <w:lang w:eastAsia="es-PE"/>
          <w:rPrChange w:id="558" w:author="51964" w:date="2024-09-11T23:34:00Z" w16du:dateUtc="2024-09-12T06:34:00Z">
            <w:rPr>
              <w:lang w:val="es-PE" w:eastAsia="es-PE"/>
            </w:rPr>
          </w:rPrChange>
        </w:rPr>
        <w:t xml:space="preserve"> </w:t>
      </w:r>
      <w:proofErr w:type="spellStart"/>
      <w:r w:rsidRPr="004140F1">
        <w:rPr>
          <w:lang w:eastAsia="es-PE"/>
          <w:rPrChange w:id="559" w:author="51964" w:date="2024-09-11T23:34:00Z" w16du:dateUtc="2024-09-12T06:34:00Z">
            <w:rPr>
              <w:lang w:val="es-PE" w:eastAsia="es-PE"/>
            </w:rPr>
          </w:rPrChange>
        </w:rPr>
        <w:t>Latinoamericana</w:t>
      </w:r>
      <w:proofErr w:type="spellEnd"/>
      <w:r w:rsidRPr="004140F1">
        <w:rPr>
          <w:lang w:eastAsia="es-PE"/>
          <w:rPrChange w:id="560" w:author="51964" w:date="2024-09-11T23:34:00Z" w16du:dateUtc="2024-09-12T06:34:00Z">
            <w:rPr>
              <w:lang w:val="es-PE" w:eastAsia="es-PE"/>
            </w:rPr>
          </w:rPrChange>
        </w:rPr>
        <w:t xml:space="preserve"> de </w:t>
      </w:r>
      <w:proofErr w:type="spellStart"/>
      <w:r w:rsidRPr="004140F1">
        <w:rPr>
          <w:lang w:eastAsia="es-PE"/>
          <w:rPrChange w:id="561" w:author="51964" w:date="2024-09-11T23:34:00Z" w16du:dateUtc="2024-09-12T06:34:00Z">
            <w:rPr>
              <w:lang w:val="es-PE" w:eastAsia="es-PE"/>
            </w:rPr>
          </w:rPrChange>
        </w:rPr>
        <w:t>Ciencias</w:t>
      </w:r>
      <w:proofErr w:type="spellEnd"/>
      <w:r w:rsidRPr="004140F1">
        <w:rPr>
          <w:lang w:eastAsia="es-PE"/>
          <w:rPrChange w:id="562" w:author="51964" w:date="2024-09-11T23:34:00Z" w16du:dateUtc="2024-09-12T06:34:00Z">
            <w:rPr>
              <w:lang w:val="es-PE" w:eastAsia="es-PE"/>
            </w:rPr>
          </w:rPrChange>
        </w:rPr>
        <w:t xml:space="preserve"> </w:t>
      </w:r>
      <w:proofErr w:type="spellStart"/>
      <w:r w:rsidRPr="004140F1">
        <w:rPr>
          <w:lang w:eastAsia="es-PE"/>
          <w:rPrChange w:id="563" w:author="51964" w:date="2024-09-11T23:34:00Z" w16du:dateUtc="2024-09-12T06:34:00Z">
            <w:rPr>
              <w:lang w:val="es-PE" w:eastAsia="es-PE"/>
            </w:rPr>
          </w:rPrChange>
        </w:rPr>
        <w:t>Sociales</w:t>
      </w:r>
      <w:proofErr w:type="spellEnd"/>
      <w:r w:rsidRPr="004140F1">
        <w:rPr>
          <w:lang w:eastAsia="es-PE"/>
          <w:rPrChange w:id="564" w:author="51964" w:date="2024-09-11T23:34:00Z" w16du:dateUtc="2024-09-12T06:34:00Z">
            <w:rPr>
              <w:lang w:val="es-PE" w:eastAsia="es-PE"/>
            </w:rPr>
          </w:rPrChange>
        </w:rPr>
        <w:t xml:space="preserve"> - </w:t>
      </w:r>
      <w:proofErr w:type="spellStart"/>
      <w:r w:rsidRPr="004140F1">
        <w:rPr>
          <w:lang w:eastAsia="es-PE"/>
          <w:rPrChange w:id="565" w:author="51964" w:date="2024-09-11T23:34:00Z" w16du:dateUtc="2024-09-12T06:34:00Z">
            <w:rPr>
              <w:lang w:val="es-PE" w:eastAsia="es-PE"/>
            </w:rPr>
          </w:rPrChange>
        </w:rPr>
        <w:t>Sede</w:t>
      </w:r>
      <w:proofErr w:type="spellEnd"/>
      <w:r w:rsidRPr="004140F1">
        <w:rPr>
          <w:lang w:eastAsia="es-PE"/>
          <w:rPrChange w:id="566" w:author="51964" w:date="2024-09-11T23:34:00Z" w16du:dateUtc="2024-09-12T06:34:00Z">
            <w:rPr>
              <w:lang w:val="es-PE" w:eastAsia="es-PE"/>
            </w:rPr>
          </w:rPrChange>
        </w:rPr>
        <w:t xml:space="preserve"> Ecuador.</w:t>
      </w:r>
    </w:p>
    <w:p w14:paraId="6B90B5A1" w14:textId="77777777" w:rsidR="00F11436" w:rsidRPr="004140F1" w:rsidRDefault="00F11436" w:rsidP="00D510F7">
      <w:pPr>
        <w:rPr>
          <w:lang w:eastAsia="es-PE"/>
          <w:rPrChange w:id="567" w:author="51964" w:date="2024-09-11T23:34:00Z" w16du:dateUtc="2024-09-12T06:34:00Z">
            <w:rPr>
              <w:lang w:val="es-PE" w:eastAsia="es-PE"/>
            </w:rPr>
          </w:rPrChange>
        </w:rPr>
      </w:pPr>
      <w:r w:rsidRPr="004140F1">
        <w:rPr>
          <w:lang w:eastAsia="es-PE"/>
          <w:rPrChange w:id="568" w:author="51964" w:date="2024-09-11T23:34:00Z" w16du:dateUtc="2024-09-12T06:34:00Z">
            <w:rPr>
              <w:lang w:val="es-PE" w:eastAsia="es-PE"/>
            </w:rPr>
          </w:rPrChange>
        </w:rPr>
        <w:t xml:space="preserve">Mejía Villena, José Manuel 2024, ‘Luchas </w:t>
      </w:r>
      <w:proofErr w:type="spellStart"/>
      <w:r w:rsidRPr="004140F1">
        <w:rPr>
          <w:lang w:eastAsia="es-PE"/>
          <w:rPrChange w:id="569" w:author="51964" w:date="2024-09-11T23:34:00Z" w16du:dateUtc="2024-09-12T06:34:00Z">
            <w:rPr>
              <w:lang w:val="es-PE" w:eastAsia="es-PE"/>
            </w:rPr>
          </w:rPrChange>
        </w:rPr>
        <w:t>campesinas</w:t>
      </w:r>
      <w:proofErr w:type="spellEnd"/>
      <w:r w:rsidRPr="004140F1">
        <w:rPr>
          <w:lang w:eastAsia="es-PE"/>
          <w:rPrChange w:id="570" w:author="51964" w:date="2024-09-11T23:34:00Z" w16du:dateUtc="2024-09-12T06:34:00Z">
            <w:rPr>
              <w:lang w:val="es-PE" w:eastAsia="es-PE"/>
            </w:rPr>
          </w:rPrChange>
        </w:rPr>
        <w:t xml:space="preserve"> contra la </w:t>
      </w:r>
      <w:proofErr w:type="spellStart"/>
      <w:r w:rsidRPr="004140F1">
        <w:rPr>
          <w:lang w:eastAsia="es-PE"/>
          <w:rPrChange w:id="571" w:author="51964" w:date="2024-09-11T23:34:00Z" w16du:dateUtc="2024-09-12T06:34:00Z">
            <w:rPr>
              <w:lang w:val="es-PE" w:eastAsia="es-PE"/>
            </w:rPr>
          </w:rPrChange>
        </w:rPr>
        <w:t>expansión</w:t>
      </w:r>
      <w:proofErr w:type="spellEnd"/>
      <w:r w:rsidRPr="004140F1">
        <w:rPr>
          <w:lang w:eastAsia="es-PE"/>
          <w:rPrChange w:id="572" w:author="51964" w:date="2024-09-11T23:34:00Z" w16du:dateUtc="2024-09-12T06:34:00Z">
            <w:rPr>
              <w:lang w:val="es-PE" w:eastAsia="es-PE"/>
            </w:rPr>
          </w:rPrChange>
        </w:rPr>
        <w:t xml:space="preserve"> de la </w:t>
      </w:r>
      <w:proofErr w:type="spellStart"/>
      <w:r w:rsidRPr="004140F1">
        <w:rPr>
          <w:lang w:eastAsia="es-PE"/>
          <w:rPrChange w:id="573" w:author="51964" w:date="2024-09-11T23:34:00Z" w16du:dateUtc="2024-09-12T06:34:00Z">
            <w:rPr>
              <w:lang w:val="es-PE" w:eastAsia="es-PE"/>
            </w:rPr>
          </w:rPrChange>
        </w:rPr>
        <w:t>frontera</w:t>
      </w:r>
      <w:proofErr w:type="spellEnd"/>
      <w:r w:rsidRPr="004140F1">
        <w:rPr>
          <w:lang w:eastAsia="es-PE"/>
          <w:rPrChange w:id="574" w:author="51964" w:date="2024-09-11T23:34:00Z" w16du:dateUtc="2024-09-12T06:34:00Z">
            <w:rPr>
              <w:lang w:val="es-PE" w:eastAsia="es-PE"/>
            </w:rPr>
          </w:rPrChange>
        </w:rPr>
        <w:t xml:space="preserve"> </w:t>
      </w:r>
      <w:proofErr w:type="spellStart"/>
      <w:r w:rsidRPr="004140F1">
        <w:rPr>
          <w:lang w:eastAsia="es-PE"/>
          <w:rPrChange w:id="575" w:author="51964" w:date="2024-09-11T23:34:00Z" w16du:dateUtc="2024-09-12T06:34:00Z">
            <w:rPr>
              <w:lang w:val="es-PE" w:eastAsia="es-PE"/>
            </w:rPr>
          </w:rPrChange>
        </w:rPr>
        <w:t>extractiva</w:t>
      </w:r>
      <w:proofErr w:type="spellEnd"/>
      <w:r w:rsidRPr="004140F1">
        <w:rPr>
          <w:lang w:eastAsia="es-PE"/>
          <w:rPrChange w:id="576" w:author="51964" w:date="2024-09-11T23:34:00Z" w16du:dateUtc="2024-09-12T06:34:00Z">
            <w:rPr>
              <w:lang w:val="es-PE" w:eastAsia="es-PE"/>
            </w:rPr>
          </w:rPrChange>
        </w:rPr>
        <w:t xml:space="preserve">: </w:t>
      </w:r>
      <w:proofErr w:type="spellStart"/>
      <w:r w:rsidRPr="004140F1">
        <w:rPr>
          <w:lang w:eastAsia="es-PE"/>
          <w:rPrChange w:id="577" w:author="51964" w:date="2024-09-11T23:34:00Z" w16du:dateUtc="2024-09-12T06:34:00Z">
            <w:rPr>
              <w:lang w:val="es-PE" w:eastAsia="es-PE"/>
            </w:rPr>
          </w:rPrChange>
        </w:rPr>
        <w:t>minería</w:t>
      </w:r>
      <w:proofErr w:type="spellEnd"/>
      <w:r w:rsidRPr="004140F1">
        <w:rPr>
          <w:lang w:eastAsia="es-PE"/>
          <w:rPrChange w:id="578" w:author="51964" w:date="2024-09-11T23:34:00Z" w16du:dateUtc="2024-09-12T06:34:00Z">
            <w:rPr>
              <w:lang w:val="es-PE" w:eastAsia="es-PE"/>
            </w:rPr>
          </w:rPrChange>
        </w:rPr>
        <w:t xml:space="preserve"> </w:t>
      </w:r>
      <w:proofErr w:type="spellStart"/>
      <w:r w:rsidRPr="004140F1">
        <w:rPr>
          <w:lang w:eastAsia="es-PE"/>
          <w:rPrChange w:id="579" w:author="51964" w:date="2024-09-11T23:34:00Z" w16du:dateUtc="2024-09-12T06:34:00Z">
            <w:rPr>
              <w:lang w:val="es-PE" w:eastAsia="es-PE"/>
            </w:rPr>
          </w:rPrChange>
        </w:rPr>
        <w:t>imperialista</w:t>
      </w:r>
      <w:proofErr w:type="spellEnd"/>
      <w:r w:rsidRPr="004140F1">
        <w:rPr>
          <w:lang w:eastAsia="es-PE"/>
          <w:rPrChange w:id="580" w:author="51964" w:date="2024-09-11T23:34:00Z" w16du:dateUtc="2024-09-12T06:34:00Z">
            <w:rPr>
              <w:lang w:val="es-PE" w:eastAsia="es-PE"/>
            </w:rPr>
          </w:rPrChange>
        </w:rPr>
        <w:t xml:space="preserve"> y </w:t>
      </w:r>
      <w:proofErr w:type="spellStart"/>
      <w:r w:rsidRPr="004140F1">
        <w:rPr>
          <w:lang w:eastAsia="es-PE"/>
          <w:rPrChange w:id="581" w:author="51964" w:date="2024-09-11T23:34:00Z" w16du:dateUtc="2024-09-12T06:34:00Z">
            <w:rPr>
              <w:lang w:val="es-PE" w:eastAsia="es-PE"/>
            </w:rPr>
          </w:rPrChange>
        </w:rPr>
        <w:t>conflicto</w:t>
      </w:r>
      <w:proofErr w:type="spellEnd"/>
      <w:r w:rsidRPr="004140F1">
        <w:rPr>
          <w:lang w:eastAsia="es-PE"/>
          <w:rPrChange w:id="582" w:author="51964" w:date="2024-09-11T23:34:00Z" w16du:dateUtc="2024-09-12T06:34:00Z">
            <w:rPr>
              <w:lang w:val="es-PE" w:eastAsia="es-PE"/>
            </w:rPr>
          </w:rPrChange>
        </w:rPr>
        <w:t xml:space="preserve"> de </w:t>
      </w:r>
      <w:proofErr w:type="spellStart"/>
      <w:r w:rsidRPr="004140F1">
        <w:rPr>
          <w:lang w:eastAsia="es-PE"/>
          <w:rPrChange w:id="583" w:author="51964" w:date="2024-09-11T23:34:00Z" w16du:dateUtc="2024-09-12T06:34:00Z">
            <w:rPr>
              <w:lang w:val="es-PE" w:eastAsia="es-PE"/>
            </w:rPr>
          </w:rPrChange>
        </w:rPr>
        <w:t>clases</w:t>
      </w:r>
      <w:proofErr w:type="spellEnd"/>
      <w:r w:rsidRPr="004140F1">
        <w:rPr>
          <w:lang w:eastAsia="es-PE"/>
          <w:rPrChange w:id="584" w:author="51964" w:date="2024-09-11T23:34:00Z" w16du:dateUtc="2024-09-12T06:34:00Z">
            <w:rPr>
              <w:lang w:val="es-PE" w:eastAsia="es-PE"/>
            </w:rPr>
          </w:rPrChange>
        </w:rPr>
        <w:t xml:space="preserve"> </w:t>
      </w:r>
      <w:proofErr w:type="spellStart"/>
      <w:r w:rsidRPr="004140F1">
        <w:rPr>
          <w:lang w:eastAsia="es-PE"/>
          <w:rPrChange w:id="585" w:author="51964" w:date="2024-09-11T23:34:00Z" w16du:dateUtc="2024-09-12T06:34:00Z">
            <w:rPr>
              <w:lang w:val="es-PE" w:eastAsia="es-PE"/>
            </w:rPr>
          </w:rPrChange>
        </w:rPr>
        <w:t>en</w:t>
      </w:r>
      <w:proofErr w:type="spellEnd"/>
      <w:r w:rsidRPr="004140F1">
        <w:rPr>
          <w:lang w:eastAsia="es-PE"/>
          <w:rPrChange w:id="586" w:author="51964" w:date="2024-09-11T23:34:00Z" w16du:dateUtc="2024-09-12T06:34:00Z">
            <w:rPr>
              <w:lang w:val="es-PE" w:eastAsia="es-PE"/>
            </w:rPr>
          </w:rPrChange>
        </w:rPr>
        <w:t xml:space="preserve"> Cajamarca, Perú’, Quito: Universidad Andina Simón Bolívar, </w:t>
      </w:r>
      <w:proofErr w:type="spellStart"/>
      <w:r w:rsidRPr="004140F1">
        <w:rPr>
          <w:lang w:eastAsia="es-PE"/>
          <w:rPrChange w:id="587" w:author="51964" w:date="2024-09-11T23:34:00Z" w16du:dateUtc="2024-09-12T06:34:00Z">
            <w:rPr>
              <w:lang w:val="es-PE" w:eastAsia="es-PE"/>
            </w:rPr>
          </w:rPrChange>
        </w:rPr>
        <w:t>Sede</w:t>
      </w:r>
      <w:proofErr w:type="spellEnd"/>
      <w:r w:rsidRPr="004140F1">
        <w:rPr>
          <w:lang w:eastAsia="es-PE"/>
          <w:rPrChange w:id="588" w:author="51964" w:date="2024-09-11T23:34:00Z" w16du:dateUtc="2024-09-12T06:34:00Z">
            <w:rPr>
              <w:lang w:val="es-PE" w:eastAsia="es-PE"/>
            </w:rPr>
          </w:rPrChange>
        </w:rPr>
        <w:t xml:space="preserve"> Ecuador.</w:t>
      </w:r>
    </w:p>
    <w:p w14:paraId="2994DDCC" w14:textId="77777777" w:rsidR="00F11436" w:rsidRPr="004140F1" w:rsidRDefault="00F11436" w:rsidP="00D510F7">
      <w:pPr>
        <w:rPr>
          <w:lang w:eastAsia="es-PE"/>
          <w:rPrChange w:id="589" w:author="51964" w:date="2024-09-11T23:34:00Z" w16du:dateUtc="2024-09-12T06:34:00Z">
            <w:rPr>
              <w:lang w:val="es-PE" w:eastAsia="es-PE"/>
            </w:rPr>
          </w:rPrChange>
        </w:rPr>
      </w:pPr>
      <w:r w:rsidRPr="004140F1">
        <w:rPr>
          <w:lang w:eastAsia="es-PE"/>
          <w:rPrChange w:id="590" w:author="51964" w:date="2024-09-11T23:34:00Z" w16du:dateUtc="2024-09-12T06:34:00Z">
            <w:rPr>
              <w:lang w:val="es-PE" w:eastAsia="es-PE"/>
            </w:rPr>
          </w:rPrChange>
        </w:rPr>
        <w:t>Melgar Bao, Ricardo 2020, ‘</w:t>
      </w:r>
      <w:proofErr w:type="spellStart"/>
      <w:r w:rsidRPr="004140F1">
        <w:rPr>
          <w:lang w:eastAsia="es-PE"/>
          <w:rPrChange w:id="591" w:author="51964" w:date="2024-09-11T23:34:00Z" w16du:dateUtc="2024-09-12T06:34:00Z">
            <w:rPr>
              <w:lang w:val="es-PE" w:eastAsia="es-PE"/>
            </w:rPr>
          </w:rPrChange>
        </w:rPr>
        <w:t>Izquierdas</w:t>
      </w:r>
      <w:proofErr w:type="spellEnd"/>
      <w:r w:rsidRPr="004140F1">
        <w:rPr>
          <w:lang w:eastAsia="es-PE"/>
          <w:rPrChange w:id="592" w:author="51964" w:date="2024-09-11T23:34:00Z" w16du:dateUtc="2024-09-12T06:34:00Z">
            <w:rPr>
              <w:lang w:val="es-PE" w:eastAsia="es-PE"/>
            </w:rPr>
          </w:rPrChange>
        </w:rPr>
        <w:t xml:space="preserve"> y </w:t>
      </w:r>
      <w:proofErr w:type="spellStart"/>
      <w:r w:rsidRPr="004140F1">
        <w:rPr>
          <w:lang w:eastAsia="es-PE"/>
          <w:rPrChange w:id="593" w:author="51964" w:date="2024-09-11T23:34:00Z" w16du:dateUtc="2024-09-12T06:34:00Z">
            <w:rPr>
              <w:lang w:val="es-PE" w:eastAsia="es-PE"/>
            </w:rPr>
          </w:rPrChange>
        </w:rPr>
        <w:t>cultura</w:t>
      </w:r>
      <w:proofErr w:type="spellEnd"/>
      <w:r w:rsidRPr="004140F1">
        <w:rPr>
          <w:lang w:eastAsia="es-PE"/>
          <w:rPrChange w:id="594" w:author="51964" w:date="2024-09-11T23:34:00Z" w16du:dateUtc="2024-09-12T06:34:00Z">
            <w:rPr>
              <w:lang w:val="es-PE" w:eastAsia="es-PE"/>
            </w:rPr>
          </w:rPrChange>
        </w:rPr>
        <w:t xml:space="preserve"> </w:t>
      </w:r>
      <w:proofErr w:type="spellStart"/>
      <w:r w:rsidRPr="004140F1">
        <w:rPr>
          <w:lang w:eastAsia="es-PE"/>
          <w:rPrChange w:id="595" w:author="51964" w:date="2024-09-11T23:34:00Z" w16du:dateUtc="2024-09-12T06:34:00Z">
            <w:rPr>
              <w:lang w:val="es-PE" w:eastAsia="es-PE"/>
            </w:rPr>
          </w:rPrChange>
        </w:rPr>
        <w:t>militante</w:t>
      </w:r>
      <w:proofErr w:type="spellEnd"/>
      <w:r w:rsidRPr="004140F1">
        <w:rPr>
          <w:lang w:eastAsia="es-PE"/>
          <w:rPrChange w:id="596" w:author="51964" w:date="2024-09-11T23:34:00Z" w16du:dateUtc="2024-09-12T06:34:00Z">
            <w:rPr>
              <w:lang w:val="es-PE" w:eastAsia="es-PE"/>
            </w:rPr>
          </w:rPrChange>
        </w:rPr>
        <w:t xml:space="preserve"> </w:t>
      </w:r>
      <w:proofErr w:type="spellStart"/>
      <w:r w:rsidRPr="004140F1">
        <w:rPr>
          <w:lang w:eastAsia="es-PE"/>
          <w:rPrChange w:id="597" w:author="51964" w:date="2024-09-11T23:34:00Z" w16du:dateUtc="2024-09-12T06:34:00Z">
            <w:rPr>
              <w:lang w:val="es-PE" w:eastAsia="es-PE"/>
            </w:rPr>
          </w:rPrChange>
        </w:rPr>
        <w:t>en</w:t>
      </w:r>
      <w:proofErr w:type="spellEnd"/>
      <w:r w:rsidRPr="004140F1">
        <w:rPr>
          <w:lang w:eastAsia="es-PE"/>
          <w:rPrChange w:id="598" w:author="51964" w:date="2024-09-11T23:34:00Z" w16du:dateUtc="2024-09-12T06:34:00Z">
            <w:rPr>
              <w:lang w:val="es-PE" w:eastAsia="es-PE"/>
            </w:rPr>
          </w:rPrChange>
        </w:rPr>
        <w:t xml:space="preserve"> </w:t>
      </w:r>
      <w:proofErr w:type="spellStart"/>
      <w:r w:rsidRPr="004140F1">
        <w:rPr>
          <w:lang w:eastAsia="es-PE"/>
          <w:rPrChange w:id="599" w:author="51964" w:date="2024-09-11T23:34:00Z" w16du:dateUtc="2024-09-12T06:34:00Z">
            <w:rPr>
              <w:lang w:val="es-PE" w:eastAsia="es-PE"/>
            </w:rPr>
          </w:rPrChange>
        </w:rPr>
        <w:t>el</w:t>
      </w:r>
      <w:proofErr w:type="spellEnd"/>
      <w:r w:rsidRPr="004140F1">
        <w:rPr>
          <w:lang w:eastAsia="es-PE"/>
          <w:rPrChange w:id="600" w:author="51964" w:date="2024-09-11T23:34:00Z" w16du:dateUtc="2024-09-12T06:34:00Z">
            <w:rPr>
              <w:lang w:val="es-PE" w:eastAsia="es-PE"/>
            </w:rPr>
          </w:rPrChange>
        </w:rPr>
        <w:t xml:space="preserve"> </w:t>
      </w:r>
      <w:proofErr w:type="spellStart"/>
      <w:r w:rsidRPr="004140F1">
        <w:rPr>
          <w:lang w:eastAsia="es-PE"/>
          <w:rPrChange w:id="601" w:author="51964" w:date="2024-09-11T23:34:00Z" w16du:dateUtc="2024-09-12T06:34:00Z">
            <w:rPr>
              <w:lang w:val="es-PE" w:eastAsia="es-PE"/>
            </w:rPr>
          </w:rPrChange>
        </w:rPr>
        <w:t>frente</w:t>
      </w:r>
      <w:proofErr w:type="spellEnd"/>
      <w:r w:rsidRPr="004140F1">
        <w:rPr>
          <w:lang w:eastAsia="es-PE"/>
          <w:rPrChange w:id="602" w:author="51964" w:date="2024-09-11T23:34:00Z" w16du:dateUtc="2024-09-12T06:34:00Z">
            <w:rPr>
              <w:lang w:val="es-PE" w:eastAsia="es-PE"/>
            </w:rPr>
          </w:rPrChange>
        </w:rPr>
        <w:t xml:space="preserve"> </w:t>
      </w:r>
      <w:proofErr w:type="spellStart"/>
      <w:r w:rsidRPr="004140F1">
        <w:rPr>
          <w:lang w:eastAsia="es-PE"/>
          <w:rPrChange w:id="603" w:author="51964" w:date="2024-09-11T23:34:00Z" w16du:dateUtc="2024-09-12T06:34:00Z">
            <w:rPr>
              <w:lang w:val="es-PE" w:eastAsia="es-PE"/>
            </w:rPr>
          </w:rPrChange>
        </w:rPr>
        <w:t>minero</w:t>
      </w:r>
      <w:proofErr w:type="spellEnd"/>
      <w:r w:rsidRPr="004140F1">
        <w:rPr>
          <w:lang w:eastAsia="es-PE"/>
          <w:rPrChange w:id="604" w:author="51964" w:date="2024-09-11T23:34:00Z" w16du:dateUtc="2024-09-12T06:34:00Z">
            <w:rPr>
              <w:lang w:val="es-PE" w:eastAsia="es-PE"/>
            </w:rPr>
          </w:rPrChange>
        </w:rPr>
        <w:t xml:space="preserve">: Perú 1928-1930’, </w:t>
      </w:r>
      <w:proofErr w:type="spellStart"/>
      <w:r w:rsidRPr="004140F1">
        <w:rPr>
          <w:i/>
          <w:iCs/>
          <w:lang w:eastAsia="es-PE"/>
          <w:rPrChange w:id="605" w:author="51964" w:date="2024-09-11T23:34:00Z" w16du:dateUtc="2024-09-12T06:34:00Z">
            <w:rPr>
              <w:i/>
              <w:iCs/>
              <w:lang w:val="es-PE" w:eastAsia="es-PE"/>
            </w:rPr>
          </w:rPrChange>
        </w:rPr>
        <w:t>Avances</w:t>
      </w:r>
      <w:proofErr w:type="spellEnd"/>
      <w:r w:rsidRPr="004140F1">
        <w:rPr>
          <w:i/>
          <w:iCs/>
          <w:lang w:eastAsia="es-PE"/>
          <w:rPrChange w:id="606" w:author="51964" w:date="2024-09-11T23:34:00Z" w16du:dateUtc="2024-09-12T06:34:00Z">
            <w:rPr>
              <w:i/>
              <w:iCs/>
              <w:lang w:val="es-PE" w:eastAsia="es-PE"/>
            </w:rPr>
          </w:rPrChange>
        </w:rPr>
        <w:t xml:space="preserve"> del </w:t>
      </w:r>
      <w:proofErr w:type="spellStart"/>
      <w:r w:rsidRPr="004140F1">
        <w:rPr>
          <w:i/>
          <w:iCs/>
          <w:lang w:eastAsia="es-PE"/>
          <w:rPrChange w:id="607" w:author="51964" w:date="2024-09-11T23:34:00Z" w16du:dateUtc="2024-09-12T06:34:00Z">
            <w:rPr>
              <w:i/>
              <w:iCs/>
              <w:lang w:val="es-PE" w:eastAsia="es-PE"/>
            </w:rPr>
          </w:rPrChange>
        </w:rPr>
        <w:t>Cesor</w:t>
      </w:r>
      <w:proofErr w:type="spellEnd"/>
      <w:r w:rsidRPr="004140F1">
        <w:rPr>
          <w:lang w:eastAsia="es-PE"/>
          <w:rPrChange w:id="608" w:author="51964" w:date="2024-09-11T23:34:00Z" w16du:dateUtc="2024-09-12T06:34:00Z">
            <w:rPr>
              <w:lang w:val="es-PE" w:eastAsia="es-PE"/>
            </w:rPr>
          </w:rPrChange>
        </w:rPr>
        <w:t>, 17(22), 127–48.</w:t>
      </w:r>
    </w:p>
    <w:p w14:paraId="4F0D9BC6" w14:textId="77777777" w:rsidR="00F11436" w:rsidRPr="004140F1" w:rsidRDefault="00F11436" w:rsidP="00D510F7">
      <w:pPr>
        <w:rPr>
          <w:lang w:eastAsia="es-PE"/>
        </w:rPr>
      </w:pPr>
      <w:r w:rsidRPr="004140F1">
        <w:rPr>
          <w:lang w:eastAsia="es-PE"/>
        </w:rPr>
        <w:t xml:space="preserve">Merton, Robert K. 1948, ‘The Self-Fulfilling Prophecy’, </w:t>
      </w:r>
      <w:r w:rsidRPr="004140F1">
        <w:rPr>
          <w:i/>
          <w:iCs/>
          <w:lang w:eastAsia="es-PE"/>
        </w:rPr>
        <w:t>The Antioch Review</w:t>
      </w:r>
      <w:r w:rsidRPr="004140F1">
        <w:rPr>
          <w:lang w:eastAsia="es-PE"/>
        </w:rPr>
        <w:t>, 8(2), 193–210.</w:t>
      </w:r>
    </w:p>
    <w:p w14:paraId="581DCB67" w14:textId="77777777" w:rsidR="00F11436" w:rsidRPr="004140F1" w:rsidRDefault="00F11436" w:rsidP="00D510F7">
      <w:pPr>
        <w:rPr>
          <w:lang w:eastAsia="es-PE"/>
          <w:rPrChange w:id="609" w:author="51964" w:date="2024-09-11T23:34:00Z" w16du:dateUtc="2024-09-12T06:34:00Z">
            <w:rPr>
              <w:lang w:val="es-PE" w:eastAsia="es-PE"/>
            </w:rPr>
          </w:rPrChange>
        </w:rPr>
      </w:pPr>
      <w:r w:rsidRPr="004140F1">
        <w:rPr>
          <w:lang w:eastAsia="es-PE"/>
          <w:rPrChange w:id="610" w:author="51964" w:date="2024-09-11T23:34:00Z" w16du:dateUtc="2024-09-12T06:34:00Z">
            <w:rPr>
              <w:lang w:val="es-PE" w:eastAsia="es-PE"/>
            </w:rPr>
          </w:rPrChange>
        </w:rPr>
        <w:t xml:space="preserve">Montoya, Gustavo, and Homero Quiroz, eds. 2023, </w:t>
      </w:r>
      <w:proofErr w:type="spellStart"/>
      <w:r w:rsidRPr="004140F1">
        <w:rPr>
          <w:i/>
          <w:iCs/>
          <w:lang w:eastAsia="es-PE"/>
          <w:rPrChange w:id="611" w:author="51964" w:date="2024-09-11T23:34:00Z" w16du:dateUtc="2024-09-12T06:34:00Z">
            <w:rPr>
              <w:i/>
              <w:iCs/>
              <w:lang w:val="es-PE" w:eastAsia="es-PE"/>
            </w:rPr>
          </w:rPrChange>
        </w:rPr>
        <w:t>Estallido</w:t>
      </w:r>
      <w:proofErr w:type="spellEnd"/>
      <w:r w:rsidRPr="004140F1">
        <w:rPr>
          <w:i/>
          <w:iCs/>
          <w:lang w:eastAsia="es-PE"/>
          <w:rPrChange w:id="612" w:author="51964" w:date="2024-09-11T23:34:00Z" w16du:dateUtc="2024-09-12T06:34:00Z">
            <w:rPr>
              <w:i/>
              <w:iCs/>
              <w:lang w:val="es-PE" w:eastAsia="es-PE"/>
            </w:rPr>
          </w:rPrChange>
        </w:rPr>
        <w:t xml:space="preserve"> Popular. </w:t>
      </w:r>
      <w:proofErr w:type="spellStart"/>
      <w:r w:rsidRPr="004140F1">
        <w:rPr>
          <w:i/>
          <w:iCs/>
          <w:lang w:eastAsia="es-PE"/>
          <w:rPrChange w:id="613" w:author="51964" w:date="2024-09-11T23:34:00Z" w16du:dateUtc="2024-09-12T06:34:00Z">
            <w:rPr>
              <w:i/>
              <w:iCs/>
              <w:lang w:val="es-PE" w:eastAsia="es-PE"/>
            </w:rPr>
          </w:rPrChange>
        </w:rPr>
        <w:t>Protesta</w:t>
      </w:r>
      <w:proofErr w:type="spellEnd"/>
      <w:r w:rsidRPr="004140F1">
        <w:rPr>
          <w:i/>
          <w:iCs/>
          <w:lang w:eastAsia="es-PE"/>
          <w:rPrChange w:id="614" w:author="51964" w:date="2024-09-11T23:34:00Z" w16du:dateUtc="2024-09-12T06:34:00Z">
            <w:rPr>
              <w:i/>
              <w:iCs/>
              <w:lang w:val="es-PE" w:eastAsia="es-PE"/>
            </w:rPr>
          </w:rPrChange>
        </w:rPr>
        <w:t xml:space="preserve"> y Masacre En Perú, 2022-2023</w:t>
      </w:r>
      <w:r w:rsidRPr="004140F1">
        <w:rPr>
          <w:lang w:eastAsia="es-PE"/>
          <w:rPrChange w:id="615" w:author="51964" w:date="2024-09-11T23:34:00Z" w16du:dateUtc="2024-09-12T06:34:00Z">
            <w:rPr>
              <w:lang w:val="es-PE" w:eastAsia="es-PE"/>
            </w:rPr>
          </w:rPrChange>
        </w:rPr>
        <w:t xml:space="preserve">, Lima: </w:t>
      </w:r>
      <w:proofErr w:type="spellStart"/>
      <w:r w:rsidRPr="004140F1">
        <w:rPr>
          <w:lang w:eastAsia="es-PE"/>
          <w:rPrChange w:id="616" w:author="51964" w:date="2024-09-11T23:34:00Z" w16du:dateUtc="2024-09-12T06:34:00Z">
            <w:rPr>
              <w:lang w:val="es-PE" w:eastAsia="es-PE"/>
            </w:rPr>
          </w:rPrChange>
        </w:rPr>
        <w:t>Estallido</w:t>
      </w:r>
      <w:proofErr w:type="spellEnd"/>
      <w:r w:rsidRPr="004140F1">
        <w:rPr>
          <w:lang w:eastAsia="es-PE"/>
          <w:rPrChange w:id="617" w:author="51964" w:date="2024-09-11T23:34:00Z" w16du:dateUtc="2024-09-12T06:34:00Z">
            <w:rPr>
              <w:lang w:val="es-PE" w:eastAsia="es-PE"/>
            </w:rPr>
          </w:rPrChange>
        </w:rPr>
        <w:t xml:space="preserve"> Editorial &amp; Editorial Horizonte.</w:t>
      </w:r>
    </w:p>
    <w:p w14:paraId="0A110B68" w14:textId="77777777" w:rsidR="00F11436" w:rsidRPr="004140F1" w:rsidRDefault="00F11436" w:rsidP="00D510F7">
      <w:pPr>
        <w:rPr>
          <w:lang w:eastAsia="es-PE"/>
        </w:rPr>
      </w:pPr>
      <w:r w:rsidRPr="004140F1">
        <w:rPr>
          <w:lang w:eastAsia="es-PE"/>
        </w:rPr>
        <w:t xml:space="preserve">O’Connor, James 1984, </w:t>
      </w:r>
      <w:r w:rsidRPr="004140F1">
        <w:rPr>
          <w:i/>
          <w:iCs/>
          <w:lang w:eastAsia="es-PE"/>
        </w:rPr>
        <w:t>Accumulation Crisis</w:t>
      </w:r>
      <w:r w:rsidRPr="004140F1">
        <w:rPr>
          <w:lang w:eastAsia="es-PE"/>
        </w:rPr>
        <w:t>, New York: B. Blackwell.</w:t>
      </w:r>
    </w:p>
    <w:p w14:paraId="4AEF5837" w14:textId="77777777" w:rsidR="00F11436" w:rsidRPr="004140F1" w:rsidRDefault="00F11436" w:rsidP="00D510F7">
      <w:pPr>
        <w:rPr>
          <w:lang w:eastAsia="es-PE"/>
          <w:rPrChange w:id="618" w:author="51964" w:date="2024-09-11T23:34:00Z" w16du:dateUtc="2024-09-12T06:34:00Z">
            <w:rPr>
              <w:lang w:val="es-PE" w:eastAsia="es-PE"/>
            </w:rPr>
          </w:rPrChange>
        </w:rPr>
      </w:pPr>
      <w:r w:rsidRPr="004140F1">
        <w:rPr>
          <w:lang w:eastAsia="es-PE"/>
          <w:rPrChange w:id="619" w:author="51964" w:date="2024-09-11T23:34:00Z" w16du:dateUtc="2024-09-12T06:34:00Z">
            <w:rPr>
              <w:lang w:val="es-PE" w:eastAsia="es-PE"/>
            </w:rPr>
          </w:rPrChange>
        </w:rPr>
        <w:t xml:space="preserve">Ortiz </w:t>
      </w:r>
      <w:proofErr w:type="spellStart"/>
      <w:r w:rsidRPr="004140F1">
        <w:rPr>
          <w:lang w:eastAsia="es-PE"/>
          <w:rPrChange w:id="620" w:author="51964" w:date="2024-09-11T23:34:00Z" w16du:dateUtc="2024-09-12T06:34:00Z">
            <w:rPr>
              <w:lang w:val="es-PE" w:eastAsia="es-PE"/>
            </w:rPr>
          </w:rPrChange>
        </w:rPr>
        <w:t>Rescanière</w:t>
      </w:r>
      <w:proofErr w:type="spellEnd"/>
      <w:r w:rsidRPr="004140F1">
        <w:rPr>
          <w:lang w:eastAsia="es-PE"/>
          <w:rPrChange w:id="621" w:author="51964" w:date="2024-09-11T23:34:00Z" w16du:dateUtc="2024-09-12T06:34:00Z">
            <w:rPr>
              <w:lang w:val="es-PE" w:eastAsia="es-PE"/>
            </w:rPr>
          </w:rPrChange>
        </w:rPr>
        <w:t xml:space="preserve">, Alejandro 1975, ‘El </w:t>
      </w:r>
      <w:proofErr w:type="spellStart"/>
      <w:r w:rsidRPr="004140F1">
        <w:rPr>
          <w:lang w:eastAsia="es-PE"/>
          <w:rPrChange w:id="622" w:author="51964" w:date="2024-09-11T23:34:00Z" w16du:dateUtc="2024-09-12T06:34:00Z">
            <w:rPr>
              <w:lang w:val="es-PE" w:eastAsia="es-PE"/>
            </w:rPr>
          </w:rPrChange>
        </w:rPr>
        <w:t>orden</w:t>
      </w:r>
      <w:proofErr w:type="spellEnd"/>
      <w:r w:rsidRPr="004140F1">
        <w:rPr>
          <w:lang w:eastAsia="es-PE"/>
          <w:rPrChange w:id="623" w:author="51964" w:date="2024-09-11T23:34:00Z" w16du:dateUtc="2024-09-12T06:34:00Z">
            <w:rPr>
              <w:lang w:val="es-PE" w:eastAsia="es-PE"/>
            </w:rPr>
          </w:rPrChange>
        </w:rPr>
        <w:t xml:space="preserve"> </w:t>
      </w:r>
      <w:proofErr w:type="spellStart"/>
      <w:r w:rsidRPr="004140F1">
        <w:rPr>
          <w:lang w:eastAsia="es-PE"/>
          <w:rPrChange w:id="624" w:author="51964" w:date="2024-09-11T23:34:00Z" w16du:dateUtc="2024-09-12T06:34:00Z">
            <w:rPr>
              <w:lang w:val="es-PE" w:eastAsia="es-PE"/>
            </w:rPr>
          </w:rPrChange>
        </w:rPr>
        <w:t>secoya</w:t>
      </w:r>
      <w:proofErr w:type="spellEnd"/>
      <w:r w:rsidRPr="004140F1">
        <w:rPr>
          <w:lang w:eastAsia="es-PE"/>
          <w:rPrChange w:id="625" w:author="51964" w:date="2024-09-11T23:34:00Z" w16du:dateUtc="2024-09-12T06:34:00Z">
            <w:rPr>
              <w:lang w:val="es-PE" w:eastAsia="es-PE"/>
            </w:rPr>
          </w:rPrChange>
        </w:rPr>
        <w:t xml:space="preserve"> o </w:t>
      </w:r>
      <w:proofErr w:type="spellStart"/>
      <w:r w:rsidRPr="004140F1">
        <w:rPr>
          <w:lang w:eastAsia="es-PE"/>
          <w:rPrChange w:id="626" w:author="51964" w:date="2024-09-11T23:34:00Z" w16du:dateUtc="2024-09-12T06:34:00Z">
            <w:rPr>
              <w:lang w:val="es-PE" w:eastAsia="es-PE"/>
            </w:rPr>
          </w:rPrChange>
        </w:rPr>
        <w:t>el</w:t>
      </w:r>
      <w:proofErr w:type="spellEnd"/>
      <w:r w:rsidRPr="004140F1">
        <w:rPr>
          <w:lang w:eastAsia="es-PE"/>
          <w:rPrChange w:id="627" w:author="51964" w:date="2024-09-11T23:34:00Z" w16du:dateUtc="2024-09-12T06:34:00Z">
            <w:rPr>
              <w:lang w:val="es-PE" w:eastAsia="es-PE"/>
            </w:rPr>
          </w:rPrChange>
        </w:rPr>
        <w:t xml:space="preserve"> árbol del </w:t>
      </w:r>
      <w:proofErr w:type="spellStart"/>
      <w:r w:rsidRPr="004140F1">
        <w:rPr>
          <w:lang w:eastAsia="es-PE"/>
          <w:rPrChange w:id="628" w:author="51964" w:date="2024-09-11T23:34:00Z" w16du:dateUtc="2024-09-12T06:34:00Z">
            <w:rPr>
              <w:lang w:val="es-PE" w:eastAsia="es-PE"/>
            </w:rPr>
          </w:rPrChange>
        </w:rPr>
        <w:t>universo</w:t>
      </w:r>
      <w:proofErr w:type="spellEnd"/>
      <w:r w:rsidRPr="004140F1">
        <w:rPr>
          <w:lang w:eastAsia="es-PE"/>
          <w:rPrChange w:id="629" w:author="51964" w:date="2024-09-11T23:34:00Z" w16du:dateUtc="2024-09-12T06:34:00Z">
            <w:rPr>
              <w:lang w:val="es-PE" w:eastAsia="es-PE"/>
            </w:rPr>
          </w:rPrChange>
        </w:rPr>
        <w:t xml:space="preserve">’, </w:t>
      </w:r>
      <w:r w:rsidRPr="004140F1">
        <w:rPr>
          <w:i/>
          <w:iCs/>
          <w:lang w:eastAsia="es-PE"/>
          <w:rPrChange w:id="630" w:author="51964" w:date="2024-09-11T23:34:00Z" w16du:dateUtc="2024-09-12T06:34:00Z">
            <w:rPr>
              <w:i/>
              <w:iCs/>
              <w:lang w:val="es-PE" w:eastAsia="es-PE"/>
            </w:rPr>
          </w:rPrChange>
        </w:rPr>
        <w:t>Textual</w:t>
      </w:r>
      <w:r w:rsidRPr="004140F1">
        <w:rPr>
          <w:lang w:eastAsia="es-PE"/>
          <w:rPrChange w:id="631" w:author="51964" w:date="2024-09-11T23:34:00Z" w16du:dateUtc="2024-09-12T06:34:00Z">
            <w:rPr>
              <w:lang w:val="es-PE" w:eastAsia="es-PE"/>
            </w:rPr>
          </w:rPrChange>
        </w:rPr>
        <w:t>, (10), 50–60.</w:t>
      </w:r>
    </w:p>
    <w:p w14:paraId="5B18221A" w14:textId="77777777" w:rsidR="00F11436" w:rsidRPr="004140F1" w:rsidRDefault="00F11436" w:rsidP="00D510F7">
      <w:pPr>
        <w:rPr>
          <w:lang w:eastAsia="es-PE"/>
          <w:rPrChange w:id="632" w:author="51964" w:date="2024-09-11T23:34:00Z" w16du:dateUtc="2024-09-12T06:34:00Z">
            <w:rPr>
              <w:lang w:val="es-PE" w:eastAsia="es-PE"/>
            </w:rPr>
          </w:rPrChange>
        </w:rPr>
      </w:pPr>
      <w:r w:rsidRPr="004140F1">
        <w:rPr>
          <w:lang w:eastAsia="es-PE"/>
          <w:rPrChange w:id="633" w:author="51964" w:date="2024-09-11T23:34:00Z" w16du:dateUtc="2024-09-12T06:34:00Z">
            <w:rPr>
              <w:lang w:val="es-PE" w:eastAsia="es-PE"/>
            </w:rPr>
          </w:rPrChange>
        </w:rPr>
        <w:t xml:space="preserve">Pérez Mundaca, José 2012, </w:t>
      </w:r>
      <w:proofErr w:type="spellStart"/>
      <w:r w:rsidRPr="004140F1">
        <w:rPr>
          <w:i/>
          <w:iCs/>
          <w:lang w:eastAsia="es-PE"/>
          <w:rPrChange w:id="634" w:author="51964" w:date="2024-09-11T23:34:00Z" w16du:dateUtc="2024-09-12T06:34:00Z">
            <w:rPr>
              <w:i/>
              <w:iCs/>
              <w:lang w:val="es-PE" w:eastAsia="es-PE"/>
            </w:rPr>
          </w:rPrChange>
        </w:rPr>
        <w:t>Conflicto</w:t>
      </w:r>
      <w:proofErr w:type="spellEnd"/>
      <w:r w:rsidRPr="004140F1">
        <w:rPr>
          <w:i/>
          <w:iCs/>
          <w:lang w:eastAsia="es-PE"/>
          <w:rPrChange w:id="635" w:author="51964" w:date="2024-09-11T23:34:00Z" w16du:dateUtc="2024-09-12T06:34:00Z">
            <w:rPr>
              <w:i/>
              <w:iCs/>
              <w:lang w:val="es-PE" w:eastAsia="es-PE"/>
            </w:rPr>
          </w:rPrChange>
        </w:rPr>
        <w:t xml:space="preserve"> Minero En El Perú. Caso </w:t>
      </w:r>
      <w:proofErr w:type="spellStart"/>
      <w:r w:rsidRPr="004140F1">
        <w:rPr>
          <w:i/>
          <w:iCs/>
          <w:lang w:eastAsia="es-PE"/>
          <w:rPrChange w:id="636" w:author="51964" w:date="2024-09-11T23:34:00Z" w16du:dateUtc="2024-09-12T06:34:00Z">
            <w:rPr>
              <w:i/>
              <w:iCs/>
              <w:lang w:val="es-PE" w:eastAsia="es-PE"/>
            </w:rPr>
          </w:rPrChange>
        </w:rPr>
        <w:t>Yanacocha</w:t>
      </w:r>
      <w:proofErr w:type="spellEnd"/>
      <w:r w:rsidRPr="004140F1">
        <w:rPr>
          <w:i/>
          <w:iCs/>
          <w:lang w:eastAsia="es-PE"/>
          <w:rPrChange w:id="637" w:author="51964" w:date="2024-09-11T23:34:00Z" w16du:dateUtc="2024-09-12T06:34:00Z">
            <w:rPr>
              <w:i/>
              <w:iCs/>
              <w:lang w:val="es-PE" w:eastAsia="es-PE"/>
            </w:rPr>
          </w:rPrChange>
        </w:rPr>
        <w:t xml:space="preserve"> (</w:t>
      </w:r>
      <w:proofErr w:type="spellStart"/>
      <w:r w:rsidRPr="004140F1">
        <w:rPr>
          <w:i/>
          <w:iCs/>
          <w:lang w:eastAsia="es-PE"/>
          <w:rPrChange w:id="638" w:author="51964" w:date="2024-09-11T23:34:00Z" w16du:dateUtc="2024-09-12T06:34:00Z">
            <w:rPr>
              <w:i/>
              <w:iCs/>
              <w:lang w:val="es-PE" w:eastAsia="es-PE"/>
            </w:rPr>
          </w:rPrChange>
        </w:rPr>
        <w:t>Cambios</w:t>
      </w:r>
      <w:proofErr w:type="spellEnd"/>
      <w:r w:rsidRPr="004140F1">
        <w:rPr>
          <w:i/>
          <w:iCs/>
          <w:lang w:eastAsia="es-PE"/>
          <w:rPrChange w:id="639" w:author="51964" w:date="2024-09-11T23:34:00Z" w16du:dateUtc="2024-09-12T06:34:00Z">
            <w:rPr>
              <w:i/>
              <w:iCs/>
              <w:lang w:val="es-PE" w:eastAsia="es-PE"/>
            </w:rPr>
          </w:rPrChange>
        </w:rPr>
        <w:t xml:space="preserve"> y </w:t>
      </w:r>
      <w:proofErr w:type="spellStart"/>
      <w:r w:rsidRPr="004140F1">
        <w:rPr>
          <w:i/>
          <w:iCs/>
          <w:lang w:eastAsia="es-PE"/>
          <w:rPrChange w:id="640" w:author="51964" w:date="2024-09-11T23:34:00Z" w16du:dateUtc="2024-09-12T06:34:00Z">
            <w:rPr>
              <w:i/>
              <w:iCs/>
              <w:lang w:val="es-PE" w:eastAsia="es-PE"/>
            </w:rPr>
          </w:rPrChange>
        </w:rPr>
        <w:t>Permanencias</w:t>
      </w:r>
      <w:proofErr w:type="spellEnd"/>
      <w:r w:rsidRPr="004140F1">
        <w:rPr>
          <w:i/>
          <w:iCs/>
          <w:lang w:eastAsia="es-PE"/>
          <w:rPrChange w:id="641" w:author="51964" w:date="2024-09-11T23:34:00Z" w16du:dateUtc="2024-09-12T06:34:00Z">
            <w:rPr>
              <w:i/>
              <w:iCs/>
              <w:lang w:val="es-PE" w:eastAsia="es-PE"/>
            </w:rPr>
          </w:rPrChange>
        </w:rPr>
        <w:t>)</w:t>
      </w:r>
      <w:r w:rsidRPr="004140F1">
        <w:rPr>
          <w:lang w:eastAsia="es-PE"/>
          <w:rPrChange w:id="642" w:author="51964" w:date="2024-09-11T23:34:00Z" w16du:dateUtc="2024-09-12T06:34:00Z">
            <w:rPr>
              <w:lang w:val="es-PE" w:eastAsia="es-PE"/>
            </w:rPr>
          </w:rPrChange>
        </w:rPr>
        <w:t>, Cajamarca: Universidad Nacional de Cajamarca.</w:t>
      </w:r>
    </w:p>
    <w:p w14:paraId="47E11D68" w14:textId="77777777" w:rsidR="00F11436" w:rsidRPr="004140F1" w:rsidRDefault="00F11436" w:rsidP="00D510F7">
      <w:pPr>
        <w:rPr>
          <w:lang w:eastAsia="es-PE"/>
          <w:rPrChange w:id="643" w:author="51964" w:date="2024-09-11T23:34:00Z" w16du:dateUtc="2024-09-12T06:34:00Z">
            <w:rPr>
              <w:lang w:val="es-PE" w:eastAsia="es-PE"/>
            </w:rPr>
          </w:rPrChange>
        </w:rPr>
      </w:pPr>
      <w:r w:rsidRPr="004140F1">
        <w:rPr>
          <w:lang w:eastAsia="es-PE"/>
          <w:rPrChange w:id="644" w:author="51964" w:date="2024-09-11T23:34:00Z" w16du:dateUtc="2024-09-12T06:34:00Z">
            <w:rPr>
              <w:lang w:val="es-PE" w:eastAsia="es-PE"/>
            </w:rPr>
          </w:rPrChange>
        </w:rPr>
        <w:t xml:space="preserve">Quijano, Aníbal 1980, ‘Lo cholo y </w:t>
      </w:r>
      <w:proofErr w:type="spellStart"/>
      <w:r w:rsidRPr="004140F1">
        <w:rPr>
          <w:lang w:eastAsia="es-PE"/>
          <w:rPrChange w:id="645" w:author="51964" w:date="2024-09-11T23:34:00Z" w16du:dateUtc="2024-09-12T06:34:00Z">
            <w:rPr>
              <w:lang w:val="es-PE" w:eastAsia="es-PE"/>
            </w:rPr>
          </w:rPrChange>
        </w:rPr>
        <w:t>el</w:t>
      </w:r>
      <w:proofErr w:type="spellEnd"/>
      <w:r w:rsidRPr="004140F1">
        <w:rPr>
          <w:lang w:eastAsia="es-PE"/>
          <w:rPrChange w:id="646" w:author="51964" w:date="2024-09-11T23:34:00Z" w16du:dateUtc="2024-09-12T06:34:00Z">
            <w:rPr>
              <w:lang w:val="es-PE" w:eastAsia="es-PE"/>
            </w:rPr>
          </w:rPrChange>
        </w:rPr>
        <w:t xml:space="preserve"> </w:t>
      </w:r>
      <w:proofErr w:type="spellStart"/>
      <w:r w:rsidRPr="004140F1">
        <w:rPr>
          <w:lang w:eastAsia="es-PE"/>
          <w:rPrChange w:id="647" w:author="51964" w:date="2024-09-11T23:34:00Z" w16du:dateUtc="2024-09-12T06:34:00Z">
            <w:rPr>
              <w:lang w:val="es-PE" w:eastAsia="es-PE"/>
            </w:rPr>
          </w:rPrChange>
        </w:rPr>
        <w:t>conflicto</w:t>
      </w:r>
      <w:proofErr w:type="spellEnd"/>
      <w:r w:rsidRPr="004140F1">
        <w:rPr>
          <w:lang w:eastAsia="es-PE"/>
          <w:rPrChange w:id="648" w:author="51964" w:date="2024-09-11T23:34:00Z" w16du:dateUtc="2024-09-12T06:34:00Z">
            <w:rPr>
              <w:lang w:val="es-PE" w:eastAsia="es-PE"/>
            </w:rPr>
          </w:rPrChange>
        </w:rPr>
        <w:t xml:space="preserve"> cultural </w:t>
      </w:r>
      <w:proofErr w:type="spellStart"/>
      <w:r w:rsidRPr="004140F1">
        <w:rPr>
          <w:lang w:eastAsia="es-PE"/>
          <w:rPrChange w:id="649" w:author="51964" w:date="2024-09-11T23:34:00Z" w16du:dateUtc="2024-09-12T06:34:00Z">
            <w:rPr>
              <w:lang w:val="es-PE" w:eastAsia="es-PE"/>
            </w:rPr>
          </w:rPrChange>
        </w:rPr>
        <w:t>en</w:t>
      </w:r>
      <w:proofErr w:type="spellEnd"/>
      <w:r w:rsidRPr="004140F1">
        <w:rPr>
          <w:lang w:eastAsia="es-PE"/>
          <w:rPrChange w:id="650" w:author="51964" w:date="2024-09-11T23:34:00Z" w16du:dateUtc="2024-09-12T06:34:00Z">
            <w:rPr>
              <w:lang w:val="es-PE" w:eastAsia="es-PE"/>
            </w:rPr>
          </w:rPrChange>
        </w:rPr>
        <w:t xml:space="preserve"> </w:t>
      </w:r>
      <w:proofErr w:type="spellStart"/>
      <w:r w:rsidRPr="004140F1">
        <w:rPr>
          <w:lang w:eastAsia="es-PE"/>
          <w:rPrChange w:id="651" w:author="51964" w:date="2024-09-11T23:34:00Z" w16du:dateUtc="2024-09-12T06:34:00Z">
            <w:rPr>
              <w:lang w:val="es-PE" w:eastAsia="es-PE"/>
            </w:rPr>
          </w:rPrChange>
        </w:rPr>
        <w:t>el</w:t>
      </w:r>
      <w:proofErr w:type="spellEnd"/>
      <w:r w:rsidRPr="004140F1">
        <w:rPr>
          <w:lang w:eastAsia="es-PE"/>
          <w:rPrChange w:id="652" w:author="51964" w:date="2024-09-11T23:34:00Z" w16du:dateUtc="2024-09-12T06:34:00Z">
            <w:rPr>
              <w:lang w:val="es-PE" w:eastAsia="es-PE"/>
            </w:rPr>
          </w:rPrChange>
        </w:rPr>
        <w:t xml:space="preserve"> Perú’, in </w:t>
      </w:r>
      <w:proofErr w:type="spellStart"/>
      <w:r w:rsidRPr="004140F1">
        <w:rPr>
          <w:i/>
          <w:iCs/>
          <w:lang w:eastAsia="es-PE"/>
          <w:rPrChange w:id="653" w:author="51964" w:date="2024-09-11T23:34:00Z" w16du:dateUtc="2024-09-12T06:34:00Z">
            <w:rPr>
              <w:i/>
              <w:iCs/>
              <w:lang w:val="es-PE" w:eastAsia="es-PE"/>
            </w:rPr>
          </w:rPrChange>
        </w:rPr>
        <w:t>Dominación</w:t>
      </w:r>
      <w:proofErr w:type="spellEnd"/>
      <w:r w:rsidRPr="004140F1">
        <w:rPr>
          <w:i/>
          <w:iCs/>
          <w:lang w:eastAsia="es-PE"/>
          <w:rPrChange w:id="654" w:author="51964" w:date="2024-09-11T23:34:00Z" w16du:dateUtc="2024-09-12T06:34:00Z">
            <w:rPr>
              <w:i/>
              <w:iCs/>
              <w:lang w:val="es-PE" w:eastAsia="es-PE"/>
            </w:rPr>
          </w:rPrChange>
        </w:rPr>
        <w:t xml:space="preserve"> y </w:t>
      </w:r>
      <w:proofErr w:type="spellStart"/>
      <w:r w:rsidRPr="004140F1">
        <w:rPr>
          <w:i/>
          <w:iCs/>
          <w:lang w:eastAsia="es-PE"/>
          <w:rPrChange w:id="655" w:author="51964" w:date="2024-09-11T23:34:00Z" w16du:dateUtc="2024-09-12T06:34:00Z">
            <w:rPr>
              <w:i/>
              <w:iCs/>
              <w:lang w:val="es-PE" w:eastAsia="es-PE"/>
            </w:rPr>
          </w:rPrChange>
        </w:rPr>
        <w:t>cultura</w:t>
      </w:r>
      <w:proofErr w:type="spellEnd"/>
      <w:r w:rsidRPr="004140F1">
        <w:rPr>
          <w:i/>
          <w:iCs/>
          <w:lang w:eastAsia="es-PE"/>
          <w:rPrChange w:id="656" w:author="51964" w:date="2024-09-11T23:34:00Z" w16du:dateUtc="2024-09-12T06:34:00Z">
            <w:rPr>
              <w:i/>
              <w:iCs/>
              <w:lang w:val="es-PE" w:eastAsia="es-PE"/>
            </w:rPr>
          </w:rPrChange>
        </w:rPr>
        <w:t xml:space="preserve">. Lo cholo y </w:t>
      </w:r>
      <w:proofErr w:type="spellStart"/>
      <w:r w:rsidRPr="004140F1">
        <w:rPr>
          <w:i/>
          <w:iCs/>
          <w:lang w:eastAsia="es-PE"/>
          <w:rPrChange w:id="657" w:author="51964" w:date="2024-09-11T23:34:00Z" w16du:dateUtc="2024-09-12T06:34:00Z">
            <w:rPr>
              <w:i/>
              <w:iCs/>
              <w:lang w:val="es-PE" w:eastAsia="es-PE"/>
            </w:rPr>
          </w:rPrChange>
        </w:rPr>
        <w:t>el</w:t>
      </w:r>
      <w:proofErr w:type="spellEnd"/>
      <w:r w:rsidRPr="004140F1">
        <w:rPr>
          <w:i/>
          <w:iCs/>
          <w:lang w:eastAsia="es-PE"/>
          <w:rPrChange w:id="658" w:author="51964" w:date="2024-09-11T23:34:00Z" w16du:dateUtc="2024-09-12T06:34:00Z">
            <w:rPr>
              <w:i/>
              <w:iCs/>
              <w:lang w:val="es-PE" w:eastAsia="es-PE"/>
            </w:rPr>
          </w:rPrChange>
        </w:rPr>
        <w:t xml:space="preserve"> </w:t>
      </w:r>
      <w:proofErr w:type="spellStart"/>
      <w:r w:rsidRPr="004140F1">
        <w:rPr>
          <w:i/>
          <w:iCs/>
          <w:lang w:eastAsia="es-PE"/>
          <w:rPrChange w:id="659" w:author="51964" w:date="2024-09-11T23:34:00Z" w16du:dateUtc="2024-09-12T06:34:00Z">
            <w:rPr>
              <w:i/>
              <w:iCs/>
              <w:lang w:val="es-PE" w:eastAsia="es-PE"/>
            </w:rPr>
          </w:rPrChange>
        </w:rPr>
        <w:t>conflicto</w:t>
      </w:r>
      <w:proofErr w:type="spellEnd"/>
      <w:r w:rsidRPr="004140F1">
        <w:rPr>
          <w:i/>
          <w:iCs/>
          <w:lang w:eastAsia="es-PE"/>
          <w:rPrChange w:id="660" w:author="51964" w:date="2024-09-11T23:34:00Z" w16du:dateUtc="2024-09-12T06:34:00Z">
            <w:rPr>
              <w:i/>
              <w:iCs/>
              <w:lang w:val="es-PE" w:eastAsia="es-PE"/>
            </w:rPr>
          </w:rPrChange>
        </w:rPr>
        <w:t xml:space="preserve"> cultural </w:t>
      </w:r>
      <w:proofErr w:type="spellStart"/>
      <w:r w:rsidRPr="004140F1">
        <w:rPr>
          <w:i/>
          <w:iCs/>
          <w:lang w:eastAsia="es-PE"/>
          <w:rPrChange w:id="661" w:author="51964" w:date="2024-09-11T23:34:00Z" w16du:dateUtc="2024-09-12T06:34:00Z">
            <w:rPr>
              <w:i/>
              <w:iCs/>
              <w:lang w:val="es-PE" w:eastAsia="es-PE"/>
            </w:rPr>
          </w:rPrChange>
        </w:rPr>
        <w:t>en</w:t>
      </w:r>
      <w:proofErr w:type="spellEnd"/>
      <w:r w:rsidRPr="004140F1">
        <w:rPr>
          <w:i/>
          <w:iCs/>
          <w:lang w:eastAsia="es-PE"/>
          <w:rPrChange w:id="662" w:author="51964" w:date="2024-09-11T23:34:00Z" w16du:dateUtc="2024-09-12T06:34:00Z">
            <w:rPr>
              <w:i/>
              <w:iCs/>
              <w:lang w:val="es-PE" w:eastAsia="es-PE"/>
            </w:rPr>
          </w:rPrChange>
        </w:rPr>
        <w:t xml:space="preserve"> </w:t>
      </w:r>
      <w:proofErr w:type="spellStart"/>
      <w:r w:rsidRPr="004140F1">
        <w:rPr>
          <w:i/>
          <w:iCs/>
          <w:lang w:eastAsia="es-PE"/>
          <w:rPrChange w:id="663" w:author="51964" w:date="2024-09-11T23:34:00Z" w16du:dateUtc="2024-09-12T06:34:00Z">
            <w:rPr>
              <w:i/>
              <w:iCs/>
              <w:lang w:val="es-PE" w:eastAsia="es-PE"/>
            </w:rPr>
          </w:rPrChange>
        </w:rPr>
        <w:t>el</w:t>
      </w:r>
      <w:proofErr w:type="spellEnd"/>
      <w:r w:rsidRPr="004140F1">
        <w:rPr>
          <w:i/>
          <w:iCs/>
          <w:lang w:eastAsia="es-PE"/>
          <w:rPrChange w:id="664" w:author="51964" w:date="2024-09-11T23:34:00Z" w16du:dateUtc="2024-09-12T06:34:00Z">
            <w:rPr>
              <w:i/>
              <w:iCs/>
              <w:lang w:val="es-PE" w:eastAsia="es-PE"/>
            </w:rPr>
          </w:rPrChange>
        </w:rPr>
        <w:t xml:space="preserve"> Perú</w:t>
      </w:r>
      <w:r w:rsidRPr="004140F1">
        <w:rPr>
          <w:lang w:eastAsia="es-PE"/>
          <w:rPrChange w:id="665" w:author="51964" w:date="2024-09-11T23:34:00Z" w16du:dateUtc="2024-09-12T06:34:00Z">
            <w:rPr>
              <w:lang w:val="es-PE" w:eastAsia="es-PE"/>
            </w:rPr>
          </w:rPrChange>
        </w:rPr>
        <w:t xml:space="preserve">, Lima: Mosca Azul </w:t>
      </w:r>
      <w:proofErr w:type="spellStart"/>
      <w:r w:rsidRPr="004140F1">
        <w:rPr>
          <w:lang w:eastAsia="es-PE"/>
          <w:rPrChange w:id="666" w:author="51964" w:date="2024-09-11T23:34:00Z" w16du:dateUtc="2024-09-12T06:34:00Z">
            <w:rPr>
              <w:lang w:val="es-PE" w:eastAsia="es-PE"/>
            </w:rPr>
          </w:rPrChange>
        </w:rPr>
        <w:t>Editores</w:t>
      </w:r>
      <w:proofErr w:type="spellEnd"/>
      <w:r w:rsidRPr="004140F1">
        <w:rPr>
          <w:lang w:eastAsia="es-PE"/>
          <w:rPrChange w:id="667" w:author="51964" w:date="2024-09-11T23:34:00Z" w16du:dateUtc="2024-09-12T06:34:00Z">
            <w:rPr>
              <w:lang w:val="es-PE" w:eastAsia="es-PE"/>
            </w:rPr>
          </w:rPrChange>
        </w:rPr>
        <w:t>.</w:t>
      </w:r>
    </w:p>
    <w:p w14:paraId="2231F015" w14:textId="77777777" w:rsidR="00F11436" w:rsidRPr="004140F1" w:rsidRDefault="00F11436" w:rsidP="00D510F7">
      <w:pPr>
        <w:rPr>
          <w:lang w:eastAsia="es-PE"/>
          <w:rPrChange w:id="668" w:author="51964" w:date="2024-09-11T23:34:00Z" w16du:dateUtc="2024-09-12T06:34:00Z">
            <w:rPr>
              <w:lang w:val="es-PE" w:eastAsia="es-PE"/>
            </w:rPr>
          </w:rPrChange>
        </w:rPr>
      </w:pPr>
      <w:r w:rsidRPr="004140F1">
        <w:rPr>
          <w:lang w:eastAsia="es-PE"/>
          <w:rPrChange w:id="669" w:author="51964" w:date="2024-09-11T23:34:00Z" w16du:dateUtc="2024-09-12T06:34:00Z">
            <w:rPr>
              <w:lang w:val="es-PE" w:eastAsia="es-PE"/>
            </w:rPr>
          </w:rPrChange>
        </w:rPr>
        <w:t>——— 1988, ‘</w:t>
      </w:r>
      <w:proofErr w:type="spellStart"/>
      <w:r w:rsidRPr="004140F1">
        <w:rPr>
          <w:lang w:eastAsia="es-PE"/>
          <w:rPrChange w:id="670" w:author="51964" w:date="2024-09-11T23:34:00Z" w16du:dateUtc="2024-09-12T06:34:00Z">
            <w:rPr>
              <w:lang w:val="es-PE" w:eastAsia="es-PE"/>
            </w:rPr>
          </w:rPrChange>
        </w:rPr>
        <w:t>Imperialismo</w:t>
      </w:r>
      <w:proofErr w:type="spellEnd"/>
      <w:r w:rsidRPr="004140F1">
        <w:rPr>
          <w:lang w:eastAsia="es-PE"/>
          <w:rPrChange w:id="671" w:author="51964" w:date="2024-09-11T23:34:00Z" w16du:dateUtc="2024-09-12T06:34:00Z">
            <w:rPr>
              <w:lang w:val="es-PE" w:eastAsia="es-PE"/>
            </w:rPr>
          </w:rPrChange>
        </w:rPr>
        <w:t xml:space="preserve">, </w:t>
      </w:r>
      <w:proofErr w:type="spellStart"/>
      <w:r w:rsidRPr="004140F1">
        <w:rPr>
          <w:lang w:eastAsia="es-PE"/>
          <w:rPrChange w:id="672" w:author="51964" w:date="2024-09-11T23:34:00Z" w16du:dateUtc="2024-09-12T06:34:00Z">
            <w:rPr>
              <w:lang w:val="es-PE" w:eastAsia="es-PE"/>
            </w:rPr>
          </w:rPrChange>
        </w:rPr>
        <w:t>clases</w:t>
      </w:r>
      <w:proofErr w:type="spellEnd"/>
      <w:r w:rsidRPr="004140F1">
        <w:rPr>
          <w:lang w:eastAsia="es-PE"/>
          <w:rPrChange w:id="673" w:author="51964" w:date="2024-09-11T23:34:00Z" w16du:dateUtc="2024-09-12T06:34:00Z">
            <w:rPr>
              <w:lang w:val="es-PE" w:eastAsia="es-PE"/>
            </w:rPr>
          </w:rPrChange>
        </w:rPr>
        <w:t xml:space="preserve"> </w:t>
      </w:r>
      <w:proofErr w:type="spellStart"/>
      <w:r w:rsidRPr="004140F1">
        <w:rPr>
          <w:lang w:eastAsia="es-PE"/>
          <w:rPrChange w:id="674" w:author="51964" w:date="2024-09-11T23:34:00Z" w16du:dateUtc="2024-09-12T06:34:00Z">
            <w:rPr>
              <w:lang w:val="es-PE" w:eastAsia="es-PE"/>
            </w:rPr>
          </w:rPrChange>
        </w:rPr>
        <w:t>sociales</w:t>
      </w:r>
      <w:proofErr w:type="spellEnd"/>
      <w:r w:rsidRPr="004140F1">
        <w:rPr>
          <w:lang w:eastAsia="es-PE"/>
          <w:rPrChange w:id="675" w:author="51964" w:date="2024-09-11T23:34:00Z" w16du:dateUtc="2024-09-12T06:34:00Z">
            <w:rPr>
              <w:lang w:val="es-PE" w:eastAsia="es-PE"/>
            </w:rPr>
          </w:rPrChange>
        </w:rPr>
        <w:t xml:space="preserve"> y </w:t>
      </w:r>
      <w:proofErr w:type="spellStart"/>
      <w:r w:rsidRPr="004140F1">
        <w:rPr>
          <w:lang w:eastAsia="es-PE"/>
          <w:rPrChange w:id="676" w:author="51964" w:date="2024-09-11T23:34:00Z" w16du:dateUtc="2024-09-12T06:34:00Z">
            <w:rPr>
              <w:lang w:val="es-PE" w:eastAsia="es-PE"/>
            </w:rPr>
          </w:rPrChange>
        </w:rPr>
        <w:t>estado</w:t>
      </w:r>
      <w:proofErr w:type="spellEnd"/>
      <w:r w:rsidRPr="004140F1">
        <w:rPr>
          <w:lang w:eastAsia="es-PE"/>
          <w:rPrChange w:id="677" w:author="51964" w:date="2024-09-11T23:34:00Z" w16du:dateUtc="2024-09-12T06:34:00Z">
            <w:rPr>
              <w:lang w:val="es-PE" w:eastAsia="es-PE"/>
            </w:rPr>
          </w:rPrChange>
        </w:rPr>
        <w:t xml:space="preserve"> </w:t>
      </w:r>
      <w:proofErr w:type="spellStart"/>
      <w:r w:rsidRPr="004140F1">
        <w:rPr>
          <w:lang w:eastAsia="es-PE"/>
          <w:rPrChange w:id="678" w:author="51964" w:date="2024-09-11T23:34:00Z" w16du:dateUtc="2024-09-12T06:34:00Z">
            <w:rPr>
              <w:lang w:val="es-PE" w:eastAsia="es-PE"/>
            </w:rPr>
          </w:rPrChange>
        </w:rPr>
        <w:t>en</w:t>
      </w:r>
      <w:proofErr w:type="spellEnd"/>
      <w:r w:rsidRPr="004140F1">
        <w:rPr>
          <w:lang w:eastAsia="es-PE"/>
          <w:rPrChange w:id="679" w:author="51964" w:date="2024-09-11T23:34:00Z" w16du:dateUtc="2024-09-12T06:34:00Z">
            <w:rPr>
              <w:lang w:val="es-PE" w:eastAsia="es-PE"/>
            </w:rPr>
          </w:rPrChange>
        </w:rPr>
        <w:t xml:space="preserve"> </w:t>
      </w:r>
      <w:proofErr w:type="spellStart"/>
      <w:r w:rsidRPr="004140F1">
        <w:rPr>
          <w:lang w:eastAsia="es-PE"/>
          <w:rPrChange w:id="680" w:author="51964" w:date="2024-09-11T23:34:00Z" w16du:dateUtc="2024-09-12T06:34:00Z">
            <w:rPr>
              <w:lang w:val="es-PE" w:eastAsia="es-PE"/>
            </w:rPr>
          </w:rPrChange>
        </w:rPr>
        <w:t>el</w:t>
      </w:r>
      <w:proofErr w:type="spellEnd"/>
      <w:r w:rsidRPr="004140F1">
        <w:rPr>
          <w:lang w:eastAsia="es-PE"/>
          <w:rPrChange w:id="681" w:author="51964" w:date="2024-09-11T23:34:00Z" w16du:dateUtc="2024-09-12T06:34:00Z">
            <w:rPr>
              <w:lang w:val="es-PE" w:eastAsia="es-PE"/>
            </w:rPr>
          </w:rPrChange>
        </w:rPr>
        <w:t xml:space="preserve"> Perú: 1985-1930’, in </w:t>
      </w:r>
      <w:proofErr w:type="spellStart"/>
      <w:r w:rsidRPr="004140F1">
        <w:rPr>
          <w:i/>
          <w:iCs/>
          <w:lang w:eastAsia="es-PE"/>
          <w:rPrChange w:id="682" w:author="51964" w:date="2024-09-11T23:34:00Z" w16du:dateUtc="2024-09-12T06:34:00Z">
            <w:rPr>
              <w:i/>
              <w:iCs/>
              <w:lang w:val="es-PE" w:eastAsia="es-PE"/>
            </w:rPr>
          </w:rPrChange>
        </w:rPr>
        <w:t>Clases</w:t>
      </w:r>
      <w:proofErr w:type="spellEnd"/>
      <w:r w:rsidRPr="004140F1">
        <w:rPr>
          <w:i/>
          <w:iCs/>
          <w:lang w:eastAsia="es-PE"/>
          <w:rPrChange w:id="683" w:author="51964" w:date="2024-09-11T23:34:00Z" w16du:dateUtc="2024-09-12T06:34:00Z">
            <w:rPr>
              <w:i/>
              <w:iCs/>
              <w:lang w:val="es-PE" w:eastAsia="es-PE"/>
            </w:rPr>
          </w:rPrChange>
        </w:rPr>
        <w:t xml:space="preserve"> </w:t>
      </w:r>
      <w:proofErr w:type="spellStart"/>
      <w:r w:rsidRPr="004140F1">
        <w:rPr>
          <w:i/>
          <w:iCs/>
          <w:lang w:eastAsia="es-PE"/>
          <w:rPrChange w:id="684" w:author="51964" w:date="2024-09-11T23:34:00Z" w16du:dateUtc="2024-09-12T06:34:00Z">
            <w:rPr>
              <w:i/>
              <w:iCs/>
              <w:lang w:val="es-PE" w:eastAsia="es-PE"/>
            </w:rPr>
          </w:rPrChange>
        </w:rPr>
        <w:t>sociales</w:t>
      </w:r>
      <w:proofErr w:type="spellEnd"/>
      <w:r w:rsidRPr="004140F1">
        <w:rPr>
          <w:i/>
          <w:iCs/>
          <w:lang w:eastAsia="es-PE"/>
          <w:rPrChange w:id="685" w:author="51964" w:date="2024-09-11T23:34:00Z" w16du:dateUtc="2024-09-12T06:34:00Z">
            <w:rPr>
              <w:i/>
              <w:iCs/>
              <w:lang w:val="es-PE" w:eastAsia="es-PE"/>
            </w:rPr>
          </w:rPrChange>
        </w:rPr>
        <w:t xml:space="preserve"> y crisis </w:t>
      </w:r>
      <w:proofErr w:type="spellStart"/>
      <w:r w:rsidRPr="004140F1">
        <w:rPr>
          <w:i/>
          <w:iCs/>
          <w:lang w:eastAsia="es-PE"/>
          <w:rPrChange w:id="686" w:author="51964" w:date="2024-09-11T23:34:00Z" w16du:dateUtc="2024-09-12T06:34:00Z">
            <w:rPr>
              <w:i/>
              <w:iCs/>
              <w:lang w:val="es-PE" w:eastAsia="es-PE"/>
            </w:rPr>
          </w:rPrChange>
        </w:rPr>
        <w:t>política</w:t>
      </w:r>
      <w:proofErr w:type="spellEnd"/>
      <w:r w:rsidRPr="004140F1">
        <w:rPr>
          <w:i/>
          <w:iCs/>
          <w:lang w:eastAsia="es-PE"/>
          <w:rPrChange w:id="687" w:author="51964" w:date="2024-09-11T23:34:00Z" w16du:dateUtc="2024-09-12T06:34:00Z">
            <w:rPr>
              <w:i/>
              <w:iCs/>
              <w:lang w:val="es-PE" w:eastAsia="es-PE"/>
            </w:rPr>
          </w:rPrChange>
        </w:rPr>
        <w:t xml:space="preserve"> </w:t>
      </w:r>
      <w:proofErr w:type="spellStart"/>
      <w:r w:rsidRPr="004140F1">
        <w:rPr>
          <w:i/>
          <w:iCs/>
          <w:lang w:eastAsia="es-PE"/>
          <w:rPrChange w:id="688" w:author="51964" w:date="2024-09-11T23:34:00Z" w16du:dateUtc="2024-09-12T06:34:00Z">
            <w:rPr>
              <w:i/>
              <w:iCs/>
              <w:lang w:val="es-PE" w:eastAsia="es-PE"/>
            </w:rPr>
          </w:rPrChange>
        </w:rPr>
        <w:t>en</w:t>
      </w:r>
      <w:proofErr w:type="spellEnd"/>
      <w:r w:rsidRPr="004140F1">
        <w:rPr>
          <w:i/>
          <w:iCs/>
          <w:lang w:eastAsia="es-PE"/>
          <w:rPrChange w:id="689" w:author="51964" w:date="2024-09-11T23:34:00Z" w16du:dateUtc="2024-09-12T06:34:00Z">
            <w:rPr>
              <w:i/>
              <w:iCs/>
              <w:lang w:val="es-PE" w:eastAsia="es-PE"/>
            </w:rPr>
          </w:rPrChange>
        </w:rPr>
        <w:t xml:space="preserve"> América Latina: Seminario de Oaxaca</w:t>
      </w:r>
      <w:r w:rsidRPr="004140F1">
        <w:rPr>
          <w:lang w:eastAsia="es-PE"/>
          <w:rPrChange w:id="690" w:author="51964" w:date="2024-09-11T23:34:00Z" w16du:dateUtc="2024-09-12T06:34:00Z">
            <w:rPr>
              <w:lang w:val="es-PE" w:eastAsia="es-PE"/>
            </w:rPr>
          </w:rPrChange>
        </w:rPr>
        <w:t xml:space="preserve">, edited by Raúl Benítez Zenteno, Quinta., México, MX: </w:t>
      </w:r>
      <w:proofErr w:type="spellStart"/>
      <w:r w:rsidRPr="004140F1">
        <w:rPr>
          <w:lang w:eastAsia="es-PE"/>
          <w:rPrChange w:id="691" w:author="51964" w:date="2024-09-11T23:34:00Z" w16du:dateUtc="2024-09-12T06:34:00Z">
            <w:rPr>
              <w:lang w:val="es-PE" w:eastAsia="es-PE"/>
            </w:rPr>
          </w:rPrChange>
        </w:rPr>
        <w:t>Siglo</w:t>
      </w:r>
      <w:proofErr w:type="spellEnd"/>
      <w:r w:rsidRPr="004140F1">
        <w:rPr>
          <w:lang w:eastAsia="es-PE"/>
          <w:rPrChange w:id="692" w:author="51964" w:date="2024-09-11T23:34:00Z" w16du:dateUtc="2024-09-12T06:34:00Z">
            <w:rPr>
              <w:lang w:val="es-PE" w:eastAsia="es-PE"/>
            </w:rPr>
          </w:rPrChange>
        </w:rPr>
        <w:t xml:space="preserve"> </w:t>
      </w:r>
      <w:proofErr w:type="spellStart"/>
      <w:r w:rsidRPr="004140F1">
        <w:rPr>
          <w:lang w:eastAsia="es-PE"/>
          <w:rPrChange w:id="693" w:author="51964" w:date="2024-09-11T23:34:00Z" w16du:dateUtc="2024-09-12T06:34:00Z">
            <w:rPr>
              <w:lang w:val="es-PE" w:eastAsia="es-PE"/>
            </w:rPr>
          </w:rPrChange>
        </w:rPr>
        <w:t>Veintiuno</w:t>
      </w:r>
      <w:proofErr w:type="spellEnd"/>
      <w:r w:rsidRPr="004140F1">
        <w:rPr>
          <w:lang w:eastAsia="es-PE"/>
          <w:rPrChange w:id="694" w:author="51964" w:date="2024-09-11T23:34:00Z" w16du:dateUtc="2024-09-12T06:34:00Z">
            <w:rPr>
              <w:lang w:val="es-PE" w:eastAsia="es-PE"/>
            </w:rPr>
          </w:rPrChange>
        </w:rPr>
        <w:t>.</w:t>
      </w:r>
    </w:p>
    <w:p w14:paraId="70D40C2D" w14:textId="77777777" w:rsidR="00F11436" w:rsidRPr="004140F1" w:rsidRDefault="00F11436" w:rsidP="00D510F7">
      <w:pPr>
        <w:rPr>
          <w:lang w:eastAsia="es-PE"/>
        </w:rPr>
      </w:pPr>
      <w:r w:rsidRPr="004140F1">
        <w:rPr>
          <w:lang w:eastAsia="es-PE"/>
        </w:rPr>
        <w:t xml:space="preserve">——— 2007, ‘COLONIALITY AND MODERNITY/RATIONALITY’, </w:t>
      </w:r>
      <w:r w:rsidRPr="004140F1">
        <w:rPr>
          <w:i/>
          <w:iCs/>
          <w:lang w:eastAsia="es-PE"/>
        </w:rPr>
        <w:t>Cultural studies (London, England)</w:t>
      </w:r>
      <w:r w:rsidRPr="004140F1">
        <w:rPr>
          <w:lang w:eastAsia="es-PE"/>
        </w:rPr>
        <w:t>, 21(2–3), 168–78.</w:t>
      </w:r>
    </w:p>
    <w:p w14:paraId="11E3FD2E" w14:textId="77777777" w:rsidR="00F11436" w:rsidRPr="004140F1" w:rsidRDefault="00F11436" w:rsidP="00D510F7">
      <w:pPr>
        <w:rPr>
          <w:lang w:eastAsia="es-PE"/>
        </w:rPr>
      </w:pPr>
      <w:r w:rsidRPr="004140F1">
        <w:rPr>
          <w:lang w:eastAsia="es-PE"/>
        </w:rPr>
        <w:lastRenderedPageBreak/>
        <w:t>——— 2024, Aníbal Quijano: Foundational Essays on the Coloniality of Power, Durham: Duke University Press.</w:t>
      </w:r>
    </w:p>
    <w:p w14:paraId="727497AA" w14:textId="77777777" w:rsidR="00F11436" w:rsidRPr="004140F1" w:rsidRDefault="00F11436" w:rsidP="00D510F7">
      <w:pPr>
        <w:rPr>
          <w:lang w:eastAsia="es-PE"/>
        </w:rPr>
      </w:pPr>
      <w:r w:rsidRPr="004140F1">
        <w:rPr>
          <w:lang w:eastAsia="es-PE"/>
        </w:rPr>
        <w:t>Quijano, Aníbal and Immanuel Maurice Wallerstein 1992, ‘</w:t>
      </w:r>
      <w:proofErr w:type="spellStart"/>
      <w:r w:rsidRPr="004140F1">
        <w:rPr>
          <w:lang w:eastAsia="es-PE"/>
        </w:rPr>
        <w:t>Americanity</w:t>
      </w:r>
      <w:proofErr w:type="spellEnd"/>
      <w:r w:rsidRPr="004140F1">
        <w:rPr>
          <w:lang w:eastAsia="es-PE"/>
        </w:rPr>
        <w:t xml:space="preserve"> as a concept; or, The Americas in the modern world-system’, </w:t>
      </w:r>
      <w:r w:rsidRPr="004140F1">
        <w:rPr>
          <w:i/>
          <w:iCs/>
          <w:lang w:eastAsia="es-PE"/>
        </w:rPr>
        <w:t>International Social Science Journal</w:t>
      </w:r>
      <w:r w:rsidRPr="004140F1">
        <w:rPr>
          <w:lang w:eastAsia="es-PE"/>
        </w:rPr>
        <w:t xml:space="preserve">, </w:t>
      </w:r>
      <w:proofErr w:type="gramStart"/>
      <w:r w:rsidRPr="004140F1">
        <w:rPr>
          <w:lang w:eastAsia="es-PE"/>
        </w:rPr>
        <w:t>XLIV(</w:t>
      </w:r>
      <w:proofErr w:type="gramEnd"/>
      <w:r w:rsidRPr="004140F1">
        <w:rPr>
          <w:lang w:eastAsia="es-PE"/>
        </w:rPr>
        <w:t>4), 549–57.</w:t>
      </w:r>
    </w:p>
    <w:p w14:paraId="7DEB394F" w14:textId="77777777" w:rsidR="00F11436" w:rsidRPr="004140F1" w:rsidRDefault="00F11436" w:rsidP="00D510F7">
      <w:pPr>
        <w:rPr>
          <w:lang w:eastAsia="es-PE"/>
        </w:rPr>
      </w:pPr>
      <w:r w:rsidRPr="004140F1">
        <w:rPr>
          <w:lang w:eastAsia="es-PE"/>
        </w:rPr>
        <w:t xml:space="preserve">Ross, Michael L. 2003, ‘Oil, Drugs, and Diamonds: The Varying Roles of Natural Resources in Civil War’, </w:t>
      </w:r>
      <w:r w:rsidRPr="004140F1">
        <w:rPr>
          <w:i/>
          <w:iCs/>
          <w:lang w:eastAsia="es-PE"/>
        </w:rPr>
        <w:t>The political economy of armed conflict: beyond greed and grievance</w:t>
      </w:r>
      <w:r w:rsidRPr="004140F1">
        <w:rPr>
          <w:lang w:eastAsia="es-PE"/>
        </w:rPr>
        <w:t>, Ed. Karen Ballentine and Jake Sherman, 47–70.</w:t>
      </w:r>
    </w:p>
    <w:p w14:paraId="440282E9" w14:textId="77777777" w:rsidR="00F11436" w:rsidRPr="004140F1" w:rsidRDefault="00F11436" w:rsidP="00D510F7">
      <w:pPr>
        <w:rPr>
          <w:lang w:eastAsia="es-PE"/>
        </w:rPr>
      </w:pPr>
      <w:r w:rsidRPr="004140F1">
        <w:rPr>
          <w:lang w:eastAsia="es-PE"/>
        </w:rPr>
        <w:t xml:space="preserve">SGS Canada 2019, ‘Amended and </w:t>
      </w:r>
      <w:proofErr w:type="gramStart"/>
      <w:r w:rsidRPr="004140F1">
        <w:rPr>
          <w:lang w:eastAsia="es-PE"/>
        </w:rPr>
        <w:t>restated  n</w:t>
      </w:r>
      <w:proofErr w:type="gramEnd"/>
      <w:r w:rsidRPr="004140F1">
        <w:rPr>
          <w:lang w:eastAsia="es-PE"/>
        </w:rPr>
        <w:t>° 43-101 preliminary economic assessment  of the La Mina VMS project, Cotopaxi province, Ecuador’, SGS.</w:t>
      </w:r>
    </w:p>
    <w:p w14:paraId="2F64FE2F" w14:textId="77777777" w:rsidR="00F11436" w:rsidRPr="004140F1" w:rsidRDefault="00F11436" w:rsidP="00D510F7">
      <w:pPr>
        <w:rPr>
          <w:lang w:eastAsia="es-PE"/>
        </w:rPr>
      </w:pPr>
      <w:r w:rsidRPr="004140F1">
        <w:rPr>
          <w:lang w:eastAsia="es-PE"/>
        </w:rPr>
        <w:t xml:space="preserve">Tilly, Charles and Sidney Tarrow 2015, </w:t>
      </w:r>
      <w:r w:rsidRPr="004140F1">
        <w:rPr>
          <w:i/>
          <w:iCs/>
          <w:lang w:eastAsia="es-PE"/>
        </w:rPr>
        <w:t>Contentious Politics</w:t>
      </w:r>
      <w:r w:rsidRPr="004140F1">
        <w:rPr>
          <w:lang w:eastAsia="es-PE"/>
        </w:rPr>
        <w:t>, London: Paradigm Publishers.</w:t>
      </w:r>
    </w:p>
    <w:p w14:paraId="50782D3C" w14:textId="77777777" w:rsidR="00F11436" w:rsidRPr="004140F1" w:rsidRDefault="00F11436" w:rsidP="00D510F7">
      <w:pPr>
        <w:rPr>
          <w:lang w:eastAsia="es-PE"/>
          <w:rPrChange w:id="695" w:author="51964" w:date="2024-09-11T23:34:00Z" w16du:dateUtc="2024-09-12T06:34:00Z">
            <w:rPr>
              <w:lang w:val="es-PE" w:eastAsia="es-PE"/>
            </w:rPr>
          </w:rPrChange>
        </w:rPr>
      </w:pPr>
      <w:r w:rsidRPr="004140F1">
        <w:rPr>
          <w:lang w:eastAsia="es-PE"/>
          <w:rPrChange w:id="696" w:author="51964" w:date="2024-09-11T23:34:00Z" w16du:dateUtc="2024-09-12T06:34:00Z">
            <w:rPr>
              <w:lang w:val="es-PE" w:eastAsia="es-PE"/>
            </w:rPr>
          </w:rPrChange>
        </w:rPr>
        <w:t xml:space="preserve">Valcárcel, Luis Eduardo 1927, </w:t>
      </w:r>
      <w:proofErr w:type="spellStart"/>
      <w:r w:rsidRPr="004140F1">
        <w:rPr>
          <w:i/>
          <w:iCs/>
          <w:lang w:eastAsia="es-PE"/>
          <w:rPrChange w:id="697" w:author="51964" w:date="2024-09-11T23:34:00Z" w16du:dateUtc="2024-09-12T06:34:00Z">
            <w:rPr>
              <w:i/>
              <w:iCs/>
              <w:lang w:val="es-PE" w:eastAsia="es-PE"/>
            </w:rPr>
          </w:rPrChange>
        </w:rPr>
        <w:t>Tempestad</w:t>
      </w:r>
      <w:proofErr w:type="spellEnd"/>
      <w:r w:rsidRPr="004140F1">
        <w:rPr>
          <w:i/>
          <w:iCs/>
          <w:lang w:eastAsia="es-PE"/>
          <w:rPrChange w:id="698" w:author="51964" w:date="2024-09-11T23:34:00Z" w16du:dateUtc="2024-09-12T06:34:00Z">
            <w:rPr>
              <w:i/>
              <w:iCs/>
              <w:lang w:val="es-PE" w:eastAsia="es-PE"/>
            </w:rPr>
          </w:rPrChange>
        </w:rPr>
        <w:t xml:space="preserve"> En Los Andes</w:t>
      </w:r>
      <w:proofErr w:type="gramStart"/>
      <w:r w:rsidRPr="004140F1">
        <w:rPr>
          <w:lang w:eastAsia="es-PE"/>
          <w:rPrChange w:id="699" w:author="51964" w:date="2024-09-11T23:34:00Z" w16du:dateUtc="2024-09-12T06:34:00Z">
            <w:rPr>
              <w:lang w:val="es-PE" w:eastAsia="es-PE"/>
            </w:rPr>
          </w:rPrChange>
        </w:rPr>
        <w:t>, .</w:t>
      </w:r>
      <w:proofErr w:type="gramEnd"/>
      <w:r w:rsidRPr="004140F1">
        <w:rPr>
          <w:lang w:eastAsia="es-PE"/>
          <w:rPrChange w:id="700" w:author="51964" w:date="2024-09-11T23:34:00Z" w16du:dateUtc="2024-09-12T06:34:00Z">
            <w:rPr>
              <w:lang w:val="es-PE" w:eastAsia="es-PE"/>
            </w:rPr>
          </w:rPrChange>
        </w:rPr>
        <w:t xml:space="preserve"> </w:t>
      </w:r>
      <w:proofErr w:type="spellStart"/>
      <w:r w:rsidRPr="004140F1">
        <w:rPr>
          <w:lang w:eastAsia="es-PE"/>
          <w:rPrChange w:id="701" w:author="51964" w:date="2024-09-11T23:34:00Z" w16du:dateUtc="2024-09-12T06:34:00Z">
            <w:rPr>
              <w:lang w:val="es-PE" w:eastAsia="es-PE"/>
            </w:rPr>
          </w:rPrChange>
        </w:rPr>
        <w:t>Biblioteca</w:t>
      </w:r>
      <w:proofErr w:type="spellEnd"/>
      <w:r w:rsidRPr="004140F1">
        <w:rPr>
          <w:lang w:eastAsia="es-PE"/>
          <w:rPrChange w:id="702" w:author="51964" w:date="2024-09-11T23:34:00Z" w16du:dateUtc="2024-09-12T06:34:00Z">
            <w:rPr>
              <w:lang w:val="es-PE" w:eastAsia="es-PE"/>
            </w:rPr>
          </w:rPrChange>
        </w:rPr>
        <w:t xml:space="preserve"> ‘</w:t>
      </w:r>
      <w:proofErr w:type="spellStart"/>
      <w:r w:rsidRPr="004140F1">
        <w:rPr>
          <w:lang w:eastAsia="es-PE"/>
          <w:rPrChange w:id="703" w:author="51964" w:date="2024-09-11T23:34:00Z" w16du:dateUtc="2024-09-12T06:34:00Z">
            <w:rPr>
              <w:lang w:val="es-PE" w:eastAsia="es-PE"/>
            </w:rPr>
          </w:rPrChange>
        </w:rPr>
        <w:t>Amauta</w:t>
      </w:r>
      <w:proofErr w:type="spellEnd"/>
      <w:r w:rsidRPr="004140F1">
        <w:rPr>
          <w:lang w:eastAsia="es-PE"/>
          <w:rPrChange w:id="704" w:author="51964" w:date="2024-09-11T23:34:00Z" w16du:dateUtc="2024-09-12T06:34:00Z">
            <w:rPr>
              <w:lang w:val="es-PE" w:eastAsia="es-PE"/>
            </w:rPr>
          </w:rPrChange>
        </w:rPr>
        <w:t>’, Lima: Editorial Minerva.</w:t>
      </w:r>
    </w:p>
    <w:p w14:paraId="2D6C40AC" w14:textId="77777777" w:rsidR="00F11436" w:rsidRPr="004140F1" w:rsidRDefault="00F11436" w:rsidP="00D510F7">
      <w:pPr>
        <w:rPr>
          <w:lang w:eastAsia="es-PE"/>
        </w:rPr>
      </w:pPr>
      <w:r w:rsidRPr="004140F1">
        <w:rPr>
          <w:lang w:eastAsia="es-PE"/>
        </w:rPr>
        <w:t xml:space="preserve">Veltmeyer, Henry 2015, ‘The New Geoeconomics of Capital in Latin America’, in </w:t>
      </w:r>
      <w:r w:rsidRPr="004140F1">
        <w:rPr>
          <w:i/>
          <w:iCs/>
          <w:lang w:eastAsia="es-PE"/>
        </w:rPr>
        <w:t>Beyond Free Trade</w:t>
      </w:r>
      <w:r w:rsidRPr="004140F1">
        <w:rPr>
          <w:lang w:eastAsia="es-PE"/>
        </w:rPr>
        <w:t>.</w:t>
      </w:r>
    </w:p>
    <w:p w14:paraId="2CF9D336" w14:textId="77777777" w:rsidR="00F11436" w:rsidRPr="004140F1" w:rsidRDefault="00F11436" w:rsidP="00D510F7">
      <w:pPr>
        <w:rPr>
          <w:lang w:eastAsia="es-PE"/>
        </w:rPr>
      </w:pPr>
      <w:r w:rsidRPr="004140F1">
        <w:rPr>
          <w:lang w:eastAsia="es-PE"/>
        </w:rPr>
        <w:t xml:space="preserve">Wallerstein, Immanuel 2002, ‘New Revolts Against the System’, </w:t>
      </w:r>
      <w:r w:rsidRPr="004140F1">
        <w:rPr>
          <w:i/>
          <w:iCs/>
          <w:lang w:eastAsia="es-PE"/>
        </w:rPr>
        <w:t>New Left Review</w:t>
      </w:r>
      <w:r w:rsidRPr="004140F1">
        <w:rPr>
          <w:lang w:eastAsia="es-PE"/>
        </w:rPr>
        <w:t>, 18, 29–39.</w:t>
      </w:r>
    </w:p>
    <w:p w14:paraId="07289876" w14:textId="77777777" w:rsidR="00F11436" w:rsidRPr="004140F1" w:rsidRDefault="00F11436" w:rsidP="00D510F7">
      <w:pPr>
        <w:rPr>
          <w:lang w:eastAsia="es-PE"/>
        </w:rPr>
      </w:pPr>
      <w:r w:rsidRPr="004140F1">
        <w:rPr>
          <w:lang w:eastAsia="es-PE"/>
        </w:rPr>
        <w:t xml:space="preserve">Walsh, Catherine E., Walter D. </w:t>
      </w:r>
      <w:proofErr w:type="spellStart"/>
      <w:r w:rsidRPr="004140F1">
        <w:rPr>
          <w:lang w:eastAsia="es-PE"/>
        </w:rPr>
        <w:t>Mignolo</w:t>
      </w:r>
      <w:proofErr w:type="spellEnd"/>
      <w:r w:rsidRPr="004140F1">
        <w:rPr>
          <w:lang w:eastAsia="es-PE"/>
        </w:rPr>
        <w:t xml:space="preserve">, and Rita </w:t>
      </w:r>
      <w:proofErr w:type="spellStart"/>
      <w:r w:rsidRPr="004140F1">
        <w:rPr>
          <w:lang w:eastAsia="es-PE"/>
        </w:rPr>
        <w:t>Segato</w:t>
      </w:r>
      <w:proofErr w:type="spellEnd"/>
      <w:r w:rsidRPr="004140F1">
        <w:rPr>
          <w:lang w:eastAsia="es-PE"/>
        </w:rPr>
        <w:t xml:space="preserve"> 2024, ‘Introduction’, in </w:t>
      </w:r>
      <w:r w:rsidRPr="004140F1">
        <w:rPr>
          <w:i/>
          <w:iCs/>
          <w:lang w:eastAsia="es-PE"/>
        </w:rPr>
        <w:t>Aníbal Quijano: Foundational Essays on the Coloniality of Power</w:t>
      </w:r>
      <w:r w:rsidRPr="004140F1">
        <w:rPr>
          <w:lang w:eastAsia="es-PE"/>
        </w:rPr>
        <w:t xml:space="preserve">, edited by Walter D. </w:t>
      </w:r>
      <w:proofErr w:type="spellStart"/>
      <w:r w:rsidRPr="004140F1">
        <w:rPr>
          <w:lang w:eastAsia="es-PE"/>
        </w:rPr>
        <w:t>Mignolo</w:t>
      </w:r>
      <w:proofErr w:type="spellEnd"/>
      <w:r w:rsidRPr="004140F1">
        <w:rPr>
          <w:lang w:eastAsia="es-PE"/>
        </w:rPr>
        <w:t xml:space="preserve">, Rita </w:t>
      </w:r>
      <w:proofErr w:type="spellStart"/>
      <w:r w:rsidRPr="004140F1">
        <w:rPr>
          <w:lang w:eastAsia="es-PE"/>
        </w:rPr>
        <w:t>Segato</w:t>
      </w:r>
      <w:proofErr w:type="spellEnd"/>
      <w:r w:rsidRPr="004140F1">
        <w:rPr>
          <w:lang w:eastAsia="es-PE"/>
        </w:rPr>
        <w:t>, and Catherine E. Walsh, Durham: Duke University Press.</w:t>
      </w:r>
    </w:p>
    <w:p w14:paraId="7C21D323" w14:textId="77777777" w:rsidR="00E24764" w:rsidRPr="00F11436" w:rsidRDefault="00E24764" w:rsidP="00D510F7">
      <w:pPr>
        <w:rPr>
          <w:lang w:eastAsia="es-PE"/>
        </w:rPr>
      </w:pPr>
    </w:p>
    <w:sectPr w:rsidR="00E24764" w:rsidRPr="00F11436" w:rsidSect="00E24764">
      <w:pgSz w:w="11906" w:h="16838"/>
      <w:pgMar w:top="1411" w:right="1699" w:bottom="1411" w:left="1699" w:header="706" w:footer="706"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48" w:author="51964" w:date="2024-09-11T01:29:00Z" w:initials="5">
    <w:p w14:paraId="55844A74" w14:textId="77777777" w:rsidR="00236351" w:rsidRDefault="00236351" w:rsidP="00236351">
      <w:pPr>
        <w:pStyle w:val="Textocomentario"/>
      </w:pPr>
      <w:r w:rsidRPr="004140F1">
        <w:rPr>
          <w:rStyle w:val="Refdecomentario"/>
        </w:rPr>
        <w:annotationRef/>
      </w:r>
      <w:r w:rsidRPr="004140F1">
        <w:t>sigue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5844A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8E39505" w16cex:dateUtc="2024-09-11T08: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5844A74" w16cid:durableId="38E395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0FEF86" w14:textId="77777777" w:rsidR="00A83CEF" w:rsidRPr="004140F1" w:rsidRDefault="00A83CEF" w:rsidP="00D510F7">
      <w:r w:rsidRPr="004140F1">
        <w:separator/>
      </w:r>
    </w:p>
  </w:endnote>
  <w:endnote w:type="continuationSeparator" w:id="0">
    <w:p w14:paraId="5CED5FA1" w14:textId="77777777" w:rsidR="00A83CEF" w:rsidRPr="004140F1" w:rsidRDefault="00A83CEF" w:rsidP="00D510F7">
      <w:r w:rsidRPr="004140F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7AEF27" w14:textId="6038F597" w:rsidR="009D3A50" w:rsidRPr="004140F1" w:rsidRDefault="009D3A50" w:rsidP="00D510F7">
    <w:pPr>
      <w:pStyle w:val="Piedepgina"/>
    </w:pPr>
  </w:p>
  <w:p w14:paraId="4E3B0878" w14:textId="77777777" w:rsidR="009D3A50" w:rsidRPr="004140F1" w:rsidRDefault="009D3A50" w:rsidP="00D510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1636B8" w14:textId="77777777" w:rsidR="00A83CEF" w:rsidRPr="004140F1" w:rsidRDefault="00A83CEF" w:rsidP="00D510F7">
      <w:r w:rsidRPr="004140F1">
        <w:separator/>
      </w:r>
    </w:p>
  </w:footnote>
  <w:footnote w:type="continuationSeparator" w:id="0">
    <w:p w14:paraId="086BBEE5" w14:textId="77777777" w:rsidR="00A83CEF" w:rsidRPr="004140F1" w:rsidRDefault="00A83CEF" w:rsidP="00D510F7">
      <w:r w:rsidRPr="004140F1">
        <w:continuationSeparator/>
      </w:r>
    </w:p>
  </w:footnote>
  <w:footnote w:id="1">
    <w:p w14:paraId="45F24445" w14:textId="093A9E96" w:rsidR="00F11436" w:rsidRPr="004140F1" w:rsidRDefault="00F11436" w:rsidP="00D510F7">
      <w:pPr>
        <w:pStyle w:val="Textonotapie"/>
      </w:pPr>
      <w:r w:rsidRPr="004140F1">
        <w:rPr>
          <w:rStyle w:val="Refdenotaalpie"/>
        </w:rPr>
        <w:footnoteRef/>
      </w:r>
      <w:r w:rsidRPr="004140F1">
        <w:t xml:space="preserve"> See Lenin 1914, and Anderson and Hudis 2007.</w:t>
      </w:r>
    </w:p>
  </w:footnote>
  <w:footnote w:id="2">
    <w:p w14:paraId="75D22237" w14:textId="1B7CBABC" w:rsidR="002A5FE9" w:rsidRPr="004140F1" w:rsidRDefault="002A5FE9">
      <w:pPr>
        <w:pStyle w:val="Textonotapie"/>
        <w:rPr>
          <w:rPrChange w:id="331" w:author="51964" w:date="2024-09-11T23:34:00Z" w16du:dateUtc="2024-09-12T06:34:00Z">
            <w:rPr>
              <w:lang w:val="es-PE"/>
            </w:rPr>
          </w:rPrChange>
        </w:rPr>
      </w:pPr>
      <w:r w:rsidRPr="004140F1">
        <w:rPr>
          <w:rStyle w:val="Refdenotaalpie"/>
        </w:rPr>
        <w:footnoteRef/>
      </w:r>
      <w:r w:rsidRPr="004140F1">
        <w:rPr>
          <w:rPrChange w:id="332" w:author="51964" w:date="2024-09-11T23:34:00Z" w16du:dateUtc="2024-09-12T06:34:00Z">
            <w:rPr>
              <w:lang w:val="es-PE"/>
            </w:rPr>
          </w:rPrChange>
        </w:rPr>
        <w:t xml:space="preserve"> “La </w:t>
      </w:r>
      <w:proofErr w:type="spellStart"/>
      <w:r w:rsidRPr="004140F1">
        <w:rPr>
          <w:rPrChange w:id="333" w:author="51964" w:date="2024-09-11T23:34:00Z" w16du:dateUtc="2024-09-12T06:34:00Z">
            <w:rPr>
              <w:lang w:val="es-PE"/>
            </w:rPr>
          </w:rPrChange>
        </w:rPr>
        <w:t>economía</w:t>
      </w:r>
      <w:proofErr w:type="spellEnd"/>
      <w:r w:rsidRPr="004140F1">
        <w:rPr>
          <w:rPrChange w:id="334" w:author="51964" w:date="2024-09-11T23:34:00Z" w16du:dateUtc="2024-09-12T06:34:00Z">
            <w:rPr>
              <w:lang w:val="es-PE"/>
            </w:rPr>
          </w:rPrChange>
        </w:rPr>
        <w:t xml:space="preserve"> </w:t>
      </w:r>
      <w:proofErr w:type="spellStart"/>
      <w:r w:rsidRPr="004140F1">
        <w:rPr>
          <w:rPrChange w:id="335" w:author="51964" w:date="2024-09-11T23:34:00Z" w16du:dateUtc="2024-09-12T06:34:00Z">
            <w:rPr>
              <w:lang w:val="es-PE"/>
            </w:rPr>
          </w:rPrChange>
        </w:rPr>
        <w:t>mundo</w:t>
      </w:r>
      <w:proofErr w:type="spellEnd"/>
      <w:r w:rsidRPr="004140F1">
        <w:rPr>
          <w:rPrChange w:id="336" w:author="51964" w:date="2024-09-11T23:34:00Z" w16du:dateUtc="2024-09-12T06:34:00Z">
            <w:rPr>
              <w:lang w:val="es-PE"/>
            </w:rPr>
          </w:rPrChange>
        </w:rPr>
        <w:t xml:space="preserve"> </w:t>
      </w:r>
      <w:proofErr w:type="spellStart"/>
      <w:r w:rsidRPr="004140F1">
        <w:rPr>
          <w:rPrChange w:id="337" w:author="51964" w:date="2024-09-11T23:34:00Z" w16du:dateUtc="2024-09-12T06:34:00Z">
            <w:rPr>
              <w:lang w:val="es-PE"/>
            </w:rPr>
          </w:rPrChange>
        </w:rPr>
        <w:t>incluye</w:t>
      </w:r>
      <w:proofErr w:type="spellEnd"/>
      <w:r w:rsidRPr="004140F1">
        <w:rPr>
          <w:rPrChange w:id="338" w:author="51964" w:date="2024-09-11T23:34:00Z" w16du:dateUtc="2024-09-12T06:34:00Z">
            <w:rPr>
              <w:lang w:val="es-PE"/>
            </w:rPr>
          </w:rPrChange>
        </w:rPr>
        <w:t xml:space="preserve"> </w:t>
      </w:r>
      <w:proofErr w:type="spellStart"/>
      <w:r w:rsidRPr="004140F1">
        <w:rPr>
          <w:rPrChange w:id="339" w:author="51964" w:date="2024-09-11T23:34:00Z" w16du:dateUtc="2024-09-12T06:34:00Z">
            <w:rPr>
              <w:lang w:val="es-PE"/>
            </w:rPr>
          </w:rPrChange>
        </w:rPr>
        <w:t>todos</w:t>
      </w:r>
      <w:proofErr w:type="spellEnd"/>
      <w:r w:rsidRPr="004140F1">
        <w:rPr>
          <w:rPrChange w:id="340" w:author="51964" w:date="2024-09-11T23:34:00Z" w16du:dateUtc="2024-09-12T06:34:00Z">
            <w:rPr>
              <w:lang w:val="es-PE"/>
            </w:rPr>
          </w:rPrChange>
        </w:rPr>
        <w:t xml:space="preserve"> </w:t>
      </w:r>
      <w:proofErr w:type="spellStart"/>
      <w:r w:rsidRPr="004140F1">
        <w:rPr>
          <w:rPrChange w:id="341" w:author="51964" w:date="2024-09-11T23:34:00Z" w16du:dateUtc="2024-09-12T06:34:00Z">
            <w:rPr>
              <w:lang w:val="es-PE"/>
            </w:rPr>
          </w:rPrChange>
        </w:rPr>
        <w:t>estos</w:t>
      </w:r>
      <w:proofErr w:type="spellEnd"/>
      <w:r w:rsidRPr="004140F1">
        <w:rPr>
          <w:rPrChange w:id="342" w:author="51964" w:date="2024-09-11T23:34:00Z" w16du:dateUtc="2024-09-12T06:34:00Z">
            <w:rPr>
              <w:lang w:val="es-PE"/>
            </w:rPr>
          </w:rPrChange>
        </w:rPr>
        <w:t xml:space="preserve"> </w:t>
      </w:r>
      <w:proofErr w:type="spellStart"/>
      <w:r w:rsidRPr="004140F1">
        <w:rPr>
          <w:rPrChange w:id="343" w:author="51964" w:date="2024-09-11T23:34:00Z" w16du:dateUtc="2024-09-12T06:34:00Z">
            <w:rPr>
              <w:lang w:val="es-PE"/>
            </w:rPr>
          </w:rPrChange>
        </w:rPr>
        <w:t>fenómenos</w:t>
      </w:r>
      <w:proofErr w:type="spellEnd"/>
      <w:r w:rsidRPr="004140F1">
        <w:rPr>
          <w:rPrChange w:id="344" w:author="51964" w:date="2024-09-11T23:34:00Z" w16du:dateUtc="2024-09-12T06:34:00Z">
            <w:rPr>
              <w:lang w:val="es-PE"/>
            </w:rPr>
          </w:rPrChange>
        </w:rPr>
        <w:t xml:space="preserve"> </w:t>
      </w:r>
      <w:proofErr w:type="spellStart"/>
      <w:r w:rsidRPr="004140F1">
        <w:rPr>
          <w:rPrChange w:id="345" w:author="51964" w:date="2024-09-11T23:34:00Z" w16du:dateUtc="2024-09-12T06:34:00Z">
            <w:rPr>
              <w:lang w:val="es-PE"/>
            </w:rPr>
          </w:rPrChange>
        </w:rPr>
        <w:t>económicos</w:t>
      </w:r>
      <w:proofErr w:type="spellEnd"/>
      <w:r w:rsidRPr="004140F1">
        <w:rPr>
          <w:rPrChange w:id="346" w:author="51964" w:date="2024-09-11T23:34:00Z" w16du:dateUtc="2024-09-12T06:34:00Z">
            <w:rPr>
              <w:lang w:val="es-PE"/>
            </w:rPr>
          </w:rPrChange>
        </w:rPr>
        <w:t xml:space="preserve"> que, </w:t>
      </w:r>
      <w:proofErr w:type="spellStart"/>
      <w:r w:rsidRPr="004140F1">
        <w:rPr>
          <w:rPrChange w:id="347" w:author="51964" w:date="2024-09-11T23:34:00Z" w16du:dateUtc="2024-09-12T06:34:00Z">
            <w:rPr>
              <w:lang w:val="es-PE"/>
            </w:rPr>
          </w:rPrChange>
        </w:rPr>
        <w:t>en</w:t>
      </w:r>
      <w:proofErr w:type="spellEnd"/>
      <w:r w:rsidRPr="004140F1">
        <w:rPr>
          <w:rPrChange w:id="348" w:author="51964" w:date="2024-09-11T23:34:00Z" w16du:dateUtc="2024-09-12T06:34:00Z">
            <w:rPr>
              <w:lang w:val="es-PE"/>
            </w:rPr>
          </w:rPrChange>
        </w:rPr>
        <w:t xml:space="preserve"> </w:t>
      </w:r>
      <w:proofErr w:type="spellStart"/>
      <w:r w:rsidRPr="004140F1">
        <w:rPr>
          <w:rPrChange w:id="349" w:author="51964" w:date="2024-09-11T23:34:00Z" w16du:dateUtc="2024-09-12T06:34:00Z">
            <w:rPr>
              <w:lang w:val="es-PE"/>
            </w:rPr>
          </w:rPrChange>
        </w:rPr>
        <w:t>definitiva</w:t>
      </w:r>
      <w:proofErr w:type="spellEnd"/>
      <w:r w:rsidRPr="004140F1">
        <w:rPr>
          <w:rPrChange w:id="350" w:author="51964" w:date="2024-09-11T23:34:00Z" w16du:dateUtc="2024-09-12T06:34:00Z">
            <w:rPr>
              <w:lang w:val="es-PE"/>
            </w:rPr>
          </w:rPrChange>
        </w:rPr>
        <w:t xml:space="preserve">, se </w:t>
      </w:r>
      <w:proofErr w:type="spellStart"/>
      <w:r w:rsidRPr="004140F1">
        <w:rPr>
          <w:rPrChange w:id="351" w:author="51964" w:date="2024-09-11T23:34:00Z" w16du:dateUtc="2024-09-12T06:34:00Z">
            <w:rPr>
              <w:lang w:val="es-PE"/>
            </w:rPr>
          </w:rPrChange>
        </w:rPr>
        <w:t>basan</w:t>
      </w:r>
      <w:proofErr w:type="spellEnd"/>
      <w:r w:rsidRPr="004140F1">
        <w:rPr>
          <w:rPrChange w:id="352" w:author="51964" w:date="2024-09-11T23:34:00Z" w16du:dateUtc="2024-09-12T06:34:00Z">
            <w:rPr>
              <w:lang w:val="es-PE"/>
            </w:rPr>
          </w:rPrChange>
        </w:rPr>
        <w:t xml:space="preserve"> </w:t>
      </w:r>
      <w:proofErr w:type="spellStart"/>
      <w:r w:rsidRPr="004140F1">
        <w:rPr>
          <w:rPrChange w:id="353" w:author="51964" w:date="2024-09-11T23:34:00Z" w16du:dateUtc="2024-09-12T06:34:00Z">
            <w:rPr>
              <w:lang w:val="es-PE"/>
            </w:rPr>
          </w:rPrChange>
        </w:rPr>
        <w:t>en</w:t>
      </w:r>
      <w:proofErr w:type="spellEnd"/>
      <w:r w:rsidRPr="004140F1">
        <w:rPr>
          <w:rPrChange w:id="354" w:author="51964" w:date="2024-09-11T23:34:00Z" w16du:dateUtc="2024-09-12T06:34:00Z">
            <w:rPr>
              <w:lang w:val="es-PE"/>
            </w:rPr>
          </w:rPrChange>
        </w:rPr>
        <w:t xml:space="preserve"> las </w:t>
      </w:r>
      <w:proofErr w:type="spellStart"/>
      <w:r w:rsidRPr="004140F1">
        <w:rPr>
          <w:rPrChange w:id="355" w:author="51964" w:date="2024-09-11T23:34:00Z" w16du:dateUtc="2024-09-12T06:34:00Z">
            <w:rPr>
              <w:lang w:val="es-PE"/>
            </w:rPr>
          </w:rPrChange>
        </w:rPr>
        <w:t>relaciones</w:t>
      </w:r>
      <w:proofErr w:type="spellEnd"/>
      <w:r w:rsidRPr="004140F1">
        <w:rPr>
          <w:rPrChange w:id="356" w:author="51964" w:date="2024-09-11T23:34:00Z" w16du:dateUtc="2024-09-12T06:34:00Z">
            <w:rPr>
              <w:lang w:val="es-PE"/>
            </w:rPr>
          </w:rPrChange>
        </w:rPr>
        <w:t xml:space="preserve"> entre </w:t>
      </w:r>
      <w:proofErr w:type="spellStart"/>
      <w:r w:rsidRPr="004140F1">
        <w:rPr>
          <w:rPrChange w:id="357" w:author="51964" w:date="2024-09-11T23:34:00Z" w16du:dateUtc="2024-09-12T06:34:00Z">
            <w:rPr>
              <w:lang w:val="es-PE"/>
            </w:rPr>
          </w:rPrChange>
        </w:rPr>
        <w:t>seres</w:t>
      </w:r>
      <w:proofErr w:type="spellEnd"/>
      <w:r w:rsidRPr="004140F1">
        <w:rPr>
          <w:rPrChange w:id="358" w:author="51964" w:date="2024-09-11T23:34:00Z" w16du:dateUtc="2024-09-12T06:34:00Z">
            <w:rPr>
              <w:lang w:val="es-PE"/>
            </w:rPr>
          </w:rPrChange>
        </w:rPr>
        <w:t xml:space="preserve"> </w:t>
      </w:r>
      <w:proofErr w:type="spellStart"/>
      <w:r w:rsidRPr="004140F1">
        <w:rPr>
          <w:rPrChange w:id="359" w:author="51964" w:date="2024-09-11T23:34:00Z" w16du:dateUtc="2024-09-12T06:34:00Z">
            <w:rPr>
              <w:lang w:val="es-PE"/>
            </w:rPr>
          </w:rPrChange>
        </w:rPr>
        <w:t>humanos</w:t>
      </w:r>
      <w:proofErr w:type="spellEnd"/>
      <w:r w:rsidRPr="004140F1">
        <w:rPr>
          <w:rPrChange w:id="360" w:author="51964" w:date="2024-09-11T23:34:00Z" w16du:dateUtc="2024-09-12T06:34:00Z">
            <w:rPr>
              <w:lang w:val="es-PE"/>
            </w:rPr>
          </w:rPrChange>
        </w:rPr>
        <w:t xml:space="preserve"> </w:t>
      </w:r>
      <w:proofErr w:type="spellStart"/>
      <w:r w:rsidRPr="004140F1">
        <w:rPr>
          <w:rPrChange w:id="361" w:author="51964" w:date="2024-09-11T23:34:00Z" w16du:dateUtc="2024-09-12T06:34:00Z">
            <w:rPr>
              <w:lang w:val="es-PE"/>
            </w:rPr>
          </w:rPrChange>
        </w:rPr>
        <w:t>envueltas</w:t>
      </w:r>
      <w:proofErr w:type="spellEnd"/>
      <w:r w:rsidRPr="004140F1">
        <w:rPr>
          <w:rPrChange w:id="362" w:author="51964" w:date="2024-09-11T23:34:00Z" w16du:dateUtc="2024-09-12T06:34:00Z">
            <w:rPr>
              <w:lang w:val="es-PE"/>
            </w:rPr>
          </w:rPrChange>
        </w:rPr>
        <w:t xml:space="preserve"> </w:t>
      </w:r>
      <w:proofErr w:type="spellStart"/>
      <w:r w:rsidRPr="004140F1">
        <w:rPr>
          <w:rPrChange w:id="363" w:author="51964" w:date="2024-09-11T23:34:00Z" w16du:dateUtc="2024-09-12T06:34:00Z">
            <w:rPr>
              <w:lang w:val="es-PE"/>
            </w:rPr>
          </w:rPrChange>
        </w:rPr>
        <w:t>en</w:t>
      </w:r>
      <w:proofErr w:type="spellEnd"/>
      <w:r w:rsidRPr="004140F1">
        <w:rPr>
          <w:rPrChange w:id="364" w:author="51964" w:date="2024-09-11T23:34:00Z" w16du:dateUtc="2024-09-12T06:34:00Z">
            <w:rPr>
              <w:lang w:val="es-PE"/>
            </w:rPr>
          </w:rPrChange>
        </w:rPr>
        <w:t xml:space="preserve"> </w:t>
      </w:r>
      <w:proofErr w:type="spellStart"/>
      <w:r w:rsidRPr="004140F1">
        <w:rPr>
          <w:rPrChange w:id="365" w:author="51964" w:date="2024-09-11T23:34:00Z" w16du:dateUtc="2024-09-12T06:34:00Z">
            <w:rPr>
              <w:lang w:val="es-PE"/>
            </w:rPr>
          </w:rPrChange>
        </w:rPr>
        <w:t>el</w:t>
      </w:r>
      <w:proofErr w:type="spellEnd"/>
      <w:r w:rsidRPr="004140F1">
        <w:rPr>
          <w:rPrChange w:id="366" w:author="51964" w:date="2024-09-11T23:34:00Z" w16du:dateUtc="2024-09-12T06:34:00Z">
            <w:rPr>
              <w:lang w:val="es-PE"/>
            </w:rPr>
          </w:rPrChange>
        </w:rPr>
        <w:t xml:space="preserve"> </w:t>
      </w:r>
      <w:proofErr w:type="spellStart"/>
      <w:r w:rsidRPr="004140F1">
        <w:rPr>
          <w:rPrChange w:id="367" w:author="51964" w:date="2024-09-11T23:34:00Z" w16du:dateUtc="2024-09-12T06:34:00Z">
            <w:rPr>
              <w:lang w:val="es-PE"/>
            </w:rPr>
          </w:rPrChange>
        </w:rPr>
        <w:t>proceso</w:t>
      </w:r>
      <w:proofErr w:type="spellEnd"/>
      <w:r w:rsidRPr="004140F1">
        <w:rPr>
          <w:rPrChange w:id="368" w:author="51964" w:date="2024-09-11T23:34:00Z" w16du:dateUtc="2024-09-12T06:34:00Z">
            <w:rPr>
              <w:lang w:val="es-PE"/>
            </w:rPr>
          </w:rPrChange>
        </w:rPr>
        <w:t xml:space="preserve"> de </w:t>
      </w:r>
      <w:proofErr w:type="spellStart"/>
      <w:r w:rsidRPr="004140F1">
        <w:rPr>
          <w:rPrChange w:id="369" w:author="51964" w:date="2024-09-11T23:34:00Z" w16du:dateUtc="2024-09-12T06:34:00Z">
            <w:rPr>
              <w:lang w:val="es-PE"/>
            </w:rPr>
          </w:rPrChange>
        </w:rPr>
        <w:t>producción</w:t>
      </w:r>
      <w:proofErr w:type="spellEnd"/>
      <w:r w:rsidRPr="004140F1">
        <w:rPr>
          <w:rPrChange w:id="370" w:author="51964" w:date="2024-09-11T23:34:00Z" w16du:dateUtc="2024-09-12T06:34:00Z">
            <w:rPr>
              <w:lang w:val="es-PE"/>
            </w:rPr>
          </w:rPrChange>
        </w:rPr>
        <w:t xml:space="preserve">. En general, </w:t>
      </w:r>
      <w:proofErr w:type="spellStart"/>
      <w:r w:rsidRPr="004140F1">
        <w:rPr>
          <w:rPrChange w:id="371" w:author="51964" w:date="2024-09-11T23:34:00Z" w16du:dateUtc="2024-09-12T06:34:00Z">
            <w:rPr>
              <w:lang w:val="es-PE"/>
            </w:rPr>
          </w:rPrChange>
        </w:rPr>
        <w:t>todo</w:t>
      </w:r>
      <w:proofErr w:type="spellEnd"/>
      <w:r w:rsidRPr="004140F1">
        <w:rPr>
          <w:rPrChange w:id="372" w:author="51964" w:date="2024-09-11T23:34:00Z" w16du:dateUtc="2024-09-12T06:34:00Z">
            <w:rPr>
              <w:lang w:val="es-PE"/>
            </w:rPr>
          </w:rPrChange>
        </w:rPr>
        <w:t xml:space="preserve"> </w:t>
      </w:r>
      <w:proofErr w:type="spellStart"/>
      <w:r w:rsidRPr="004140F1">
        <w:rPr>
          <w:rPrChange w:id="373" w:author="51964" w:date="2024-09-11T23:34:00Z" w16du:dateUtc="2024-09-12T06:34:00Z">
            <w:rPr>
              <w:lang w:val="es-PE"/>
            </w:rPr>
          </w:rPrChange>
        </w:rPr>
        <w:t>el</w:t>
      </w:r>
      <w:proofErr w:type="spellEnd"/>
      <w:r w:rsidRPr="004140F1">
        <w:rPr>
          <w:rPrChange w:id="374" w:author="51964" w:date="2024-09-11T23:34:00Z" w16du:dateUtc="2024-09-12T06:34:00Z">
            <w:rPr>
              <w:lang w:val="es-PE"/>
            </w:rPr>
          </w:rPrChange>
        </w:rPr>
        <w:t xml:space="preserve"> </w:t>
      </w:r>
      <w:proofErr w:type="spellStart"/>
      <w:r w:rsidRPr="004140F1">
        <w:rPr>
          <w:rPrChange w:id="375" w:author="51964" w:date="2024-09-11T23:34:00Z" w16du:dateUtc="2024-09-12T06:34:00Z">
            <w:rPr>
              <w:lang w:val="es-PE"/>
            </w:rPr>
          </w:rPrChange>
        </w:rPr>
        <w:t>proceso</w:t>
      </w:r>
      <w:proofErr w:type="spellEnd"/>
      <w:r w:rsidRPr="004140F1">
        <w:rPr>
          <w:rPrChange w:id="376" w:author="51964" w:date="2024-09-11T23:34:00Z" w16du:dateUtc="2024-09-12T06:34:00Z">
            <w:rPr>
              <w:lang w:val="es-PE"/>
            </w:rPr>
          </w:rPrChange>
        </w:rPr>
        <w:t xml:space="preserve"> de la </w:t>
      </w:r>
      <w:proofErr w:type="spellStart"/>
      <w:r w:rsidRPr="004140F1">
        <w:rPr>
          <w:rPrChange w:id="377" w:author="51964" w:date="2024-09-11T23:34:00Z" w16du:dateUtc="2024-09-12T06:34:00Z">
            <w:rPr>
              <w:lang w:val="es-PE"/>
            </w:rPr>
          </w:rPrChange>
        </w:rPr>
        <w:t>vida</w:t>
      </w:r>
      <w:proofErr w:type="spellEnd"/>
      <w:r w:rsidRPr="004140F1">
        <w:rPr>
          <w:rPrChange w:id="378" w:author="51964" w:date="2024-09-11T23:34:00Z" w16du:dateUtc="2024-09-12T06:34:00Z">
            <w:rPr>
              <w:lang w:val="es-PE"/>
            </w:rPr>
          </w:rPrChange>
        </w:rPr>
        <w:t xml:space="preserve"> </w:t>
      </w:r>
      <w:proofErr w:type="spellStart"/>
      <w:r w:rsidRPr="004140F1">
        <w:rPr>
          <w:rPrChange w:id="379" w:author="51964" w:date="2024-09-11T23:34:00Z" w16du:dateUtc="2024-09-12T06:34:00Z">
            <w:rPr>
              <w:lang w:val="es-PE"/>
            </w:rPr>
          </w:rPrChange>
        </w:rPr>
        <w:t>económica</w:t>
      </w:r>
      <w:proofErr w:type="spellEnd"/>
      <w:r w:rsidRPr="004140F1">
        <w:rPr>
          <w:rPrChange w:id="380" w:author="51964" w:date="2024-09-11T23:34:00Z" w16du:dateUtc="2024-09-12T06:34:00Z">
            <w:rPr>
              <w:lang w:val="es-PE"/>
            </w:rPr>
          </w:rPrChange>
        </w:rPr>
        <w:t xml:space="preserve"> </w:t>
      </w:r>
      <w:proofErr w:type="spellStart"/>
      <w:r w:rsidRPr="004140F1">
        <w:rPr>
          <w:rPrChange w:id="381" w:author="51964" w:date="2024-09-11T23:34:00Z" w16du:dateUtc="2024-09-12T06:34:00Z">
            <w:rPr>
              <w:lang w:val="es-PE"/>
            </w:rPr>
          </w:rPrChange>
        </w:rPr>
        <w:t>mundial</w:t>
      </w:r>
      <w:proofErr w:type="spellEnd"/>
      <w:r w:rsidRPr="004140F1">
        <w:rPr>
          <w:rPrChange w:id="382" w:author="51964" w:date="2024-09-11T23:34:00Z" w16du:dateUtc="2024-09-12T06:34:00Z">
            <w:rPr>
              <w:lang w:val="es-PE"/>
            </w:rPr>
          </w:rPrChange>
        </w:rPr>
        <w:t xml:space="preserve"> </w:t>
      </w:r>
      <w:proofErr w:type="spellStart"/>
      <w:r w:rsidRPr="004140F1">
        <w:rPr>
          <w:rPrChange w:id="383" w:author="51964" w:date="2024-09-11T23:34:00Z" w16du:dateUtc="2024-09-12T06:34:00Z">
            <w:rPr>
              <w:lang w:val="es-PE"/>
            </w:rPr>
          </w:rPrChange>
        </w:rPr>
        <w:t>en</w:t>
      </w:r>
      <w:proofErr w:type="spellEnd"/>
      <w:r w:rsidRPr="004140F1">
        <w:rPr>
          <w:rPrChange w:id="384" w:author="51964" w:date="2024-09-11T23:34:00Z" w16du:dateUtc="2024-09-12T06:34:00Z">
            <w:rPr>
              <w:lang w:val="es-PE"/>
            </w:rPr>
          </w:rPrChange>
        </w:rPr>
        <w:t xml:space="preserve"> </w:t>
      </w:r>
      <w:proofErr w:type="spellStart"/>
      <w:r w:rsidRPr="004140F1">
        <w:rPr>
          <w:rPrChange w:id="385" w:author="51964" w:date="2024-09-11T23:34:00Z" w16du:dateUtc="2024-09-12T06:34:00Z">
            <w:rPr>
              <w:lang w:val="es-PE"/>
            </w:rPr>
          </w:rPrChange>
        </w:rPr>
        <w:t>los</w:t>
      </w:r>
      <w:proofErr w:type="spellEnd"/>
      <w:r w:rsidRPr="004140F1">
        <w:rPr>
          <w:rPrChange w:id="386" w:author="51964" w:date="2024-09-11T23:34:00Z" w16du:dateUtc="2024-09-12T06:34:00Z">
            <w:rPr>
              <w:lang w:val="es-PE"/>
            </w:rPr>
          </w:rPrChange>
        </w:rPr>
        <w:t xml:space="preserve"> </w:t>
      </w:r>
      <w:proofErr w:type="spellStart"/>
      <w:r w:rsidRPr="004140F1">
        <w:rPr>
          <w:rPrChange w:id="387" w:author="51964" w:date="2024-09-11T23:34:00Z" w16du:dateUtc="2024-09-12T06:34:00Z">
            <w:rPr>
              <w:lang w:val="es-PE"/>
            </w:rPr>
          </w:rPrChange>
        </w:rPr>
        <w:t>tiempos</w:t>
      </w:r>
      <w:proofErr w:type="spellEnd"/>
      <w:r w:rsidRPr="004140F1">
        <w:rPr>
          <w:rPrChange w:id="388" w:author="51964" w:date="2024-09-11T23:34:00Z" w16du:dateUtc="2024-09-12T06:34:00Z">
            <w:rPr>
              <w:lang w:val="es-PE"/>
            </w:rPr>
          </w:rPrChange>
        </w:rPr>
        <w:t xml:space="preserve"> </w:t>
      </w:r>
      <w:proofErr w:type="spellStart"/>
      <w:r w:rsidRPr="004140F1">
        <w:rPr>
          <w:rPrChange w:id="389" w:author="51964" w:date="2024-09-11T23:34:00Z" w16du:dateUtc="2024-09-12T06:34:00Z">
            <w:rPr>
              <w:lang w:val="es-PE"/>
            </w:rPr>
          </w:rPrChange>
        </w:rPr>
        <w:t>modernos</w:t>
      </w:r>
      <w:proofErr w:type="spellEnd"/>
      <w:r w:rsidRPr="004140F1">
        <w:rPr>
          <w:rPrChange w:id="390" w:author="51964" w:date="2024-09-11T23:34:00Z" w16du:dateUtc="2024-09-12T06:34:00Z">
            <w:rPr>
              <w:lang w:val="es-PE"/>
            </w:rPr>
          </w:rPrChange>
        </w:rPr>
        <w:t xml:space="preserve"> se reduce a la </w:t>
      </w:r>
      <w:proofErr w:type="spellStart"/>
      <w:r w:rsidRPr="004140F1">
        <w:rPr>
          <w:rPrChange w:id="391" w:author="51964" w:date="2024-09-11T23:34:00Z" w16du:dateUtc="2024-09-12T06:34:00Z">
            <w:rPr>
              <w:lang w:val="es-PE"/>
            </w:rPr>
          </w:rPrChange>
        </w:rPr>
        <w:t>producción</w:t>
      </w:r>
      <w:proofErr w:type="spellEnd"/>
      <w:r w:rsidRPr="004140F1">
        <w:rPr>
          <w:rPrChange w:id="392" w:author="51964" w:date="2024-09-11T23:34:00Z" w16du:dateUtc="2024-09-12T06:34:00Z">
            <w:rPr>
              <w:lang w:val="es-PE"/>
            </w:rPr>
          </w:rPrChange>
        </w:rPr>
        <w:t xml:space="preserve"> de </w:t>
      </w:r>
      <w:proofErr w:type="spellStart"/>
      <w:r w:rsidRPr="004140F1">
        <w:rPr>
          <w:rPrChange w:id="393" w:author="51964" w:date="2024-09-11T23:34:00Z" w16du:dateUtc="2024-09-12T06:34:00Z">
            <w:rPr>
              <w:lang w:val="es-PE"/>
            </w:rPr>
          </w:rPrChange>
        </w:rPr>
        <w:t>plusvalor</w:t>
      </w:r>
      <w:proofErr w:type="spellEnd"/>
      <w:r w:rsidRPr="004140F1">
        <w:rPr>
          <w:rPrChange w:id="394" w:author="51964" w:date="2024-09-11T23:34:00Z" w16du:dateUtc="2024-09-12T06:34:00Z">
            <w:rPr>
              <w:lang w:val="es-PE"/>
            </w:rPr>
          </w:rPrChange>
        </w:rPr>
        <w:t xml:space="preserve"> y a </w:t>
      </w:r>
      <w:proofErr w:type="spellStart"/>
      <w:r w:rsidRPr="004140F1">
        <w:rPr>
          <w:rPrChange w:id="395" w:author="51964" w:date="2024-09-11T23:34:00Z" w16du:dateUtc="2024-09-12T06:34:00Z">
            <w:rPr>
              <w:lang w:val="es-PE"/>
            </w:rPr>
          </w:rPrChange>
        </w:rPr>
        <w:t>su</w:t>
      </w:r>
      <w:proofErr w:type="spellEnd"/>
      <w:r w:rsidRPr="004140F1">
        <w:rPr>
          <w:rPrChange w:id="396" w:author="51964" w:date="2024-09-11T23:34:00Z" w16du:dateUtc="2024-09-12T06:34:00Z">
            <w:rPr>
              <w:lang w:val="es-PE"/>
            </w:rPr>
          </w:rPrChange>
        </w:rPr>
        <w:t xml:space="preserve"> </w:t>
      </w:r>
      <w:proofErr w:type="spellStart"/>
      <w:r w:rsidRPr="004140F1">
        <w:rPr>
          <w:rPrChange w:id="397" w:author="51964" w:date="2024-09-11T23:34:00Z" w16du:dateUtc="2024-09-12T06:34:00Z">
            <w:rPr>
              <w:lang w:val="es-PE"/>
            </w:rPr>
          </w:rPrChange>
        </w:rPr>
        <w:t>distribución</w:t>
      </w:r>
      <w:proofErr w:type="spellEnd"/>
      <w:r w:rsidRPr="004140F1">
        <w:rPr>
          <w:rPrChange w:id="398" w:author="51964" w:date="2024-09-11T23:34:00Z" w16du:dateUtc="2024-09-12T06:34:00Z">
            <w:rPr>
              <w:lang w:val="es-PE"/>
            </w:rPr>
          </w:rPrChange>
        </w:rPr>
        <w:t xml:space="preserve"> entre </w:t>
      </w:r>
      <w:proofErr w:type="spellStart"/>
      <w:r w:rsidRPr="004140F1">
        <w:rPr>
          <w:rPrChange w:id="399" w:author="51964" w:date="2024-09-11T23:34:00Z" w16du:dateUtc="2024-09-12T06:34:00Z">
            <w:rPr>
              <w:lang w:val="es-PE"/>
            </w:rPr>
          </w:rPrChange>
        </w:rPr>
        <w:t>los</w:t>
      </w:r>
      <w:proofErr w:type="spellEnd"/>
      <w:r w:rsidRPr="004140F1">
        <w:rPr>
          <w:rPrChange w:id="400" w:author="51964" w:date="2024-09-11T23:34:00Z" w16du:dateUtc="2024-09-12T06:34:00Z">
            <w:rPr>
              <w:lang w:val="es-PE"/>
            </w:rPr>
          </w:rPrChange>
        </w:rPr>
        <w:t xml:space="preserve"> </w:t>
      </w:r>
      <w:proofErr w:type="spellStart"/>
      <w:r w:rsidRPr="004140F1">
        <w:rPr>
          <w:rPrChange w:id="401" w:author="51964" w:date="2024-09-11T23:34:00Z" w16du:dateUtc="2024-09-12T06:34:00Z">
            <w:rPr>
              <w:lang w:val="es-PE"/>
            </w:rPr>
          </w:rPrChange>
        </w:rPr>
        <w:t>diversos</w:t>
      </w:r>
      <w:proofErr w:type="spellEnd"/>
      <w:r w:rsidRPr="004140F1">
        <w:rPr>
          <w:rPrChange w:id="402" w:author="51964" w:date="2024-09-11T23:34:00Z" w16du:dateUtc="2024-09-12T06:34:00Z">
            <w:rPr>
              <w:lang w:val="es-PE"/>
            </w:rPr>
          </w:rPrChange>
        </w:rPr>
        <w:t xml:space="preserve"> </w:t>
      </w:r>
      <w:proofErr w:type="spellStart"/>
      <w:r w:rsidRPr="004140F1">
        <w:rPr>
          <w:rPrChange w:id="403" w:author="51964" w:date="2024-09-11T23:34:00Z" w16du:dateUtc="2024-09-12T06:34:00Z">
            <w:rPr>
              <w:lang w:val="es-PE"/>
            </w:rPr>
          </w:rPrChange>
        </w:rPr>
        <w:t>grupos</w:t>
      </w:r>
      <w:proofErr w:type="spellEnd"/>
      <w:r w:rsidRPr="004140F1">
        <w:rPr>
          <w:rPrChange w:id="404" w:author="51964" w:date="2024-09-11T23:34:00Z" w16du:dateUtc="2024-09-12T06:34:00Z">
            <w:rPr>
              <w:lang w:val="es-PE"/>
            </w:rPr>
          </w:rPrChange>
        </w:rPr>
        <w:t xml:space="preserve"> y </w:t>
      </w:r>
      <w:proofErr w:type="spellStart"/>
      <w:r w:rsidRPr="004140F1">
        <w:rPr>
          <w:rPrChange w:id="405" w:author="51964" w:date="2024-09-11T23:34:00Z" w16du:dateUtc="2024-09-12T06:34:00Z">
            <w:rPr>
              <w:lang w:val="es-PE"/>
            </w:rPr>
          </w:rPrChange>
        </w:rPr>
        <w:t>subgrupos</w:t>
      </w:r>
      <w:proofErr w:type="spellEnd"/>
      <w:r w:rsidRPr="004140F1">
        <w:rPr>
          <w:rPrChange w:id="406" w:author="51964" w:date="2024-09-11T23:34:00Z" w16du:dateUtc="2024-09-12T06:34:00Z">
            <w:rPr>
              <w:lang w:val="es-PE"/>
            </w:rPr>
          </w:rPrChange>
        </w:rPr>
        <w:t xml:space="preserve"> de la </w:t>
      </w:r>
      <w:proofErr w:type="spellStart"/>
      <w:r w:rsidRPr="004140F1">
        <w:rPr>
          <w:rPrChange w:id="407" w:author="51964" w:date="2024-09-11T23:34:00Z" w16du:dateUtc="2024-09-12T06:34:00Z">
            <w:rPr>
              <w:lang w:val="es-PE"/>
            </w:rPr>
          </w:rPrChange>
        </w:rPr>
        <w:t>burguesía</w:t>
      </w:r>
      <w:proofErr w:type="spellEnd"/>
      <w:r w:rsidRPr="004140F1">
        <w:rPr>
          <w:rPrChange w:id="408" w:author="51964" w:date="2024-09-11T23:34:00Z" w16du:dateUtc="2024-09-12T06:34:00Z">
            <w:rPr>
              <w:lang w:val="es-PE"/>
            </w:rPr>
          </w:rPrChange>
        </w:rPr>
        <w:t xml:space="preserve"> </w:t>
      </w:r>
      <w:proofErr w:type="spellStart"/>
      <w:r w:rsidRPr="004140F1">
        <w:rPr>
          <w:rPrChange w:id="409" w:author="51964" w:date="2024-09-11T23:34:00Z" w16du:dateUtc="2024-09-12T06:34:00Z">
            <w:rPr>
              <w:lang w:val="es-PE"/>
            </w:rPr>
          </w:rPrChange>
        </w:rPr>
        <w:t>sobre</w:t>
      </w:r>
      <w:proofErr w:type="spellEnd"/>
      <w:r w:rsidRPr="004140F1">
        <w:rPr>
          <w:rPrChange w:id="410" w:author="51964" w:date="2024-09-11T23:34:00Z" w16du:dateUtc="2024-09-12T06:34:00Z">
            <w:rPr>
              <w:lang w:val="es-PE"/>
            </w:rPr>
          </w:rPrChange>
        </w:rPr>
        <w:t xml:space="preserve"> la base de </w:t>
      </w:r>
      <w:proofErr w:type="spellStart"/>
      <w:r w:rsidRPr="004140F1">
        <w:rPr>
          <w:rPrChange w:id="411" w:author="51964" w:date="2024-09-11T23:34:00Z" w16du:dateUtc="2024-09-12T06:34:00Z">
            <w:rPr>
              <w:lang w:val="es-PE"/>
            </w:rPr>
          </w:rPrChange>
        </w:rPr>
        <w:t>una</w:t>
      </w:r>
      <w:proofErr w:type="spellEnd"/>
      <w:r w:rsidRPr="004140F1">
        <w:rPr>
          <w:rPrChange w:id="412" w:author="51964" w:date="2024-09-11T23:34:00Z" w16du:dateUtc="2024-09-12T06:34:00Z">
            <w:rPr>
              <w:lang w:val="es-PE"/>
            </w:rPr>
          </w:rPrChange>
        </w:rPr>
        <w:t xml:space="preserve"> </w:t>
      </w:r>
      <w:proofErr w:type="spellStart"/>
      <w:r w:rsidRPr="004140F1">
        <w:rPr>
          <w:rPrChange w:id="413" w:author="51964" w:date="2024-09-11T23:34:00Z" w16du:dateUtc="2024-09-12T06:34:00Z">
            <w:rPr>
              <w:lang w:val="es-PE"/>
            </w:rPr>
          </w:rPrChange>
        </w:rPr>
        <w:t>reproducción</w:t>
      </w:r>
      <w:proofErr w:type="spellEnd"/>
      <w:r w:rsidRPr="004140F1">
        <w:rPr>
          <w:rPrChange w:id="414" w:author="51964" w:date="2024-09-11T23:34:00Z" w16du:dateUtc="2024-09-12T06:34:00Z">
            <w:rPr>
              <w:lang w:val="es-PE"/>
            </w:rPr>
          </w:rPrChange>
        </w:rPr>
        <w:t xml:space="preserve"> </w:t>
      </w:r>
      <w:proofErr w:type="spellStart"/>
      <w:r w:rsidRPr="004140F1">
        <w:rPr>
          <w:rPrChange w:id="415" w:author="51964" w:date="2024-09-11T23:34:00Z" w16du:dateUtc="2024-09-12T06:34:00Z">
            <w:rPr>
              <w:lang w:val="es-PE"/>
            </w:rPr>
          </w:rPrChange>
        </w:rPr>
        <w:t>cada</w:t>
      </w:r>
      <w:proofErr w:type="spellEnd"/>
      <w:r w:rsidRPr="004140F1">
        <w:rPr>
          <w:rPrChange w:id="416" w:author="51964" w:date="2024-09-11T23:34:00Z" w16du:dateUtc="2024-09-12T06:34:00Z">
            <w:rPr>
              <w:lang w:val="es-PE"/>
            </w:rPr>
          </w:rPrChange>
        </w:rPr>
        <w:t xml:space="preserve"> </w:t>
      </w:r>
      <w:proofErr w:type="spellStart"/>
      <w:r w:rsidRPr="004140F1">
        <w:rPr>
          <w:rPrChange w:id="417" w:author="51964" w:date="2024-09-11T23:34:00Z" w16du:dateUtc="2024-09-12T06:34:00Z">
            <w:rPr>
              <w:lang w:val="es-PE"/>
            </w:rPr>
          </w:rPrChange>
        </w:rPr>
        <w:t>vez</w:t>
      </w:r>
      <w:proofErr w:type="spellEnd"/>
      <w:r w:rsidRPr="004140F1">
        <w:rPr>
          <w:rPrChange w:id="418" w:author="51964" w:date="2024-09-11T23:34:00Z" w16du:dateUtc="2024-09-12T06:34:00Z">
            <w:rPr>
              <w:lang w:val="es-PE"/>
            </w:rPr>
          </w:rPrChange>
        </w:rPr>
        <w:t xml:space="preserve"> </w:t>
      </w:r>
      <w:proofErr w:type="spellStart"/>
      <w:r w:rsidRPr="004140F1">
        <w:rPr>
          <w:rPrChange w:id="419" w:author="51964" w:date="2024-09-11T23:34:00Z" w16du:dateUtc="2024-09-12T06:34:00Z">
            <w:rPr>
              <w:lang w:val="es-PE"/>
            </w:rPr>
          </w:rPrChange>
        </w:rPr>
        <w:t>más</w:t>
      </w:r>
      <w:proofErr w:type="spellEnd"/>
      <w:r w:rsidRPr="004140F1">
        <w:rPr>
          <w:rPrChange w:id="420" w:author="51964" w:date="2024-09-11T23:34:00Z" w16du:dateUtc="2024-09-12T06:34:00Z">
            <w:rPr>
              <w:lang w:val="es-PE"/>
            </w:rPr>
          </w:rPrChange>
        </w:rPr>
        <w:t xml:space="preserve"> </w:t>
      </w:r>
      <w:proofErr w:type="spellStart"/>
      <w:r w:rsidRPr="004140F1">
        <w:rPr>
          <w:rPrChange w:id="421" w:author="51964" w:date="2024-09-11T23:34:00Z" w16du:dateUtc="2024-09-12T06:34:00Z">
            <w:rPr>
              <w:lang w:val="es-PE"/>
            </w:rPr>
          </w:rPrChange>
        </w:rPr>
        <w:t>amplia</w:t>
      </w:r>
      <w:proofErr w:type="spellEnd"/>
      <w:r w:rsidRPr="004140F1">
        <w:rPr>
          <w:rPrChange w:id="422" w:author="51964" w:date="2024-09-11T23:34:00Z" w16du:dateUtc="2024-09-12T06:34:00Z">
            <w:rPr>
              <w:lang w:val="es-PE"/>
            </w:rPr>
          </w:rPrChange>
        </w:rPr>
        <w:t xml:space="preserve"> de las </w:t>
      </w:r>
      <w:proofErr w:type="spellStart"/>
      <w:r w:rsidRPr="004140F1">
        <w:rPr>
          <w:rPrChange w:id="423" w:author="51964" w:date="2024-09-11T23:34:00Z" w16du:dateUtc="2024-09-12T06:34:00Z">
            <w:rPr>
              <w:lang w:val="es-PE"/>
            </w:rPr>
          </w:rPrChange>
        </w:rPr>
        <w:t>relaciones</w:t>
      </w:r>
      <w:proofErr w:type="spellEnd"/>
      <w:r w:rsidRPr="004140F1">
        <w:rPr>
          <w:rPrChange w:id="424" w:author="51964" w:date="2024-09-11T23:34:00Z" w16du:dateUtc="2024-09-12T06:34:00Z">
            <w:rPr>
              <w:lang w:val="es-PE"/>
            </w:rPr>
          </w:rPrChange>
        </w:rPr>
        <w:t xml:space="preserve"> entre dos </w:t>
      </w:r>
      <w:proofErr w:type="spellStart"/>
      <w:r w:rsidRPr="004140F1">
        <w:rPr>
          <w:rPrChange w:id="425" w:author="51964" w:date="2024-09-11T23:34:00Z" w16du:dateUtc="2024-09-12T06:34:00Z">
            <w:rPr>
              <w:lang w:val="es-PE"/>
            </w:rPr>
          </w:rPrChange>
        </w:rPr>
        <w:t>clases</w:t>
      </w:r>
      <w:proofErr w:type="spellEnd"/>
      <w:r w:rsidRPr="004140F1">
        <w:rPr>
          <w:rPrChange w:id="426" w:author="51964" w:date="2024-09-11T23:34:00Z" w16du:dateUtc="2024-09-12T06:34:00Z">
            <w:rPr>
              <w:lang w:val="es-PE"/>
            </w:rPr>
          </w:rPrChange>
        </w:rPr>
        <w:t xml:space="preserve">: la </w:t>
      </w:r>
      <w:proofErr w:type="spellStart"/>
      <w:r w:rsidRPr="004140F1">
        <w:rPr>
          <w:rPrChange w:id="427" w:author="51964" w:date="2024-09-11T23:34:00Z" w16du:dateUtc="2024-09-12T06:34:00Z">
            <w:rPr>
              <w:lang w:val="es-PE"/>
            </w:rPr>
          </w:rPrChange>
        </w:rPr>
        <w:t>clase</w:t>
      </w:r>
      <w:proofErr w:type="spellEnd"/>
      <w:r w:rsidRPr="004140F1">
        <w:rPr>
          <w:rPrChange w:id="428" w:author="51964" w:date="2024-09-11T23:34:00Z" w16du:dateUtc="2024-09-12T06:34:00Z">
            <w:rPr>
              <w:lang w:val="es-PE"/>
            </w:rPr>
          </w:rPrChange>
        </w:rPr>
        <w:t xml:space="preserve"> del </w:t>
      </w:r>
      <w:proofErr w:type="spellStart"/>
      <w:r w:rsidRPr="004140F1">
        <w:rPr>
          <w:rPrChange w:id="429" w:author="51964" w:date="2024-09-11T23:34:00Z" w16du:dateUtc="2024-09-12T06:34:00Z">
            <w:rPr>
              <w:lang w:val="es-PE"/>
            </w:rPr>
          </w:rPrChange>
        </w:rPr>
        <w:t>proletariado</w:t>
      </w:r>
      <w:proofErr w:type="spellEnd"/>
      <w:r w:rsidRPr="004140F1">
        <w:rPr>
          <w:rPrChange w:id="430" w:author="51964" w:date="2024-09-11T23:34:00Z" w16du:dateUtc="2024-09-12T06:34:00Z">
            <w:rPr>
              <w:lang w:val="es-PE"/>
            </w:rPr>
          </w:rPrChange>
        </w:rPr>
        <w:t xml:space="preserve"> </w:t>
      </w:r>
      <w:proofErr w:type="spellStart"/>
      <w:r w:rsidRPr="004140F1">
        <w:rPr>
          <w:rPrChange w:id="431" w:author="51964" w:date="2024-09-11T23:34:00Z" w16du:dateUtc="2024-09-12T06:34:00Z">
            <w:rPr>
              <w:lang w:val="es-PE"/>
            </w:rPr>
          </w:rPrChange>
        </w:rPr>
        <w:t>mundial</w:t>
      </w:r>
      <w:proofErr w:type="spellEnd"/>
      <w:r w:rsidRPr="004140F1">
        <w:rPr>
          <w:rPrChange w:id="432" w:author="51964" w:date="2024-09-11T23:34:00Z" w16du:dateUtc="2024-09-12T06:34:00Z">
            <w:rPr>
              <w:lang w:val="es-PE"/>
            </w:rPr>
          </w:rPrChange>
        </w:rPr>
        <w:t xml:space="preserve">, </w:t>
      </w:r>
      <w:proofErr w:type="spellStart"/>
      <w:r w:rsidRPr="004140F1">
        <w:rPr>
          <w:rPrChange w:id="433" w:author="51964" w:date="2024-09-11T23:34:00Z" w16du:dateUtc="2024-09-12T06:34:00Z">
            <w:rPr>
              <w:lang w:val="es-PE"/>
            </w:rPr>
          </w:rPrChange>
        </w:rPr>
        <w:t>por</w:t>
      </w:r>
      <w:proofErr w:type="spellEnd"/>
      <w:r w:rsidRPr="004140F1">
        <w:rPr>
          <w:rPrChange w:id="434" w:author="51964" w:date="2024-09-11T23:34:00Z" w16du:dateUtc="2024-09-12T06:34:00Z">
            <w:rPr>
              <w:lang w:val="es-PE"/>
            </w:rPr>
          </w:rPrChange>
        </w:rPr>
        <w:t xml:space="preserve"> </w:t>
      </w:r>
      <w:proofErr w:type="spellStart"/>
      <w:r w:rsidRPr="004140F1">
        <w:rPr>
          <w:rPrChange w:id="435" w:author="51964" w:date="2024-09-11T23:34:00Z" w16du:dateUtc="2024-09-12T06:34:00Z">
            <w:rPr>
              <w:lang w:val="es-PE"/>
            </w:rPr>
          </w:rPrChange>
        </w:rPr>
        <w:t>una</w:t>
      </w:r>
      <w:proofErr w:type="spellEnd"/>
      <w:r w:rsidRPr="004140F1">
        <w:rPr>
          <w:rPrChange w:id="436" w:author="51964" w:date="2024-09-11T23:34:00Z" w16du:dateUtc="2024-09-12T06:34:00Z">
            <w:rPr>
              <w:lang w:val="es-PE"/>
            </w:rPr>
          </w:rPrChange>
        </w:rPr>
        <w:t xml:space="preserve"> </w:t>
      </w:r>
      <w:proofErr w:type="spellStart"/>
      <w:r w:rsidRPr="004140F1">
        <w:rPr>
          <w:rPrChange w:id="437" w:author="51964" w:date="2024-09-11T23:34:00Z" w16du:dateUtc="2024-09-12T06:34:00Z">
            <w:rPr>
              <w:lang w:val="es-PE"/>
            </w:rPr>
          </w:rPrChange>
        </w:rPr>
        <w:t>parte</w:t>
      </w:r>
      <w:proofErr w:type="spellEnd"/>
      <w:r w:rsidRPr="004140F1">
        <w:rPr>
          <w:rPrChange w:id="438" w:author="51964" w:date="2024-09-11T23:34:00Z" w16du:dateUtc="2024-09-12T06:34:00Z">
            <w:rPr>
              <w:lang w:val="es-PE"/>
            </w:rPr>
          </w:rPrChange>
        </w:rPr>
        <w:t xml:space="preserve">, y la </w:t>
      </w:r>
      <w:proofErr w:type="spellStart"/>
      <w:r w:rsidRPr="004140F1">
        <w:rPr>
          <w:rPrChange w:id="439" w:author="51964" w:date="2024-09-11T23:34:00Z" w16du:dateUtc="2024-09-12T06:34:00Z">
            <w:rPr>
              <w:lang w:val="es-PE"/>
            </w:rPr>
          </w:rPrChange>
        </w:rPr>
        <w:t>burguesía</w:t>
      </w:r>
      <w:proofErr w:type="spellEnd"/>
      <w:r w:rsidRPr="004140F1">
        <w:rPr>
          <w:rPrChange w:id="440" w:author="51964" w:date="2024-09-11T23:34:00Z" w16du:dateUtc="2024-09-12T06:34:00Z">
            <w:rPr>
              <w:lang w:val="es-PE"/>
            </w:rPr>
          </w:rPrChange>
        </w:rPr>
        <w:t xml:space="preserve"> </w:t>
      </w:r>
      <w:proofErr w:type="spellStart"/>
      <w:r w:rsidRPr="004140F1">
        <w:rPr>
          <w:rPrChange w:id="441" w:author="51964" w:date="2024-09-11T23:34:00Z" w16du:dateUtc="2024-09-12T06:34:00Z">
            <w:rPr>
              <w:lang w:val="es-PE"/>
            </w:rPr>
          </w:rPrChange>
        </w:rPr>
        <w:t>mundial</w:t>
      </w:r>
      <w:proofErr w:type="spellEnd"/>
      <w:r w:rsidRPr="004140F1">
        <w:rPr>
          <w:rPrChange w:id="442" w:author="51964" w:date="2024-09-11T23:34:00Z" w16du:dateUtc="2024-09-12T06:34:00Z">
            <w:rPr>
              <w:lang w:val="es-PE"/>
            </w:rPr>
          </w:rPrChange>
        </w:rPr>
        <w:t xml:space="preserve">, </w:t>
      </w:r>
      <w:proofErr w:type="spellStart"/>
      <w:r w:rsidRPr="004140F1">
        <w:rPr>
          <w:rPrChange w:id="443" w:author="51964" w:date="2024-09-11T23:34:00Z" w16du:dateUtc="2024-09-12T06:34:00Z">
            <w:rPr>
              <w:lang w:val="es-PE"/>
            </w:rPr>
          </w:rPrChange>
        </w:rPr>
        <w:t>por</w:t>
      </w:r>
      <w:proofErr w:type="spellEnd"/>
      <w:r w:rsidRPr="004140F1">
        <w:rPr>
          <w:rPrChange w:id="444" w:author="51964" w:date="2024-09-11T23:34:00Z" w16du:dateUtc="2024-09-12T06:34:00Z">
            <w:rPr>
              <w:lang w:val="es-PE"/>
            </w:rPr>
          </w:rPrChange>
        </w:rPr>
        <w:t xml:space="preserve"> </w:t>
      </w:r>
      <w:proofErr w:type="spellStart"/>
      <w:r w:rsidRPr="004140F1">
        <w:rPr>
          <w:rPrChange w:id="445" w:author="51964" w:date="2024-09-11T23:34:00Z" w16du:dateUtc="2024-09-12T06:34:00Z">
            <w:rPr>
              <w:lang w:val="es-PE"/>
            </w:rPr>
          </w:rPrChange>
        </w:rPr>
        <w:t>otra</w:t>
      </w:r>
      <w:proofErr w:type="spellEnd"/>
      <w:r w:rsidRPr="004140F1">
        <w:rPr>
          <w:rPrChange w:id="446" w:author="51964" w:date="2024-09-11T23:34:00Z" w16du:dateUtc="2024-09-12T06:34:00Z">
            <w:rPr>
              <w:lang w:val="es-PE"/>
            </w:rPr>
          </w:rPrChange>
        </w:rPr>
        <w:t>” (Bukharin [1929]1966:26–27)</w:t>
      </w:r>
      <w:r w:rsidR="009C6FA0" w:rsidRPr="004140F1">
        <w:rPr>
          <w:rPrChange w:id="447" w:author="51964" w:date="2024-09-11T23:34:00Z" w16du:dateUtc="2024-09-12T06:34:00Z">
            <w:rPr>
              <w:lang w:val="es-PE"/>
            </w:rPr>
          </w:rPrChange>
        </w:rPr>
        <w:t>.</w:t>
      </w:r>
    </w:p>
  </w:footnote>
  <w:footnote w:id="3">
    <w:p w14:paraId="13D28D5A" w14:textId="0B7CB608" w:rsidR="005166E3" w:rsidRPr="004140F1" w:rsidRDefault="005166E3" w:rsidP="00D510F7">
      <w:pPr>
        <w:pStyle w:val="Textonotapie"/>
      </w:pPr>
      <w:r w:rsidRPr="004140F1">
        <w:rPr>
          <w:rStyle w:val="Refdenotaalpie"/>
        </w:rPr>
        <w:footnoteRef/>
      </w:r>
      <w:r w:rsidRPr="004140F1">
        <w:t xml:space="preserve"> </w:t>
      </w:r>
    </w:p>
  </w:footnote>
  <w:footnote w:id="4">
    <w:p w14:paraId="786AA2D6" w14:textId="7185E3F3" w:rsidR="00154C5A" w:rsidRPr="004140F1" w:rsidRDefault="00154C5A" w:rsidP="00D510F7">
      <w:pPr>
        <w:pStyle w:val="Textonotapie"/>
      </w:pPr>
      <w:r w:rsidRPr="004140F1">
        <w:rPr>
          <w:rStyle w:val="Refdenotaalpie"/>
        </w:rPr>
        <w:footnoteRef/>
      </w:r>
      <w:r w:rsidRPr="004140F1">
        <w:t xml:space="preserve"> “Social sites consists of loci in which organized human action occurs; they include individuals, aspects of individuals, organizations, networks, and places” (Tilly </w:t>
      </w:r>
      <w:proofErr w:type="gramStart"/>
      <w:r w:rsidRPr="004140F1">
        <w:t>2002:xi</w:t>
      </w:r>
      <w:proofErr w:type="gramEnd"/>
      <w:r w:rsidRPr="004140F1">
        <w:t>). Arrighi et al. (1989) used the category locales or social locales in the same direction as the category social sites defined by Tilly. We are considering the definition of social sites as a plausible translation of the category social locales from the world-system analysis to which we believe is congruent.</w:t>
      </w:r>
    </w:p>
  </w:footnote>
  <w:footnote w:id="5">
    <w:p w14:paraId="00B7A472" w14:textId="4112B6B5" w:rsidR="00A73D16" w:rsidRPr="004140F1" w:rsidRDefault="00A73D16" w:rsidP="00D510F7">
      <w:pPr>
        <w:pStyle w:val="Textonotapie"/>
      </w:pPr>
      <w:r w:rsidRPr="004140F1">
        <w:rPr>
          <w:rStyle w:val="Refdenotaalpie"/>
        </w:rPr>
        <w:footnoteRef/>
      </w:r>
      <w:r w:rsidRPr="004140F1">
        <w:t xml:space="preserve"> “The development of </w:t>
      </w:r>
      <w:proofErr w:type="gramStart"/>
      <w:r w:rsidRPr="004140F1">
        <w:t>joint  stock</w:t>
      </w:r>
      <w:proofErr w:type="gramEnd"/>
      <w:r w:rsidRPr="004140F1">
        <w:t xml:space="preserve"> companies, which made it possible to use the capital of  a considerable number of individual entrepreneurs, and which  radically undermined the principle of individual ownership of  enterprises, created the prerequisites for large monopolistic associations of entrepreneurs. Concentration of capital assumed a new form here, namely, the form of concentration in trusts. Capital accumulation no more increased the capital of individual producers; it turned into a means of increasing the capital of entrepreneurs’ organizations. […] The </w:t>
      </w:r>
      <w:proofErr w:type="gramStart"/>
      <w:r w:rsidRPr="004140F1">
        <w:t>individual  production</w:t>
      </w:r>
      <w:proofErr w:type="gramEnd"/>
      <w:r w:rsidRPr="004140F1">
        <w:t xml:space="preserve"> branches are in various ways knit together into one collective body, organized on a large scale. Finance capital seizes the entire country in an iron grip. “National economy” turns into one </w:t>
      </w:r>
      <w:proofErr w:type="gramStart"/>
      <w:r w:rsidRPr="004140F1">
        <w:t>gigantic combined</w:t>
      </w:r>
      <w:proofErr w:type="gramEnd"/>
      <w:r w:rsidRPr="004140F1">
        <w:t xml:space="preserve"> trust whose partners are the financial groups [banks] and the state. Such formations we call state capitalist trusts" (Bukharin [</w:t>
      </w:r>
      <w:proofErr w:type="gramStart"/>
      <w:r w:rsidRPr="004140F1">
        <w:t>1915]1988:117</w:t>
      </w:r>
      <w:proofErr w:type="gramEnd"/>
      <w:r w:rsidRPr="004140F1">
        <w:t>-118).</w:t>
      </w:r>
    </w:p>
  </w:footnote>
  <w:footnote w:id="6">
    <w:p w14:paraId="52CC0561" w14:textId="745FF24B" w:rsidR="002B4BDE" w:rsidRPr="004140F1" w:rsidRDefault="002B4BDE" w:rsidP="00D510F7">
      <w:pPr>
        <w:pStyle w:val="Textonotapie"/>
      </w:pPr>
      <w:r w:rsidRPr="004140F1">
        <w:rPr>
          <w:rStyle w:val="Refdenotaalpie"/>
        </w:rPr>
        <w:footnoteRef/>
      </w:r>
      <w:r w:rsidRPr="004140F1">
        <w:t xml:space="preserve"> Martín Arboleda </w:t>
      </w:r>
      <w:proofErr w:type="gramStart"/>
      <w:r w:rsidRPr="004140F1">
        <w:t>stated</w:t>
      </w:r>
      <w:proofErr w:type="gramEnd"/>
      <w:r w:rsidRPr="004140F1">
        <w:t xml:space="preserve">: ““Already in the 1990s, before </w:t>
      </w:r>
      <w:proofErr w:type="spellStart"/>
      <w:r w:rsidRPr="004140F1">
        <w:t>socalled</w:t>
      </w:r>
      <w:proofErr w:type="spellEnd"/>
      <w:r w:rsidRPr="004140F1">
        <w:t xml:space="preserve"> “identity politics” gained prominence in international academic circles, Ecuadorian philosopher Bolívar Echeverría —a renowned theoretician of cultural syncretism and capitalist modernity in Latin America— was already puzzled by the self-defeating cultural essentialisms of emerging variants of Latin American indigenous politics. Pre-Hispanic cultures in the Americas, he argued, </w:t>
      </w:r>
      <w:proofErr w:type="gramStart"/>
      <w:r w:rsidRPr="004140F1">
        <w:t>were undergirded</w:t>
      </w:r>
      <w:proofErr w:type="gramEnd"/>
      <w:r w:rsidRPr="004140F1">
        <w:t xml:space="preserve"> by profoundly relational cosmologies and hence were unable to perceive the “Other” as independent alterity. The otherness they perceived in the Spanish colonizers was for them a mere variant of the sameness of their own collective self. The European mindset, on the other hand, always construed the cultural other in terms of radical alterity, as absolute negation of their own identity” (Arboleda 2020:210).</w:t>
      </w:r>
    </w:p>
  </w:footnote>
  <w:footnote w:id="7">
    <w:p w14:paraId="1CD42432" w14:textId="0B2CE387" w:rsidR="00A73D16" w:rsidRPr="004140F1" w:rsidRDefault="00A73D16" w:rsidP="00D510F7">
      <w:pPr>
        <w:pStyle w:val="Textonotapie"/>
      </w:pPr>
      <w:r w:rsidRPr="004140F1">
        <w:rPr>
          <w:rStyle w:val="Refdenotaalpie"/>
        </w:rPr>
        <w:footnoteRef/>
      </w:r>
      <w:r w:rsidRPr="004140F1">
        <w:t xml:space="preserve"> The “cholo group" is a social stratum which formation arises from the mass of the servile or semi-servile indigenous peasantry, differentiated by the incorporation of elements of Western-Creole culture. However, at the same time, they sustain, preserve, and recognize their difference and their origins in the indigenous culture and in the social structure of the indigenous peasantry, as the social formation from which we </w:t>
      </w:r>
      <w:proofErr w:type="gramStart"/>
      <w:r w:rsidRPr="004140F1">
        <w:t>depart</w:t>
      </w:r>
      <w:proofErr w:type="gramEnd"/>
      <w:r w:rsidRPr="004140F1">
        <w:t xml:space="preserve"> (Quijano 1980:63-65).</w:t>
      </w:r>
    </w:p>
  </w:footnote>
  <w:footnote w:id="8">
    <w:p w14:paraId="31A1E458" w14:textId="75E35FDD" w:rsidR="00CB26F3" w:rsidRPr="004140F1" w:rsidRDefault="00CB26F3" w:rsidP="00D510F7">
      <w:pPr>
        <w:pStyle w:val="Textonotapie"/>
      </w:pPr>
      <w:r w:rsidRPr="004140F1">
        <w:rPr>
          <w:rStyle w:val="Refdenotaalpie"/>
        </w:rPr>
        <w:footnoteRef/>
      </w:r>
      <w:r w:rsidRPr="004140F1">
        <w:t xml:space="preserve"> This concept </w:t>
      </w:r>
      <w:proofErr w:type="gramStart"/>
      <w:r w:rsidRPr="004140F1">
        <w:t>is widely explained</w:t>
      </w:r>
      <w:proofErr w:type="gramEnd"/>
      <w:r w:rsidRPr="004140F1">
        <w:t xml:space="preserve"> in the next section.</w:t>
      </w:r>
    </w:p>
  </w:footnote>
  <w:footnote w:id="9">
    <w:p w14:paraId="7DF30E2B" w14:textId="065CAE8F" w:rsidR="00032A82" w:rsidRPr="004140F1" w:rsidRDefault="00032A82" w:rsidP="00D510F7">
      <w:pPr>
        <w:pStyle w:val="Textonotapie"/>
      </w:pPr>
      <w:r w:rsidRPr="004140F1">
        <w:rPr>
          <w:rStyle w:val="Refdenotaalpie"/>
        </w:rPr>
        <w:footnoteRef/>
      </w:r>
      <w:r w:rsidRPr="004140F1">
        <w:t xml:space="preserve"> The Southern Peru Copper Corporation (SPC) was founded in 1952 by the American Mining and Smelting Company (ASARCO), which at the first decade of the 1900s operated the mining reproduction circuit of the finance capital bearers, as the Phelps Dodge Overseas Capital Company, the Cerro de Pasco Corporation (CPC), and the Newmont Mining Company, which concentrated already by 1901 20 percent of copper </w:t>
      </w:r>
      <w:proofErr w:type="spellStart"/>
      <w:r w:rsidRPr="004140F1">
        <w:t>melting</w:t>
      </w:r>
      <w:proofErr w:type="spellEnd"/>
      <w:r w:rsidRPr="004140F1">
        <w:t xml:space="preserve"> and 15 percent of copper refinement at a </w:t>
      </w:r>
      <w:proofErr w:type="spellStart"/>
      <w:r w:rsidRPr="004140F1">
        <w:t>world¬scale</w:t>
      </w:r>
      <w:proofErr w:type="spellEnd"/>
      <w:r w:rsidRPr="004140F1">
        <w:t xml:space="preserve"> (Pérez-Jiménez, 2020:25). Evidencing the continuum of exclusive monopolistic operation of the U.S. imperialist bourgeoisies centralized formations in Peru during the complete twentieth century.</w:t>
      </w:r>
    </w:p>
  </w:footnote>
  <w:footnote w:id="10">
    <w:p w14:paraId="43D8DF03" w14:textId="1795A339" w:rsidR="008B6333" w:rsidRPr="004140F1" w:rsidRDefault="008B6333" w:rsidP="00D510F7">
      <w:pPr>
        <w:pStyle w:val="Textonotapie"/>
      </w:pPr>
      <w:r w:rsidRPr="004140F1">
        <w:rPr>
          <w:rStyle w:val="Refdenotaalpie"/>
        </w:rPr>
        <w:footnoteRef/>
      </w:r>
      <w:r w:rsidRPr="004140F1">
        <w:t xml:space="preserve"> </w:t>
      </w:r>
      <w:r w:rsidRPr="004140F1">
        <w:rPr>
          <w:lang w:eastAsia="es-PE"/>
        </w:rPr>
        <w:t xml:space="preserve">“A certain quantity of metal that is insignificant </w:t>
      </w:r>
      <w:proofErr w:type="gramStart"/>
      <w:r w:rsidRPr="004140F1">
        <w:rPr>
          <w:lang w:eastAsia="es-PE"/>
        </w:rPr>
        <w:t>in  comparison</w:t>
      </w:r>
      <w:proofErr w:type="gramEnd"/>
      <w:r w:rsidRPr="004140F1">
        <w:rPr>
          <w:lang w:eastAsia="es-PE"/>
        </w:rPr>
        <w:t xml:space="preserve"> with production as a whole is acknowledged as the pivot of the  system. Hence, on top of the terrifying illustration of this ‘pivotal character’, the beautiful theoretical dualism. </w:t>
      </w:r>
      <w:proofErr w:type="gramStart"/>
      <w:r w:rsidRPr="004140F1">
        <w:rPr>
          <w:lang w:eastAsia="es-PE"/>
        </w:rPr>
        <w:t>As long as</w:t>
      </w:r>
      <w:proofErr w:type="gramEnd"/>
      <w:r w:rsidRPr="004140F1">
        <w:rPr>
          <w:lang w:eastAsia="es-PE"/>
        </w:rPr>
        <w:t xml:space="preserve"> it examines capital in its professional capacity, enlightened economics looks down on gold and silver with the utmost disdain, as being the most indifferent and useless form of capital. As soon as it deals with banking, however, this aspect of things is turned on its head, and it becomes capital par excellence, for whose preservation every other form of capital and </w:t>
      </w:r>
      <w:proofErr w:type="spellStart"/>
      <w:r w:rsidRPr="004140F1">
        <w:rPr>
          <w:lang w:eastAsia="es-PE"/>
        </w:rPr>
        <w:t>labor</w:t>
      </w:r>
      <w:proofErr w:type="spellEnd"/>
      <w:r w:rsidRPr="004140F1">
        <w:rPr>
          <w:lang w:eastAsia="es-PE"/>
        </w:rPr>
        <w:t xml:space="preserve"> </w:t>
      </w:r>
      <w:proofErr w:type="gramStart"/>
      <w:r w:rsidRPr="004140F1">
        <w:rPr>
          <w:lang w:eastAsia="es-PE"/>
        </w:rPr>
        <w:t>have to</w:t>
      </w:r>
      <w:proofErr w:type="gramEnd"/>
      <w:r w:rsidRPr="004140F1">
        <w:rPr>
          <w:lang w:eastAsia="es-PE"/>
        </w:rPr>
        <w:t xml:space="preserve"> be sacrificed. But in what way are gold and silver distinguished from other forms of wealth? Not by </w:t>
      </w:r>
      <w:proofErr w:type="gramStart"/>
      <w:r w:rsidRPr="004140F1">
        <w:rPr>
          <w:lang w:eastAsia="es-PE"/>
        </w:rPr>
        <w:t>magnitude</w:t>
      </w:r>
      <w:proofErr w:type="gramEnd"/>
      <w:r w:rsidRPr="004140F1">
        <w:rPr>
          <w:lang w:eastAsia="es-PE"/>
        </w:rPr>
        <w:t xml:space="preserve"> of value, for this is determined by the quantity of </w:t>
      </w:r>
      <w:proofErr w:type="spellStart"/>
      <w:r w:rsidRPr="004140F1">
        <w:rPr>
          <w:lang w:eastAsia="es-PE"/>
        </w:rPr>
        <w:t>labor</w:t>
      </w:r>
      <w:proofErr w:type="spellEnd"/>
      <w:r w:rsidRPr="004140F1">
        <w:rPr>
          <w:lang w:eastAsia="es-PE"/>
        </w:rPr>
        <w:t xml:space="preserve"> materialized in them. But </w:t>
      </w:r>
      <w:proofErr w:type="gramStart"/>
      <w:r w:rsidRPr="004140F1">
        <w:rPr>
          <w:lang w:eastAsia="es-PE"/>
        </w:rPr>
        <w:t>rather as</w:t>
      </w:r>
      <w:proofErr w:type="gramEnd"/>
      <w:r w:rsidRPr="004140F1">
        <w:rPr>
          <w:lang w:eastAsia="es-PE"/>
        </w:rPr>
        <w:t xml:space="preserve"> autonomous incarnations and expressions of the social character of wealth. The social existence that it has appears as something beyond, as a thing, </w:t>
      </w:r>
      <w:proofErr w:type="gramStart"/>
      <w:r w:rsidRPr="004140F1">
        <w:rPr>
          <w:lang w:eastAsia="es-PE"/>
        </w:rPr>
        <w:t>object</w:t>
      </w:r>
      <w:proofErr w:type="gramEnd"/>
      <w:r w:rsidRPr="004140F1">
        <w:rPr>
          <w:lang w:eastAsia="es-PE"/>
        </w:rPr>
        <w:t xml:space="preserve"> or commodity outside and alongside the real elements of social wealth. Credit, being a social form of wealth, displaces money and usurps its position. It is confidence in the social character of production that makes the money form of products appear as something merely evanescent and ideal, as a mere notion. But as soon as credit is shaken, and this is a necessary phase in the cycle of modern industry, all real wealth is supposed to be actually transformed into </w:t>
      </w:r>
      <w:proofErr w:type="gramStart"/>
      <w:r w:rsidRPr="004140F1">
        <w:rPr>
          <w:lang w:eastAsia="es-PE"/>
        </w:rPr>
        <w:t>money,  into</w:t>
      </w:r>
      <w:proofErr w:type="gramEnd"/>
      <w:r w:rsidRPr="004140F1">
        <w:rPr>
          <w:lang w:eastAsia="es-PE"/>
        </w:rPr>
        <w:t xml:space="preserve"> gold and silver, a crazy demand, but one that necessarily grows out of the system itself. And the gold and silver that is supposed to satisfy these immense claims amounts in all to </w:t>
      </w:r>
      <w:proofErr w:type="gramStart"/>
      <w:r w:rsidRPr="004140F1">
        <w:rPr>
          <w:lang w:eastAsia="es-PE"/>
        </w:rPr>
        <w:t>a few</w:t>
      </w:r>
      <w:proofErr w:type="gramEnd"/>
      <w:r w:rsidRPr="004140F1">
        <w:rPr>
          <w:lang w:eastAsia="es-PE"/>
        </w:rPr>
        <w:t xml:space="preserve"> millions in the vaults of the bank. A drain of bullion, therefore, shows most strikingly by its effects that production is </w:t>
      </w:r>
      <w:proofErr w:type="gramStart"/>
      <w:r w:rsidRPr="004140F1">
        <w:rPr>
          <w:lang w:eastAsia="es-PE"/>
        </w:rPr>
        <w:t>not  really</w:t>
      </w:r>
      <w:proofErr w:type="gramEnd"/>
      <w:r w:rsidRPr="004140F1">
        <w:rPr>
          <w:lang w:eastAsia="es-PE"/>
        </w:rPr>
        <w:t xml:space="preserve"> subjected to social control, as a social process, and that the social form of wealth exists alongside wealth itself as a thing. The bourgeois system does have this in common with earlier systems </w:t>
      </w:r>
      <w:proofErr w:type="gramStart"/>
      <w:r w:rsidRPr="004140F1">
        <w:rPr>
          <w:lang w:eastAsia="es-PE"/>
        </w:rPr>
        <w:t>in so far as</w:t>
      </w:r>
      <w:proofErr w:type="gramEnd"/>
      <w:r w:rsidRPr="004140F1">
        <w:rPr>
          <w:lang w:eastAsia="es-PE"/>
        </w:rPr>
        <w:t xml:space="preserve"> these are based on commodity trade and private exchange. But it is only with this system that the most striking and grotesque form of this absurd contradiction and paradox arises, because (1) in this system production for direct use-value, for the producer’s own use, is most completely abolished, so that wealth exists only as a social process expressed in the intertwinement of production and circulation; and (2) with the development of the credit system, the bourgeois system constantly strives to abolish this metallic barrier, which is both a material and an imaginary barrier to wealth and its movement, while time and time again hitting its head against it" (Marx, [1984-1865]2017:671-672).</w:t>
      </w:r>
    </w:p>
  </w:footnote>
  <w:footnote w:id="11">
    <w:p w14:paraId="1E94646F" w14:textId="2DE051E9" w:rsidR="008B6333" w:rsidRPr="004140F1" w:rsidRDefault="008B6333" w:rsidP="00D510F7">
      <w:pPr>
        <w:pStyle w:val="Textonotapie"/>
      </w:pPr>
      <w:r w:rsidRPr="004140F1">
        <w:rPr>
          <w:rStyle w:val="Refdenotaalpie"/>
        </w:rPr>
        <w:footnoteRef/>
      </w:r>
      <w:r w:rsidRPr="004140F1">
        <w:t xml:space="preserve"> </w:t>
      </w:r>
      <w:r w:rsidRPr="004140F1">
        <w:rPr>
          <w:lang w:eastAsia="es-PE"/>
        </w:rPr>
        <w:t>“The function of the reserve fund, the bullion reserve of the Bank, a  function that is not the sole determinant of its formation, since the fund can  grow simply through the fact that external and internal trade is paralyzed, is  threefold: (</w:t>
      </w:r>
      <w:proofErr w:type="spellStart"/>
      <w:r w:rsidRPr="004140F1">
        <w:rPr>
          <w:lang w:eastAsia="es-PE"/>
        </w:rPr>
        <w:t>i</w:t>
      </w:r>
      <w:proofErr w:type="spellEnd"/>
      <w:r w:rsidRPr="004140F1">
        <w:rPr>
          <w:lang w:eastAsia="es-PE"/>
        </w:rPr>
        <w:t>) it is a reserve fund for international payments, in fact a reserve  fund of world money; (ii) it is a reserve fund for domestic coin circulation, which  expands and contracts; and (iii) (and this is connected with the banking function and has nothing to do with the function of money simply as money) it is a  reserve fund for the payment of deposits and the convertibility of notes" (Marx [1864-1865]2017:667).</w:t>
      </w:r>
    </w:p>
  </w:footnote>
  <w:footnote w:id="12">
    <w:p w14:paraId="1DB18C85" w14:textId="6136A828" w:rsidR="008B6333" w:rsidRPr="004140F1" w:rsidRDefault="008B6333" w:rsidP="00D510F7">
      <w:pPr>
        <w:pStyle w:val="Textonotapie"/>
      </w:pPr>
      <w:r w:rsidRPr="004140F1">
        <w:rPr>
          <w:rStyle w:val="Refdenotaalpie"/>
        </w:rPr>
        <w:footnoteRef/>
      </w:r>
      <w:r w:rsidRPr="004140F1">
        <w:t xml:space="preserve"> </w:t>
      </w:r>
      <w:r w:rsidRPr="004140F1">
        <w:rPr>
          <w:lang w:eastAsia="es-PE"/>
        </w:rPr>
        <w:t>The concept of performances is defined as the relatively familiar and to some extent standardized and historically learned forms (e.g., the strike) that a category of political actors (e.g., mining workers) learns to demand the vindication of collective demands, in the face of a certain contender (e.g., private and state-owned mining companies) (Tilly and Tarrow 2015:14).</w:t>
      </w:r>
    </w:p>
  </w:footnote>
  <w:footnote w:id="13">
    <w:p w14:paraId="052AD70B" w14:textId="06F0A47C" w:rsidR="00840747" w:rsidRPr="004140F1" w:rsidRDefault="00840747" w:rsidP="00D510F7">
      <w:pPr>
        <w:rPr>
          <w:lang w:eastAsia="es-PE"/>
        </w:rPr>
      </w:pPr>
      <w:r w:rsidRPr="004140F1">
        <w:rPr>
          <w:rStyle w:val="Refdenotaalpie"/>
        </w:rPr>
        <w:footnoteRef/>
      </w:r>
      <w:r w:rsidRPr="004140F1">
        <w:t xml:space="preserve"> </w:t>
      </w:r>
      <w:r w:rsidRPr="004140F1">
        <w:rPr>
          <w:lang w:eastAsia="es-PE"/>
        </w:rPr>
        <w:t xml:space="preserve">““The land,” Valcárcel writes in his study of the economic life of </w:t>
      </w:r>
      <w:proofErr w:type="spellStart"/>
      <w:r w:rsidRPr="004140F1">
        <w:rPr>
          <w:lang w:eastAsia="es-PE"/>
        </w:rPr>
        <w:t>Tawantinsuyu</w:t>
      </w:r>
      <w:proofErr w:type="spellEnd"/>
      <w:r w:rsidRPr="004140F1">
        <w:rPr>
          <w:lang w:eastAsia="es-PE"/>
        </w:rPr>
        <w:t xml:space="preserve">, in native tradition, is the common mother: not only food but man himself comes from her womb. Land provides all wealth. The cult of the Mama Pacha, Mother Earth, is on par with the worship of the sun, and such as the sun does not belong to </w:t>
      </w:r>
      <w:proofErr w:type="gramStart"/>
      <w:r w:rsidRPr="004140F1">
        <w:rPr>
          <w:lang w:eastAsia="es-PE"/>
        </w:rPr>
        <w:t>anyone in particular, neither</w:t>
      </w:r>
      <w:proofErr w:type="gramEnd"/>
      <w:r w:rsidRPr="004140F1">
        <w:rPr>
          <w:lang w:eastAsia="es-PE"/>
        </w:rPr>
        <w:t xml:space="preserve"> does the planet. Agrarianism was born from the twin concepts of aboriginal ideology of communal ownership of land and the universal religion of the sun" (Mariátegui, 1928[2011]:72-73). In this manner the spontaneous and the free association of indigenous communities was possible to conceal with the existence of a ruling state class (Inkas) because of the different meaning that collective work have for the indigenous communities as something which is not sufferable, inclusive nowadays the community work in indigenous communities is more a collective dance with the soil than a mechanic activity for exhaustion and extraction, and its full of meaning and rituals. The indigenous communism is alive in the spirit of its sons and grandsons, detached from land by the violence of original accumulation and its sequels well known in Los Andes as massacres. The demonstration of the survival of indigenous socialism is not only in the “vestiges” left by the survival of indigenous communities, but also in the different types of </w:t>
      </w:r>
      <w:proofErr w:type="spellStart"/>
      <w:r w:rsidRPr="004140F1">
        <w:rPr>
          <w:lang w:eastAsia="es-PE"/>
        </w:rPr>
        <w:t>chholo</w:t>
      </w:r>
      <w:proofErr w:type="spellEnd"/>
      <w:r w:rsidRPr="004140F1">
        <w:rPr>
          <w:lang w:eastAsia="es-PE"/>
        </w:rPr>
        <w:t xml:space="preserve"> indigenous peasantry communities which appears in the development of the semi-feudal condition and capitalist expansion as a whole process: “Therefore, in indigenous villages where families are grouped and bonds of heritage and communal work have been extinguished, strong and tenacious habits of cooperation and solidarity that are the empirical expression of a communist spirit still exist. The community draws on this spirit. It is their body. When expropriation and redivision seem about to liquidate the community, Indigenous socialism always finds a way to reject, resist, or evade it.” (Mariátegui, 1928[2011]:98). </w:t>
      </w:r>
      <w:proofErr w:type="spellStart"/>
      <w:r w:rsidRPr="004140F1">
        <w:rPr>
          <w:lang w:eastAsia="es-PE"/>
        </w:rPr>
        <w:t>Mariátegui's</w:t>
      </w:r>
      <w:proofErr w:type="spellEnd"/>
      <w:r w:rsidRPr="004140F1">
        <w:rPr>
          <w:lang w:eastAsia="es-PE"/>
        </w:rPr>
        <w:t xml:space="preserve"> approach to the indigenous problem as the land problem, </w:t>
      </w:r>
      <w:proofErr w:type="gramStart"/>
      <w:r w:rsidRPr="004140F1">
        <w:rPr>
          <w:lang w:eastAsia="es-PE"/>
        </w:rPr>
        <w:t>is oriented</w:t>
      </w:r>
      <w:proofErr w:type="gramEnd"/>
      <w:r w:rsidRPr="004140F1">
        <w:rPr>
          <w:lang w:eastAsia="es-PE"/>
        </w:rPr>
        <w:t xml:space="preserve"> not only to challenge the oligarchy of landowners with military coalitions in control of land in Los Andes; but also, to target the bureaucratic bourgeoisie, and in that manner attacks the political structure of imperialism.</w:t>
      </w:r>
    </w:p>
  </w:footnote>
  <w:footnote w:id="14">
    <w:p w14:paraId="785ED13B" w14:textId="27CC93CA" w:rsidR="00840747" w:rsidRPr="00840747" w:rsidRDefault="00840747" w:rsidP="00D510F7">
      <w:pPr>
        <w:pStyle w:val="Textonotapie"/>
      </w:pPr>
      <w:r w:rsidRPr="004140F1">
        <w:rPr>
          <w:rStyle w:val="Refdenotaalpie"/>
        </w:rPr>
        <w:footnoteRef/>
      </w:r>
      <w:r w:rsidRPr="004140F1">
        <w:t xml:space="preserve"> </w:t>
      </w:r>
      <w:r w:rsidRPr="004140F1">
        <w:rPr>
          <w:lang w:eastAsia="es-PE"/>
        </w:rPr>
        <w:t>The size and quality of the mines opened in Los Andes located in volcanic geological formation are abundant in copper and gold, mainly, and the perforations required for the exploitation of the minerals evidence the liberation of arsenic into the underground water sources, permeating the soil as the main epidemiological structural threat of contamination with extremely compared magnitudes in Latin America (Bundschuh et al., 2011).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FB3DB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A0D413E"/>
    <w:multiLevelType w:val="hybridMultilevel"/>
    <w:tmpl w:val="56E2913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D0D7EA9"/>
    <w:multiLevelType w:val="hybridMultilevel"/>
    <w:tmpl w:val="AEC65E5C"/>
    <w:lvl w:ilvl="0" w:tplc="9446D9A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75A17080"/>
    <w:multiLevelType w:val="multilevel"/>
    <w:tmpl w:val="55A2A632"/>
    <w:lvl w:ilvl="0">
      <w:start w:val="1"/>
      <w:numFmt w:val="decimal"/>
      <w:pStyle w:val="Ttulo1"/>
      <w:lvlText w:val="%1."/>
      <w:lvlJc w:val="left"/>
      <w:pPr>
        <w:ind w:left="63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77245494">
    <w:abstractNumId w:val="0"/>
  </w:num>
  <w:num w:numId="2" w16cid:durableId="391269677">
    <w:abstractNumId w:val="3"/>
  </w:num>
  <w:num w:numId="3" w16cid:durableId="1857184582">
    <w:abstractNumId w:val="2"/>
  </w:num>
  <w:num w:numId="4" w16cid:durableId="210437306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51964">
    <w15:presenceInfo w15:providerId="None" w15:userId="519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activeWritingStyle w:appName="MSWord" w:lang="en-GB" w:vendorID="64" w:dllVersion="0" w:nlCheck="1" w:checkStyle="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C7"/>
    <w:rsid w:val="0000284F"/>
    <w:rsid w:val="00032A82"/>
    <w:rsid w:val="00033C48"/>
    <w:rsid w:val="00085FF6"/>
    <w:rsid w:val="000B42E4"/>
    <w:rsid w:val="00106850"/>
    <w:rsid w:val="00154C5A"/>
    <w:rsid w:val="001B1D16"/>
    <w:rsid w:val="001B74D6"/>
    <w:rsid w:val="001E64CF"/>
    <w:rsid w:val="001F4E84"/>
    <w:rsid w:val="00236351"/>
    <w:rsid w:val="002A219D"/>
    <w:rsid w:val="002A5FE9"/>
    <w:rsid w:val="002B4BDE"/>
    <w:rsid w:val="002D7BE7"/>
    <w:rsid w:val="00301E7F"/>
    <w:rsid w:val="0035386B"/>
    <w:rsid w:val="00354CF8"/>
    <w:rsid w:val="00356BDC"/>
    <w:rsid w:val="00360FA5"/>
    <w:rsid w:val="00375876"/>
    <w:rsid w:val="003A577A"/>
    <w:rsid w:val="003C2BC0"/>
    <w:rsid w:val="004140F1"/>
    <w:rsid w:val="00454E74"/>
    <w:rsid w:val="004C02D0"/>
    <w:rsid w:val="00503D37"/>
    <w:rsid w:val="005166E3"/>
    <w:rsid w:val="00550155"/>
    <w:rsid w:val="005651EB"/>
    <w:rsid w:val="005A484A"/>
    <w:rsid w:val="005E3ED1"/>
    <w:rsid w:val="00720A2F"/>
    <w:rsid w:val="007B0D43"/>
    <w:rsid w:val="008204B1"/>
    <w:rsid w:val="00823484"/>
    <w:rsid w:val="00840747"/>
    <w:rsid w:val="00892E73"/>
    <w:rsid w:val="008B6333"/>
    <w:rsid w:val="009356F8"/>
    <w:rsid w:val="009C6FA0"/>
    <w:rsid w:val="009D3A50"/>
    <w:rsid w:val="00A73D16"/>
    <w:rsid w:val="00A83CEF"/>
    <w:rsid w:val="00AD4902"/>
    <w:rsid w:val="00B11CF0"/>
    <w:rsid w:val="00B47288"/>
    <w:rsid w:val="00B643B0"/>
    <w:rsid w:val="00C135CE"/>
    <w:rsid w:val="00C17A39"/>
    <w:rsid w:val="00CB26F3"/>
    <w:rsid w:val="00CC3CC7"/>
    <w:rsid w:val="00D00291"/>
    <w:rsid w:val="00D200DB"/>
    <w:rsid w:val="00D510F7"/>
    <w:rsid w:val="00DB0932"/>
    <w:rsid w:val="00DB467B"/>
    <w:rsid w:val="00DD0769"/>
    <w:rsid w:val="00DD2C7A"/>
    <w:rsid w:val="00E24764"/>
    <w:rsid w:val="00E41A0D"/>
    <w:rsid w:val="00E74237"/>
    <w:rsid w:val="00E74240"/>
    <w:rsid w:val="00EB5585"/>
    <w:rsid w:val="00ED5428"/>
    <w:rsid w:val="00F03CAE"/>
    <w:rsid w:val="00F11436"/>
    <w:rsid w:val="00FB74C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C92A0"/>
  <w15:chartTrackingRefBased/>
  <w15:docId w15:val="{18348E58-943B-4974-B149-73FFBEC5F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0F7"/>
    <w:rPr>
      <w:rFonts w:ascii="Arial" w:hAnsi="Arial" w:cs="Times New Roman"/>
      <w:sz w:val="28"/>
      <w:lang w:val="en-GB"/>
    </w:rPr>
  </w:style>
  <w:style w:type="paragraph" w:styleId="Ttulo1">
    <w:name w:val="heading 1"/>
    <w:basedOn w:val="Normal"/>
    <w:next w:val="Normal"/>
    <w:link w:val="Ttulo1Car"/>
    <w:autoRedefine/>
    <w:uiPriority w:val="9"/>
    <w:qFormat/>
    <w:rsid w:val="00454E74"/>
    <w:pPr>
      <w:numPr>
        <w:numId w:val="2"/>
      </w:numPr>
      <w:spacing w:before="480" w:after="0" w:line="360" w:lineRule="auto"/>
      <w:ind w:left="360"/>
      <w:outlineLvl w:val="0"/>
    </w:pPr>
    <w:rPr>
      <w:rFonts w:ascii="Times New Roman" w:eastAsia="Times New Roman" w:hAnsi="Times New Roman"/>
      <w:b/>
      <w:kern w:val="0"/>
      <w:szCs w:val="32"/>
      <w:lang w:val="es-ES" w:eastAsia="es-PE"/>
      <w14:ligatures w14:val="none"/>
    </w:rPr>
  </w:style>
  <w:style w:type="paragraph" w:styleId="Ttulo2">
    <w:name w:val="heading 2"/>
    <w:basedOn w:val="Ttulo1"/>
    <w:next w:val="Normal"/>
    <w:link w:val="Ttulo2Car"/>
    <w:autoRedefine/>
    <w:uiPriority w:val="9"/>
    <w:unhideWhenUsed/>
    <w:qFormat/>
    <w:rsid w:val="00454E74"/>
    <w:pPr>
      <w:numPr>
        <w:ilvl w:val="1"/>
      </w:numPr>
      <w:outlineLvl w:val="1"/>
    </w:pPr>
    <w:rPr>
      <w:lang w:val="en-US"/>
    </w:rPr>
  </w:style>
  <w:style w:type="paragraph" w:styleId="Ttulo3">
    <w:name w:val="heading 3"/>
    <w:basedOn w:val="Normal"/>
    <w:next w:val="Normal"/>
    <w:link w:val="Ttulo3Car"/>
    <w:uiPriority w:val="9"/>
    <w:semiHidden/>
    <w:unhideWhenUsed/>
    <w:qFormat/>
    <w:rsid w:val="00CC3CC7"/>
    <w:pPr>
      <w:keepNext/>
      <w:keepLines/>
      <w:spacing w:before="160" w:after="80"/>
      <w:outlineLvl w:val="2"/>
    </w:pPr>
    <w:rPr>
      <w:rFonts w:eastAsiaTheme="majorEastAsia" w:cstheme="majorBidi"/>
      <w:color w:val="0F4761" w:themeColor="accent1" w:themeShade="BF"/>
      <w:szCs w:val="28"/>
    </w:rPr>
  </w:style>
  <w:style w:type="paragraph" w:styleId="Ttulo4">
    <w:name w:val="heading 4"/>
    <w:basedOn w:val="Normal"/>
    <w:next w:val="Normal"/>
    <w:link w:val="Ttulo4Car"/>
    <w:uiPriority w:val="9"/>
    <w:semiHidden/>
    <w:unhideWhenUsed/>
    <w:qFormat/>
    <w:rsid w:val="00CC3C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3C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3C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3C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3C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3C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EB5585"/>
    <w:pPr>
      <w:spacing w:after="240" w:line="276" w:lineRule="auto"/>
      <w:ind w:left="864" w:right="864"/>
      <w:jc w:val="both"/>
    </w:pPr>
    <w:rPr>
      <w:rFonts w:ascii="Times New Roman" w:hAnsi="Times New Roman"/>
      <w:i/>
      <w:iCs/>
      <w:color w:val="404040" w:themeColor="text1" w:themeTint="BF"/>
      <w:szCs w:val="24"/>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 w:type="paragraph" w:styleId="Tabladeilustraciones">
    <w:name w:val="table of figures"/>
    <w:basedOn w:val="Normal"/>
    <w:next w:val="Normal"/>
    <w:link w:val="TabladeilustracionesCar"/>
    <w:autoRedefine/>
    <w:uiPriority w:val="99"/>
    <w:unhideWhenUsed/>
    <w:qFormat/>
    <w:rsid w:val="00B47288"/>
    <w:pPr>
      <w:tabs>
        <w:tab w:val="right" w:leader="dot" w:pos="8495"/>
      </w:tabs>
      <w:spacing w:after="0" w:line="360" w:lineRule="auto"/>
    </w:pPr>
  </w:style>
  <w:style w:type="character" w:customStyle="1" w:styleId="Ttulo1Car">
    <w:name w:val="Título 1 Car"/>
    <w:basedOn w:val="Fuentedeprrafopredeter"/>
    <w:link w:val="Ttulo1"/>
    <w:uiPriority w:val="9"/>
    <w:rsid w:val="00454E74"/>
    <w:rPr>
      <w:rFonts w:ascii="Times New Roman" w:eastAsia="Times New Roman" w:hAnsi="Times New Roman" w:cs="Times New Roman"/>
      <w:b/>
      <w:kern w:val="0"/>
      <w:sz w:val="28"/>
      <w:szCs w:val="32"/>
      <w:lang w:val="es-ES" w:eastAsia="es-PE"/>
      <w14:ligatures w14:val="none"/>
    </w:rPr>
  </w:style>
  <w:style w:type="character" w:customStyle="1" w:styleId="Ttulo2Car">
    <w:name w:val="Título 2 Car"/>
    <w:basedOn w:val="Fuentedeprrafopredeter"/>
    <w:link w:val="Ttulo2"/>
    <w:uiPriority w:val="9"/>
    <w:rsid w:val="00454E74"/>
    <w:rPr>
      <w:rFonts w:ascii="Times New Roman" w:eastAsia="Times New Roman" w:hAnsi="Times New Roman" w:cs="Times New Roman"/>
      <w:b/>
      <w:kern w:val="0"/>
      <w:sz w:val="28"/>
      <w:szCs w:val="32"/>
      <w:lang w:val="en-US" w:eastAsia="es-PE"/>
      <w14:ligatures w14:val="none"/>
    </w:rPr>
  </w:style>
  <w:style w:type="paragraph" w:styleId="TDC1">
    <w:name w:val="toc 1"/>
    <w:basedOn w:val="Normal"/>
    <w:next w:val="Normal"/>
    <w:autoRedefine/>
    <w:uiPriority w:val="39"/>
    <w:unhideWhenUsed/>
    <w:rsid w:val="00B47288"/>
    <w:pPr>
      <w:spacing w:after="100" w:line="360" w:lineRule="auto"/>
      <w:jc w:val="both"/>
    </w:pPr>
    <w:rPr>
      <w:rFonts w:ascii="Times New Roman" w:eastAsia="Times New Roman" w:hAnsi="Times New Roman"/>
      <w:kern w:val="0"/>
      <w:sz w:val="24"/>
      <w:szCs w:val="24"/>
      <w:lang w:val="es-ES" w:eastAsia="es-PE"/>
      <w14:ligatures w14:val="none"/>
    </w:rPr>
  </w:style>
  <w:style w:type="paragraph" w:customStyle="1" w:styleId="Tabladetablas">
    <w:name w:val="Tabla de tablas"/>
    <w:basedOn w:val="Tabladeilustracion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adeilustracionesCar"/>
    <w:link w:val="Tabladetablas"/>
    <w:rsid w:val="00B47288"/>
    <w:rPr>
      <w:b/>
      <w:color w:val="000000"/>
      <w:szCs w:val="18"/>
    </w:rPr>
  </w:style>
  <w:style w:type="character" w:customStyle="1" w:styleId="TabladeilustracionesCar">
    <w:name w:val="Tabla de ilustraciones Car"/>
    <w:basedOn w:val="Fuentedeprrafopredeter"/>
    <w:link w:val="Tabladeilustraciones"/>
    <w:uiPriority w:val="99"/>
    <w:rsid w:val="00B47288"/>
  </w:style>
  <w:style w:type="character" w:customStyle="1" w:styleId="Ttulo3Car">
    <w:name w:val="Título 3 Car"/>
    <w:basedOn w:val="Fuentedeprrafopredeter"/>
    <w:link w:val="Ttulo3"/>
    <w:uiPriority w:val="9"/>
    <w:semiHidden/>
    <w:rsid w:val="00CC3C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3C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3C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3C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3C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3C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3CC7"/>
    <w:rPr>
      <w:rFonts w:eastAsiaTheme="majorEastAsia" w:cstheme="majorBidi"/>
      <w:color w:val="272727" w:themeColor="text1" w:themeTint="D8"/>
    </w:rPr>
  </w:style>
  <w:style w:type="paragraph" w:styleId="Ttulo">
    <w:name w:val="Title"/>
    <w:basedOn w:val="Normal"/>
    <w:next w:val="Normal"/>
    <w:link w:val="TtuloCar"/>
    <w:uiPriority w:val="10"/>
    <w:qFormat/>
    <w:rsid w:val="00B11CF0"/>
    <w:pPr>
      <w:spacing w:after="80" w:line="240" w:lineRule="auto"/>
      <w:contextualSpacing/>
      <w:jc w:val="center"/>
    </w:pPr>
    <w:rPr>
      <w:rFonts w:asciiTheme="majorHAnsi" w:eastAsiaTheme="majorEastAsia" w:hAnsiTheme="majorHAnsi" w:cstheme="majorBidi"/>
      <w:b/>
      <w:bCs/>
      <w:spacing w:val="-10"/>
      <w:kern w:val="28"/>
      <w:sz w:val="24"/>
      <w:szCs w:val="24"/>
    </w:rPr>
  </w:style>
  <w:style w:type="character" w:customStyle="1" w:styleId="TtuloCar">
    <w:name w:val="Título Car"/>
    <w:basedOn w:val="Fuentedeprrafopredeter"/>
    <w:link w:val="Ttulo"/>
    <w:uiPriority w:val="10"/>
    <w:rsid w:val="00B11CF0"/>
    <w:rPr>
      <w:rFonts w:asciiTheme="majorHAnsi" w:eastAsiaTheme="majorEastAsia" w:hAnsiTheme="majorHAnsi" w:cstheme="majorBidi"/>
      <w:b/>
      <w:bCs/>
      <w:spacing w:val="-10"/>
      <w:kern w:val="28"/>
      <w:sz w:val="24"/>
      <w:szCs w:val="24"/>
      <w:lang w:val="en-US"/>
    </w:rPr>
  </w:style>
  <w:style w:type="paragraph" w:styleId="Subttulo">
    <w:name w:val="Subtitle"/>
    <w:basedOn w:val="Normal"/>
    <w:next w:val="Normal"/>
    <w:link w:val="SubttuloCar"/>
    <w:uiPriority w:val="11"/>
    <w:qFormat/>
    <w:rsid w:val="00CC3CC7"/>
    <w:pPr>
      <w:numPr>
        <w:ilvl w:val="1"/>
      </w:numPr>
    </w:pPr>
    <w:rPr>
      <w:rFonts w:eastAsiaTheme="majorEastAsia" w:cstheme="majorBidi"/>
      <w:color w:val="595959" w:themeColor="text1" w:themeTint="A6"/>
      <w:spacing w:val="15"/>
      <w:szCs w:val="28"/>
    </w:rPr>
  </w:style>
  <w:style w:type="character" w:customStyle="1" w:styleId="SubttuloCar">
    <w:name w:val="Subtítulo Car"/>
    <w:basedOn w:val="Fuentedeprrafopredeter"/>
    <w:link w:val="Subttulo"/>
    <w:uiPriority w:val="11"/>
    <w:rsid w:val="00CC3CC7"/>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CC3CC7"/>
    <w:pPr>
      <w:ind w:left="720"/>
      <w:contextualSpacing/>
    </w:pPr>
  </w:style>
  <w:style w:type="character" w:styleId="nfasisintenso">
    <w:name w:val="Intense Emphasis"/>
    <w:basedOn w:val="Fuentedeprrafopredeter"/>
    <w:uiPriority w:val="21"/>
    <w:qFormat/>
    <w:rsid w:val="00CC3CC7"/>
    <w:rPr>
      <w:i/>
      <w:iCs/>
      <w:color w:val="0F4761" w:themeColor="accent1" w:themeShade="BF"/>
    </w:rPr>
  </w:style>
  <w:style w:type="paragraph" w:styleId="Citadestacada">
    <w:name w:val="Intense Quote"/>
    <w:basedOn w:val="Normal"/>
    <w:next w:val="Normal"/>
    <w:link w:val="CitadestacadaCar"/>
    <w:uiPriority w:val="30"/>
    <w:qFormat/>
    <w:rsid w:val="00CC3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3CC7"/>
    <w:rPr>
      <w:i/>
      <w:iCs/>
      <w:color w:val="0F4761" w:themeColor="accent1" w:themeShade="BF"/>
    </w:rPr>
  </w:style>
  <w:style w:type="character" w:styleId="Referenciaintensa">
    <w:name w:val="Intense Reference"/>
    <w:basedOn w:val="Fuentedeprrafopredeter"/>
    <w:uiPriority w:val="32"/>
    <w:qFormat/>
    <w:rsid w:val="00CC3CC7"/>
    <w:rPr>
      <w:b/>
      <w:bCs/>
      <w:smallCaps/>
      <w:color w:val="0F4761" w:themeColor="accent1" w:themeShade="BF"/>
      <w:spacing w:val="5"/>
    </w:rPr>
  </w:style>
  <w:style w:type="paragraph" w:styleId="Textonotapie">
    <w:name w:val="footnote text"/>
    <w:basedOn w:val="Normal"/>
    <w:link w:val="TextonotapieCar"/>
    <w:uiPriority w:val="99"/>
    <w:unhideWhenUsed/>
    <w:rsid w:val="00B11CF0"/>
    <w:pPr>
      <w:spacing w:after="0" w:line="240" w:lineRule="auto"/>
    </w:pPr>
    <w:rPr>
      <w:sz w:val="20"/>
      <w:szCs w:val="20"/>
    </w:rPr>
  </w:style>
  <w:style w:type="character" w:customStyle="1" w:styleId="TextonotapieCar">
    <w:name w:val="Texto nota pie Car"/>
    <w:basedOn w:val="Fuentedeprrafopredeter"/>
    <w:link w:val="Textonotapie"/>
    <w:uiPriority w:val="99"/>
    <w:rsid w:val="00B11CF0"/>
    <w:rPr>
      <w:sz w:val="20"/>
      <w:szCs w:val="20"/>
      <w:lang w:val="en-US"/>
    </w:rPr>
  </w:style>
  <w:style w:type="character" w:styleId="Refdenotaalpie">
    <w:name w:val="footnote reference"/>
    <w:basedOn w:val="Fuentedeprrafopredeter"/>
    <w:uiPriority w:val="99"/>
    <w:semiHidden/>
    <w:unhideWhenUsed/>
    <w:rsid w:val="00B11CF0"/>
    <w:rPr>
      <w:vertAlign w:val="superscript"/>
    </w:rPr>
  </w:style>
  <w:style w:type="character" w:styleId="Hipervnculo">
    <w:name w:val="Hyperlink"/>
    <w:basedOn w:val="Fuentedeprrafopredeter"/>
    <w:uiPriority w:val="99"/>
    <w:semiHidden/>
    <w:unhideWhenUsed/>
    <w:rsid w:val="00B643B0"/>
    <w:rPr>
      <w:color w:val="0000FF"/>
      <w:u w:val="single"/>
    </w:rPr>
  </w:style>
  <w:style w:type="paragraph" w:styleId="Encabezado">
    <w:name w:val="header"/>
    <w:basedOn w:val="Normal"/>
    <w:link w:val="EncabezadoCar"/>
    <w:uiPriority w:val="99"/>
    <w:unhideWhenUsed/>
    <w:rsid w:val="009D3A5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3A50"/>
    <w:rPr>
      <w:lang w:val="en-US"/>
    </w:rPr>
  </w:style>
  <w:style w:type="paragraph" w:styleId="Piedepgina">
    <w:name w:val="footer"/>
    <w:basedOn w:val="Normal"/>
    <w:link w:val="PiedepginaCar"/>
    <w:uiPriority w:val="99"/>
    <w:unhideWhenUsed/>
    <w:rsid w:val="009D3A5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3A50"/>
    <w:rPr>
      <w:lang w:val="en-US"/>
    </w:rPr>
  </w:style>
  <w:style w:type="character" w:styleId="Refdecomentario">
    <w:name w:val="annotation reference"/>
    <w:basedOn w:val="Fuentedeprrafopredeter"/>
    <w:uiPriority w:val="99"/>
    <w:semiHidden/>
    <w:unhideWhenUsed/>
    <w:rsid w:val="00236351"/>
    <w:rPr>
      <w:sz w:val="16"/>
      <w:szCs w:val="16"/>
    </w:rPr>
  </w:style>
  <w:style w:type="paragraph" w:styleId="Textocomentario">
    <w:name w:val="annotation text"/>
    <w:basedOn w:val="Normal"/>
    <w:link w:val="TextocomentarioCar"/>
    <w:uiPriority w:val="99"/>
    <w:unhideWhenUsed/>
    <w:rsid w:val="00236351"/>
    <w:pPr>
      <w:spacing w:line="240" w:lineRule="auto"/>
    </w:pPr>
    <w:rPr>
      <w:sz w:val="20"/>
      <w:szCs w:val="20"/>
    </w:rPr>
  </w:style>
  <w:style w:type="character" w:customStyle="1" w:styleId="TextocomentarioCar">
    <w:name w:val="Texto comentario Car"/>
    <w:basedOn w:val="Fuentedeprrafopredeter"/>
    <w:link w:val="Textocomentario"/>
    <w:uiPriority w:val="99"/>
    <w:rsid w:val="00236351"/>
    <w:rPr>
      <w:rFonts w:ascii="Arial" w:hAnsi="Arial" w:cs="Times New Roman"/>
      <w:sz w:val="20"/>
      <w:szCs w:val="20"/>
      <w:lang w:val="en-US"/>
    </w:rPr>
  </w:style>
  <w:style w:type="paragraph" w:styleId="Asuntodelcomentario">
    <w:name w:val="annotation subject"/>
    <w:basedOn w:val="Textocomentario"/>
    <w:next w:val="Textocomentario"/>
    <w:link w:val="AsuntodelcomentarioCar"/>
    <w:uiPriority w:val="99"/>
    <w:semiHidden/>
    <w:unhideWhenUsed/>
    <w:rsid w:val="00236351"/>
    <w:rPr>
      <w:b/>
      <w:bCs/>
    </w:rPr>
  </w:style>
  <w:style w:type="character" w:customStyle="1" w:styleId="AsuntodelcomentarioCar">
    <w:name w:val="Asunto del comentario Car"/>
    <w:basedOn w:val="TextocomentarioCar"/>
    <w:link w:val="Asuntodelcomentario"/>
    <w:uiPriority w:val="99"/>
    <w:semiHidden/>
    <w:rsid w:val="00236351"/>
    <w:rPr>
      <w:rFonts w:ascii="Arial" w:hAnsi="Arial" w:cs="Times New Roman"/>
      <w:b/>
      <w:bCs/>
      <w:sz w:val="20"/>
      <w:szCs w:val="20"/>
      <w:lang w:val="en-US"/>
    </w:rPr>
  </w:style>
  <w:style w:type="paragraph" w:styleId="Revisin">
    <w:name w:val="Revision"/>
    <w:hidden/>
    <w:uiPriority w:val="99"/>
    <w:semiHidden/>
    <w:rsid w:val="00106850"/>
    <w:pPr>
      <w:spacing w:after="0" w:line="240" w:lineRule="auto"/>
    </w:pPr>
    <w:rPr>
      <w:rFonts w:ascii="Arial" w:hAnsi="Arial" w:cs="Times New Roman"/>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96116">
      <w:bodyDiv w:val="1"/>
      <w:marLeft w:val="0"/>
      <w:marRight w:val="0"/>
      <w:marTop w:val="0"/>
      <w:marBottom w:val="0"/>
      <w:divBdr>
        <w:top w:val="none" w:sz="0" w:space="0" w:color="auto"/>
        <w:left w:val="none" w:sz="0" w:space="0" w:color="auto"/>
        <w:bottom w:val="none" w:sz="0" w:space="0" w:color="auto"/>
        <w:right w:val="none" w:sz="0" w:space="0" w:color="auto"/>
      </w:divBdr>
      <w:divsChild>
        <w:div w:id="1359040484">
          <w:marLeft w:val="0"/>
          <w:marRight w:val="0"/>
          <w:marTop w:val="0"/>
          <w:marBottom w:val="0"/>
          <w:divBdr>
            <w:top w:val="none" w:sz="0" w:space="0" w:color="auto"/>
            <w:left w:val="none" w:sz="0" w:space="0" w:color="auto"/>
            <w:bottom w:val="none" w:sz="0" w:space="0" w:color="auto"/>
            <w:right w:val="none" w:sz="0" w:space="0" w:color="auto"/>
          </w:divBdr>
          <w:divsChild>
            <w:div w:id="158244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2590">
      <w:bodyDiv w:val="1"/>
      <w:marLeft w:val="0"/>
      <w:marRight w:val="0"/>
      <w:marTop w:val="0"/>
      <w:marBottom w:val="0"/>
      <w:divBdr>
        <w:top w:val="none" w:sz="0" w:space="0" w:color="auto"/>
        <w:left w:val="none" w:sz="0" w:space="0" w:color="auto"/>
        <w:bottom w:val="none" w:sz="0" w:space="0" w:color="auto"/>
        <w:right w:val="none" w:sz="0" w:space="0" w:color="auto"/>
      </w:divBdr>
      <w:divsChild>
        <w:div w:id="1554541986">
          <w:marLeft w:val="0"/>
          <w:marRight w:val="0"/>
          <w:marTop w:val="0"/>
          <w:marBottom w:val="0"/>
          <w:divBdr>
            <w:top w:val="none" w:sz="0" w:space="0" w:color="auto"/>
            <w:left w:val="none" w:sz="0" w:space="0" w:color="auto"/>
            <w:bottom w:val="none" w:sz="0" w:space="0" w:color="auto"/>
            <w:right w:val="none" w:sz="0" w:space="0" w:color="auto"/>
          </w:divBdr>
          <w:divsChild>
            <w:div w:id="177570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1897">
      <w:bodyDiv w:val="1"/>
      <w:marLeft w:val="0"/>
      <w:marRight w:val="0"/>
      <w:marTop w:val="0"/>
      <w:marBottom w:val="0"/>
      <w:divBdr>
        <w:top w:val="none" w:sz="0" w:space="0" w:color="auto"/>
        <w:left w:val="none" w:sz="0" w:space="0" w:color="auto"/>
        <w:bottom w:val="none" w:sz="0" w:space="0" w:color="auto"/>
        <w:right w:val="none" w:sz="0" w:space="0" w:color="auto"/>
      </w:divBdr>
      <w:divsChild>
        <w:div w:id="714156395">
          <w:marLeft w:val="0"/>
          <w:marRight w:val="0"/>
          <w:marTop w:val="0"/>
          <w:marBottom w:val="0"/>
          <w:divBdr>
            <w:top w:val="none" w:sz="0" w:space="0" w:color="auto"/>
            <w:left w:val="none" w:sz="0" w:space="0" w:color="auto"/>
            <w:bottom w:val="none" w:sz="0" w:space="0" w:color="auto"/>
            <w:right w:val="none" w:sz="0" w:space="0" w:color="auto"/>
          </w:divBdr>
          <w:divsChild>
            <w:div w:id="605312904">
              <w:marLeft w:val="0"/>
              <w:marRight w:val="0"/>
              <w:marTop w:val="0"/>
              <w:marBottom w:val="0"/>
              <w:divBdr>
                <w:top w:val="none" w:sz="0" w:space="0" w:color="auto"/>
                <w:left w:val="none" w:sz="0" w:space="0" w:color="auto"/>
                <w:bottom w:val="none" w:sz="0" w:space="0" w:color="auto"/>
                <w:right w:val="none" w:sz="0" w:space="0" w:color="auto"/>
              </w:divBdr>
            </w:div>
            <w:div w:id="624510811">
              <w:marLeft w:val="0"/>
              <w:marRight w:val="0"/>
              <w:marTop w:val="0"/>
              <w:marBottom w:val="0"/>
              <w:divBdr>
                <w:top w:val="none" w:sz="0" w:space="0" w:color="auto"/>
                <w:left w:val="none" w:sz="0" w:space="0" w:color="auto"/>
                <w:bottom w:val="none" w:sz="0" w:space="0" w:color="auto"/>
                <w:right w:val="none" w:sz="0" w:space="0" w:color="auto"/>
              </w:divBdr>
            </w:div>
            <w:div w:id="84542998">
              <w:marLeft w:val="0"/>
              <w:marRight w:val="0"/>
              <w:marTop w:val="0"/>
              <w:marBottom w:val="0"/>
              <w:divBdr>
                <w:top w:val="none" w:sz="0" w:space="0" w:color="auto"/>
                <w:left w:val="none" w:sz="0" w:space="0" w:color="auto"/>
                <w:bottom w:val="none" w:sz="0" w:space="0" w:color="auto"/>
                <w:right w:val="none" w:sz="0" w:space="0" w:color="auto"/>
              </w:divBdr>
            </w:div>
            <w:div w:id="55201547">
              <w:marLeft w:val="0"/>
              <w:marRight w:val="0"/>
              <w:marTop w:val="0"/>
              <w:marBottom w:val="0"/>
              <w:divBdr>
                <w:top w:val="none" w:sz="0" w:space="0" w:color="auto"/>
                <w:left w:val="none" w:sz="0" w:space="0" w:color="auto"/>
                <w:bottom w:val="none" w:sz="0" w:space="0" w:color="auto"/>
                <w:right w:val="none" w:sz="0" w:space="0" w:color="auto"/>
              </w:divBdr>
            </w:div>
            <w:div w:id="3226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3828">
      <w:bodyDiv w:val="1"/>
      <w:marLeft w:val="0"/>
      <w:marRight w:val="0"/>
      <w:marTop w:val="0"/>
      <w:marBottom w:val="0"/>
      <w:divBdr>
        <w:top w:val="none" w:sz="0" w:space="0" w:color="auto"/>
        <w:left w:val="none" w:sz="0" w:space="0" w:color="auto"/>
        <w:bottom w:val="none" w:sz="0" w:space="0" w:color="auto"/>
        <w:right w:val="none" w:sz="0" w:space="0" w:color="auto"/>
      </w:divBdr>
      <w:divsChild>
        <w:div w:id="1676305365">
          <w:marLeft w:val="0"/>
          <w:marRight w:val="0"/>
          <w:marTop w:val="0"/>
          <w:marBottom w:val="0"/>
          <w:divBdr>
            <w:top w:val="none" w:sz="0" w:space="0" w:color="auto"/>
            <w:left w:val="none" w:sz="0" w:space="0" w:color="auto"/>
            <w:bottom w:val="none" w:sz="0" w:space="0" w:color="auto"/>
            <w:right w:val="none" w:sz="0" w:space="0" w:color="auto"/>
          </w:divBdr>
          <w:divsChild>
            <w:div w:id="2315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7731">
      <w:bodyDiv w:val="1"/>
      <w:marLeft w:val="0"/>
      <w:marRight w:val="0"/>
      <w:marTop w:val="0"/>
      <w:marBottom w:val="0"/>
      <w:divBdr>
        <w:top w:val="none" w:sz="0" w:space="0" w:color="auto"/>
        <w:left w:val="none" w:sz="0" w:space="0" w:color="auto"/>
        <w:bottom w:val="none" w:sz="0" w:space="0" w:color="auto"/>
        <w:right w:val="none" w:sz="0" w:space="0" w:color="auto"/>
      </w:divBdr>
      <w:divsChild>
        <w:div w:id="895358694">
          <w:marLeft w:val="0"/>
          <w:marRight w:val="0"/>
          <w:marTop w:val="0"/>
          <w:marBottom w:val="0"/>
          <w:divBdr>
            <w:top w:val="none" w:sz="0" w:space="0" w:color="auto"/>
            <w:left w:val="none" w:sz="0" w:space="0" w:color="auto"/>
            <w:bottom w:val="none" w:sz="0" w:space="0" w:color="auto"/>
            <w:right w:val="none" w:sz="0" w:space="0" w:color="auto"/>
          </w:divBdr>
          <w:divsChild>
            <w:div w:id="9681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1579">
      <w:bodyDiv w:val="1"/>
      <w:marLeft w:val="0"/>
      <w:marRight w:val="0"/>
      <w:marTop w:val="0"/>
      <w:marBottom w:val="0"/>
      <w:divBdr>
        <w:top w:val="none" w:sz="0" w:space="0" w:color="auto"/>
        <w:left w:val="none" w:sz="0" w:space="0" w:color="auto"/>
        <w:bottom w:val="none" w:sz="0" w:space="0" w:color="auto"/>
        <w:right w:val="none" w:sz="0" w:space="0" w:color="auto"/>
      </w:divBdr>
      <w:divsChild>
        <w:div w:id="2082755480">
          <w:marLeft w:val="0"/>
          <w:marRight w:val="0"/>
          <w:marTop w:val="0"/>
          <w:marBottom w:val="0"/>
          <w:divBdr>
            <w:top w:val="none" w:sz="0" w:space="0" w:color="auto"/>
            <w:left w:val="none" w:sz="0" w:space="0" w:color="auto"/>
            <w:bottom w:val="none" w:sz="0" w:space="0" w:color="auto"/>
            <w:right w:val="none" w:sz="0" w:space="0" w:color="auto"/>
          </w:divBdr>
          <w:divsChild>
            <w:div w:id="2179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01287">
      <w:bodyDiv w:val="1"/>
      <w:marLeft w:val="0"/>
      <w:marRight w:val="0"/>
      <w:marTop w:val="0"/>
      <w:marBottom w:val="0"/>
      <w:divBdr>
        <w:top w:val="none" w:sz="0" w:space="0" w:color="auto"/>
        <w:left w:val="none" w:sz="0" w:space="0" w:color="auto"/>
        <w:bottom w:val="none" w:sz="0" w:space="0" w:color="auto"/>
        <w:right w:val="none" w:sz="0" w:space="0" w:color="auto"/>
      </w:divBdr>
      <w:divsChild>
        <w:div w:id="798567517">
          <w:marLeft w:val="0"/>
          <w:marRight w:val="0"/>
          <w:marTop w:val="0"/>
          <w:marBottom w:val="0"/>
          <w:divBdr>
            <w:top w:val="none" w:sz="0" w:space="0" w:color="auto"/>
            <w:left w:val="none" w:sz="0" w:space="0" w:color="auto"/>
            <w:bottom w:val="none" w:sz="0" w:space="0" w:color="auto"/>
            <w:right w:val="none" w:sz="0" w:space="0" w:color="auto"/>
          </w:divBdr>
          <w:divsChild>
            <w:div w:id="94230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4030">
      <w:bodyDiv w:val="1"/>
      <w:marLeft w:val="0"/>
      <w:marRight w:val="0"/>
      <w:marTop w:val="0"/>
      <w:marBottom w:val="0"/>
      <w:divBdr>
        <w:top w:val="none" w:sz="0" w:space="0" w:color="auto"/>
        <w:left w:val="none" w:sz="0" w:space="0" w:color="auto"/>
        <w:bottom w:val="none" w:sz="0" w:space="0" w:color="auto"/>
        <w:right w:val="none" w:sz="0" w:space="0" w:color="auto"/>
      </w:divBdr>
      <w:divsChild>
        <w:div w:id="1411779862">
          <w:marLeft w:val="0"/>
          <w:marRight w:val="0"/>
          <w:marTop w:val="0"/>
          <w:marBottom w:val="0"/>
          <w:divBdr>
            <w:top w:val="none" w:sz="0" w:space="0" w:color="auto"/>
            <w:left w:val="none" w:sz="0" w:space="0" w:color="auto"/>
            <w:bottom w:val="none" w:sz="0" w:space="0" w:color="auto"/>
            <w:right w:val="none" w:sz="0" w:space="0" w:color="auto"/>
          </w:divBdr>
          <w:divsChild>
            <w:div w:id="10870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80534">
      <w:bodyDiv w:val="1"/>
      <w:marLeft w:val="0"/>
      <w:marRight w:val="0"/>
      <w:marTop w:val="0"/>
      <w:marBottom w:val="0"/>
      <w:divBdr>
        <w:top w:val="none" w:sz="0" w:space="0" w:color="auto"/>
        <w:left w:val="none" w:sz="0" w:space="0" w:color="auto"/>
        <w:bottom w:val="none" w:sz="0" w:space="0" w:color="auto"/>
        <w:right w:val="none" w:sz="0" w:space="0" w:color="auto"/>
      </w:divBdr>
      <w:divsChild>
        <w:div w:id="1713001051">
          <w:marLeft w:val="0"/>
          <w:marRight w:val="0"/>
          <w:marTop w:val="0"/>
          <w:marBottom w:val="0"/>
          <w:divBdr>
            <w:top w:val="none" w:sz="0" w:space="0" w:color="auto"/>
            <w:left w:val="none" w:sz="0" w:space="0" w:color="auto"/>
            <w:bottom w:val="none" w:sz="0" w:space="0" w:color="auto"/>
            <w:right w:val="none" w:sz="0" w:space="0" w:color="auto"/>
          </w:divBdr>
          <w:divsChild>
            <w:div w:id="8315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74427">
      <w:bodyDiv w:val="1"/>
      <w:marLeft w:val="0"/>
      <w:marRight w:val="0"/>
      <w:marTop w:val="0"/>
      <w:marBottom w:val="0"/>
      <w:divBdr>
        <w:top w:val="none" w:sz="0" w:space="0" w:color="auto"/>
        <w:left w:val="none" w:sz="0" w:space="0" w:color="auto"/>
        <w:bottom w:val="none" w:sz="0" w:space="0" w:color="auto"/>
        <w:right w:val="none" w:sz="0" w:space="0" w:color="auto"/>
      </w:divBdr>
      <w:divsChild>
        <w:div w:id="1278413118">
          <w:marLeft w:val="0"/>
          <w:marRight w:val="0"/>
          <w:marTop w:val="0"/>
          <w:marBottom w:val="0"/>
          <w:divBdr>
            <w:top w:val="none" w:sz="0" w:space="0" w:color="auto"/>
            <w:left w:val="none" w:sz="0" w:space="0" w:color="auto"/>
            <w:bottom w:val="none" w:sz="0" w:space="0" w:color="auto"/>
            <w:right w:val="none" w:sz="0" w:space="0" w:color="auto"/>
          </w:divBdr>
          <w:divsChild>
            <w:div w:id="34926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78887">
      <w:bodyDiv w:val="1"/>
      <w:marLeft w:val="0"/>
      <w:marRight w:val="0"/>
      <w:marTop w:val="0"/>
      <w:marBottom w:val="0"/>
      <w:divBdr>
        <w:top w:val="none" w:sz="0" w:space="0" w:color="auto"/>
        <w:left w:val="none" w:sz="0" w:space="0" w:color="auto"/>
        <w:bottom w:val="none" w:sz="0" w:space="0" w:color="auto"/>
        <w:right w:val="none" w:sz="0" w:space="0" w:color="auto"/>
      </w:divBdr>
      <w:divsChild>
        <w:div w:id="231041856">
          <w:marLeft w:val="0"/>
          <w:marRight w:val="0"/>
          <w:marTop w:val="0"/>
          <w:marBottom w:val="0"/>
          <w:divBdr>
            <w:top w:val="none" w:sz="0" w:space="0" w:color="auto"/>
            <w:left w:val="none" w:sz="0" w:space="0" w:color="auto"/>
            <w:bottom w:val="none" w:sz="0" w:space="0" w:color="auto"/>
            <w:right w:val="none" w:sz="0" w:space="0" w:color="auto"/>
          </w:divBdr>
          <w:divsChild>
            <w:div w:id="13231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93387">
      <w:bodyDiv w:val="1"/>
      <w:marLeft w:val="0"/>
      <w:marRight w:val="0"/>
      <w:marTop w:val="0"/>
      <w:marBottom w:val="0"/>
      <w:divBdr>
        <w:top w:val="none" w:sz="0" w:space="0" w:color="auto"/>
        <w:left w:val="none" w:sz="0" w:space="0" w:color="auto"/>
        <w:bottom w:val="none" w:sz="0" w:space="0" w:color="auto"/>
        <w:right w:val="none" w:sz="0" w:space="0" w:color="auto"/>
      </w:divBdr>
      <w:divsChild>
        <w:div w:id="1739091843">
          <w:marLeft w:val="0"/>
          <w:marRight w:val="0"/>
          <w:marTop w:val="0"/>
          <w:marBottom w:val="0"/>
          <w:divBdr>
            <w:top w:val="none" w:sz="0" w:space="0" w:color="auto"/>
            <w:left w:val="none" w:sz="0" w:space="0" w:color="auto"/>
            <w:bottom w:val="none" w:sz="0" w:space="0" w:color="auto"/>
            <w:right w:val="none" w:sz="0" w:space="0" w:color="auto"/>
          </w:divBdr>
          <w:divsChild>
            <w:div w:id="158676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96389">
      <w:bodyDiv w:val="1"/>
      <w:marLeft w:val="0"/>
      <w:marRight w:val="0"/>
      <w:marTop w:val="0"/>
      <w:marBottom w:val="0"/>
      <w:divBdr>
        <w:top w:val="none" w:sz="0" w:space="0" w:color="auto"/>
        <w:left w:val="none" w:sz="0" w:space="0" w:color="auto"/>
        <w:bottom w:val="none" w:sz="0" w:space="0" w:color="auto"/>
        <w:right w:val="none" w:sz="0" w:space="0" w:color="auto"/>
      </w:divBdr>
      <w:divsChild>
        <w:div w:id="1042167208">
          <w:marLeft w:val="0"/>
          <w:marRight w:val="0"/>
          <w:marTop w:val="0"/>
          <w:marBottom w:val="0"/>
          <w:divBdr>
            <w:top w:val="none" w:sz="0" w:space="0" w:color="auto"/>
            <w:left w:val="none" w:sz="0" w:space="0" w:color="auto"/>
            <w:bottom w:val="none" w:sz="0" w:space="0" w:color="auto"/>
            <w:right w:val="none" w:sz="0" w:space="0" w:color="auto"/>
          </w:divBdr>
          <w:divsChild>
            <w:div w:id="31819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5487">
      <w:bodyDiv w:val="1"/>
      <w:marLeft w:val="0"/>
      <w:marRight w:val="0"/>
      <w:marTop w:val="0"/>
      <w:marBottom w:val="0"/>
      <w:divBdr>
        <w:top w:val="none" w:sz="0" w:space="0" w:color="auto"/>
        <w:left w:val="none" w:sz="0" w:space="0" w:color="auto"/>
        <w:bottom w:val="none" w:sz="0" w:space="0" w:color="auto"/>
        <w:right w:val="none" w:sz="0" w:space="0" w:color="auto"/>
      </w:divBdr>
      <w:divsChild>
        <w:div w:id="1562904550">
          <w:marLeft w:val="0"/>
          <w:marRight w:val="0"/>
          <w:marTop w:val="0"/>
          <w:marBottom w:val="0"/>
          <w:divBdr>
            <w:top w:val="none" w:sz="0" w:space="0" w:color="auto"/>
            <w:left w:val="none" w:sz="0" w:space="0" w:color="auto"/>
            <w:bottom w:val="none" w:sz="0" w:space="0" w:color="auto"/>
            <w:right w:val="none" w:sz="0" w:space="0" w:color="auto"/>
          </w:divBdr>
          <w:divsChild>
            <w:div w:id="64362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5355">
      <w:bodyDiv w:val="1"/>
      <w:marLeft w:val="0"/>
      <w:marRight w:val="0"/>
      <w:marTop w:val="0"/>
      <w:marBottom w:val="0"/>
      <w:divBdr>
        <w:top w:val="none" w:sz="0" w:space="0" w:color="auto"/>
        <w:left w:val="none" w:sz="0" w:space="0" w:color="auto"/>
        <w:bottom w:val="none" w:sz="0" w:space="0" w:color="auto"/>
        <w:right w:val="none" w:sz="0" w:space="0" w:color="auto"/>
      </w:divBdr>
      <w:divsChild>
        <w:div w:id="1484391558">
          <w:marLeft w:val="0"/>
          <w:marRight w:val="0"/>
          <w:marTop w:val="0"/>
          <w:marBottom w:val="0"/>
          <w:divBdr>
            <w:top w:val="none" w:sz="0" w:space="0" w:color="auto"/>
            <w:left w:val="none" w:sz="0" w:space="0" w:color="auto"/>
            <w:bottom w:val="none" w:sz="0" w:space="0" w:color="auto"/>
            <w:right w:val="none" w:sz="0" w:space="0" w:color="auto"/>
          </w:divBdr>
          <w:divsChild>
            <w:div w:id="4228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13374">
      <w:bodyDiv w:val="1"/>
      <w:marLeft w:val="0"/>
      <w:marRight w:val="0"/>
      <w:marTop w:val="0"/>
      <w:marBottom w:val="0"/>
      <w:divBdr>
        <w:top w:val="none" w:sz="0" w:space="0" w:color="auto"/>
        <w:left w:val="none" w:sz="0" w:space="0" w:color="auto"/>
        <w:bottom w:val="none" w:sz="0" w:space="0" w:color="auto"/>
        <w:right w:val="none" w:sz="0" w:space="0" w:color="auto"/>
      </w:divBdr>
      <w:divsChild>
        <w:div w:id="144783291">
          <w:marLeft w:val="0"/>
          <w:marRight w:val="0"/>
          <w:marTop w:val="0"/>
          <w:marBottom w:val="0"/>
          <w:divBdr>
            <w:top w:val="none" w:sz="0" w:space="0" w:color="auto"/>
            <w:left w:val="none" w:sz="0" w:space="0" w:color="auto"/>
            <w:bottom w:val="none" w:sz="0" w:space="0" w:color="auto"/>
            <w:right w:val="none" w:sz="0" w:space="0" w:color="auto"/>
          </w:divBdr>
          <w:divsChild>
            <w:div w:id="13794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43516">
      <w:bodyDiv w:val="1"/>
      <w:marLeft w:val="0"/>
      <w:marRight w:val="0"/>
      <w:marTop w:val="0"/>
      <w:marBottom w:val="0"/>
      <w:divBdr>
        <w:top w:val="none" w:sz="0" w:space="0" w:color="auto"/>
        <w:left w:val="none" w:sz="0" w:space="0" w:color="auto"/>
        <w:bottom w:val="none" w:sz="0" w:space="0" w:color="auto"/>
        <w:right w:val="none" w:sz="0" w:space="0" w:color="auto"/>
      </w:divBdr>
      <w:divsChild>
        <w:div w:id="353849871">
          <w:marLeft w:val="0"/>
          <w:marRight w:val="0"/>
          <w:marTop w:val="0"/>
          <w:marBottom w:val="0"/>
          <w:divBdr>
            <w:top w:val="none" w:sz="0" w:space="0" w:color="auto"/>
            <w:left w:val="none" w:sz="0" w:space="0" w:color="auto"/>
            <w:bottom w:val="none" w:sz="0" w:space="0" w:color="auto"/>
            <w:right w:val="none" w:sz="0" w:space="0" w:color="auto"/>
          </w:divBdr>
          <w:divsChild>
            <w:div w:id="30285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47497">
      <w:bodyDiv w:val="1"/>
      <w:marLeft w:val="0"/>
      <w:marRight w:val="0"/>
      <w:marTop w:val="0"/>
      <w:marBottom w:val="0"/>
      <w:divBdr>
        <w:top w:val="none" w:sz="0" w:space="0" w:color="auto"/>
        <w:left w:val="none" w:sz="0" w:space="0" w:color="auto"/>
        <w:bottom w:val="none" w:sz="0" w:space="0" w:color="auto"/>
        <w:right w:val="none" w:sz="0" w:space="0" w:color="auto"/>
      </w:divBdr>
      <w:divsChild>
        <w:div w:id="475340843">
          <w:marLeft w:val="0"/>
          <w:marRight w:val="0"/>
          <w:marTop w:val="0"/>
          <w:marBottom w:val="0"/>
          <w:divBdr>
            <w:top w:val="none" w:sz="0" w:space="0" w:color="auto"/>
            <w:left w:val="none" w:sz="0" w:space="0" w:color="auto"/>
            <w:bottom w:val="none" w:sz="0" w:space="0" w:color="auto"/>
            <w:right w:val="none" w:sz="0" w:space="0" w:color="auto"/>
          </w:divBdr>
          <w:divsChild>
            <w:div w:id="113784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28318">
      <w:bodyDiv w:val="1"/>
      <w:marLeft w:val="0"/>
      <w:marRight w:val="0"/>
      <w:marTop w:val="0"/>
      <w:marBottom w:val="0"/>
      <w:divBdr>
        <w:top w:val="none" w:sz="0" w:space="0" w:color="auto"/>
        <w:left w:val="none" w:sz="0" w:space="0" w:color="auto"/>
        <w:bottom w:val="none" w:sz="0" w:space="0" w:color="auto"/>
        <w:right w:val="none" w:sz="0" w:space="0" w:color="auto"/>
      </w:divBdr>
      <w:divsChild>
        <w:div w:id="517231342">
          <w:marLeft w:val="0"/>
          <w:marRight w:val="0"/>
          <w:marTop w:val="0"/>
          <w:marBottom w:val="0"/>
          <w:divBdr>
            <w:top w:val="none" w:sz="0" w:space="0" w:color="auto"/>
            <w:left w:val="none" w:sz="0" w:space="0" w:color="auto"/>
            <w:bottom w:val="none" w:sz="0" w:space="0" w:color="auto"/>
            <w:right w:val="none" w:sz="0" w:space="0" w:color="auto"/>
          </w:divBdr>
          <w:divsChild>
            <w:div w:id="108776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22950">
      <w:bodyDiv w:val="1"/>
      <w:marLeft w:val="0"/>
      <w:marRight w:val="0"/>
      <w:marTop w:val="0"/>
      <w:marBottom w:val="0"/>
      <w:divBdr>
        <w:top w:val="none" w:sz="0" w:space="0" w:color="auto"/>
        <w:left w:val="none" w:sz="0" w:space="0" w:color="auto"/>
        <w:bottom w:val="none" w:sz="0" w:space="0" w:color="auto"/>
        <w:right w:val="none" w:sz="0" w:space="0" w:color="auto"/>
      </w:divBdr>
      <w:divsChild>
        <w:div w:id="1533574160">
          <w:marLeft w:val="0"/>
          <w:marRight w:val="0"/>
          <w:marTop w:val="0"/>
          <w:marBottom w:val="0"/>
          <w:divBdr>
            <w:top w:val="none" w:sz="0" w:space="0" w:color="auto"/>
            <w:left w:val="none" w:sz="0" w:space="0" w:color="auto"/>
            <w:bottom w:val="none" w:sz="0" w:space="0" w:color="auto"/>
            <w:right w:val="none" w:sz="0" w:space="0" w:color="auto"/>
          </w:divBdr>
          <w:divsChild>
            <w:div w:id="101777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4168">
      <w:bodyDiv w:val="1"/>
      <w:marLeft w:val="0"/>
      <w:marRight w:val="0"/>
      <w:marTop w:val="0"/>
      <w:marBottom w:val="0"/>
      <w:divBdr>
        <w:top w:val="none" w:sz="0" w:space="0" w:color="auto"/>
        <w:left w:val="none" w:sz="0" w:space="0" w:color="auto"/>
        <w:bottom w:val="none" w:sz="0" w:space="0" w:color="auto"/>
        <w:right w:val="none" w:sz="0" w:space="0" w:color="auto"/>
      </w:divBdr>
      <w:divsChild>
        <w:div w:id="1443114565">
          <w:marLeft w:val="0"/>
          <w:marRight w:val="0"/>
          <w:marTop w:val="0"/>
          <w:marBottom w:val="0"/>
          <w:divBdr>
            <w:top w:val="none" w:sz="0" w:space="0" w:color="auto"/>
            <w:left w:val="none" w:sz="0" w:space="0" w:color="auto"/>
            <w:bottom w:val="none" w:sz="0" w:space="0" w:color="auto"/>
            <w:right w:val="none" w:sz="0" w:space="0" w:color="auto"/>
          </w:divBdr>
          <w:divsChild>
            <w:div w:id="107246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257869">
      <w:bodyDiv w:val="1"/>
      <w:marLeft w:val="0"/>
      <w:marRight w:val="0"/>
      <w:marTop w:val="0"/>
      <w:marBottom w:val="0"/>
      <w:divBdr>
        <w:top w:val="none" w:sz="0" w:space="0" w:color="auto"/>
        <w:left w:val="none" w:sz="0" w:space="0" w:color="auto"/>
        <w:bottom w:val="none" w:sz="0" w:space="0" w:color="auto"/>
        <w:right w:val="none" w:sz="0" w:space="0" w:color="auto"/>
      </w:divBdr>
      <w:divsChild>
        <w:div w:id="2030719443">
          <w:marLeft w:val="0"/>
          <w:marRight w:val="0"/>
          <w:marTop w:val="0"/>
          <w:marBottom w:val="0"/>
          <w:divBdr>
            <w:top w:val="none" w:sz="0" w:space="0" w:color="auto"/>
            <w:left w:val="none" w:sz="0" w:space="0" w:color="auto"/>
            <w:bottom w:val="none" w:sz="0" w:space="0" w:color="auto"/>
            <w:right w:val="none" w:sz="0" w:space="0" w:color="auto"/>
          </w:divBdr>
          <w:divsChild>
            <w:div w:id="174398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50418">
      <w:bodyDiv w:val="1"/>
      <w:marLeft w:val="0"/>
      <w:marRight w:val="0"/>
      <w:marTop w:val="0"/>
      <w:marBottom w:val="0"/>
      <w:divBdr>
        <w:top w:val="none" w:sz="0" w:space="0" w:color="auto"/>
        <w:left w:val="none" w:sz="0" w:space="0" w:color="auto"/>
        <w:bottom w:val="none" w:sz="0" w:space="0" w:color="auto"/>
        <w:right w:val="none" w:sz="0" w:space="0" w:color="auto"/>
      </w:divBdr>
      <w:divsChild>
        <w:div w:id="1447313680">
          <w:marLeft w:val="0"/>
          <w:marRight w:val="0"/>
          <w:marTop w:val="0"/>
          <w:marBottom w:val="0"/>
          <w:divBdr>
            <w:top w:val="none" w:sz="0" w:space="0" w:color="auto"/>
            <w:left w:val="none" w:sz="0" w:space="0" w:color="auto"/>
            <w:bottom w:val="none" w:sz="0" w:space="0" w:color="auto"/>
            <w:right w:val="none" w:sz="0" w:space="0" w:color="auto"/>
          </w:divBdr>
          <w:divsChild>
            <w:div w:id="35042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69513">
      <w:bodyDiv w:val="1"/>
      <w:marLeft w:val="0"/>
      <w:marRight w:val="0"/>
      <w:marTop w:val="0"/>
      <w:marBottom w:val="0"/>
      <w:divBdr>
        <w:top w:val="none" w:sz="0" w:space="0" w:color="auto"/>
        <w:left w:val="none" w:sz="0" w:space="0" w:color="auto"/>
        <w:bottom w:val="none" w:sz="0" w:space="0" w:color="auto"/>
        <w:right w:val="none" w:sz="0" w:space="0" w:color="auto"/>
      </w:divBdr>
      <w:divsChild>
        <w:div w:id="1265654064">
          <w:marLeft w:val="0"/>
          <w:marRight w:val="0"/>
          <w:marTop w:val="0"/>
          <w:marBottom w:val="0"/>
          <w:divBdr>
            <w:top w:val="none" w:sz="0" w:space="0" w:color="auto"/>
            <w:left w:val="none" w:sz="0" w:space="0" w:color="auto"/>
            <w:bottom w:val="none" w:sz="0" w:space="0" w:color="auto"/>
            <w:right w:val="none" w:sz="0" w:space="0" w:color="auto"/>
          </w:divBdr>
          <w:divsChild>
            <w:div w:id="1777824139">
              <w:marLeft w:val="0"/>
              <w:marRight w:val="0"/>
              <w:marTop w:val="0"/>
              <w:marBottom w:val="0"/>
              <w:divBdr>
                <w:top w:val="none" w:sz="0" w:space="0" w:color="auto"/>
                <w:left w:val="none" w:sz="0" w:space="0" w:color="auto"/>
                <w:bottom w:val="none" w:sz="0" w:space="0" w:color="auto"/>
                <w:right w:val="none" w:sz="0" w:space="0" w:color="auto"/>
              </w:divBdr>
            </w:div>
            <w:div w:id="27269004">
              <w:marLeft w:val="0"/>
              <w:marRight w:val="0"/>
              <w:marTop w:val="0"/>
              <w:marBottom w:val="0"/>
              <w:divBdr>
                <w:top w:val="none" w:sz="0" w:space="0" w:color="auto"/>
                <w:left w:val="none" w:sz="0" w:space="0" w:color="auto"/>
                <w:bottom w:val="none" w:sz="0" w:space="0" w:color="auto"/>
                <w:right w:val="none" w:sz="0" w:space="0" w:color="auto"/>
              </w:divBdr>
            </w:div>
            <w:div w:id="1822116182">
              <w:marLeft w:val="0"/>
              <w:marRight w:val="0"/>
              <w:marTop w:val="0"/>
              <w:marBottom w:val="0"/>
              <w:divBdr>
                <w:top w:val="none" w:sz="0" w:space="0" w:color="auto"/>
                <w:left w:val="none" w:sz="0" w:space="0" w:color="auto"/>
                <w:bottom w:val="none" w:sz="0" w:space="0" w:color="auto"/>
                <w:right w:val="none" w:sz="0" w:space="0" w:color="auto"/>
              </w:divBdr>
            </w:div>
            <w:div w:id="94636907">
              <w:marLeft w:val="0"/>
              <w:marRight w:val="0"/>
              <w:marTop w:val="0"/>
              <w:marBottom w:val="0"/>
              <w:divBdr>
                <w:top w:val="none" w:sz="0" w:space="0" w:color="auto"/>
                <w:left w:val="none" w:sz="0" w:space="0" w:color="auto"/>
                <w:bottom w:val="none" w:sz="0" w:space="0" w:color="auto"/>
                <w:right w:val="none" w:sz="0" w:space="0" w:color="auto"/>
              </w:divBdr>
            </w:div>
            <w:div w:id="430974716">
              <w:marLeft w:val="0"/>
              <w:marRight w:val="0"/>
              <w:marTop w:val="0"/>
              <w:marBottom w:val="0"/>
              <w:divBdr>
                <w:top w:val="none" w:sz="0" w:space="0" w:color="auto"/>
                <w:left w:val="none" w:sz="0" w:space="0" w:color="auto"/>
                <w:bottom w:val="none" w:sz="0" w:space="0" w:color="auto"/>
                <w:right w:val="none" w:sz="0" w:space="0" w:color="auto"/>
              </w:divBdr>
            </w:div>
            <w:div w:id="478692924">
              <w:marLeft w:val="0"/>
              <w:marRight w:val="0"/>
              <w:marTop w:val="0"/>
              <w:marBottom w:val="0"/>
              <w:divBdr>
                <w:top w:val="none" w:sz="0" w:space="0" w:color="auto"/>
                <w:left w:val="none" w:sz="0" w:space="0" w:color="auto"/>
                <w:bottom w:val="none" w:sz="0" w:space="0" w:color="auto"/>
                <w:right w:val="none" w:sz="0" w:space="0" w:color="auto"/>
              </w:divBdr>
            </w:div>
            <w:div w:id="2128355164">
              <w:marLeft w:val="0"/>
              <w:marRight w:val="0"/>
              <w:marTop w:val="0"/>
              <w:marBottom w:val="0"/>
              <w:divBdr>
                <w:top w:val="none" w:sz="0" w:space="0" w:color="auto"/>
                <w:left w:val="none" w:sz="0" w:space="0" w:color="auto"/>
                <w:bottom w:val="none" w:sz="0" w:space="0" w:color="auto"/>
                <w:right w:val="none" w:sz="0" w:space="0" w:color="auto"/>
              </w:divBdr>
            </w:div>
            <w:div w:id="248125575">
              <w:marLeft w:val="0"/>
              <w:marRight w:val="0"/>
              <w:marTop w:val="0"/>
              <w:marBottom w:val="0"/>
              <w:divBdr>
                <w:top w:val="none" w:sz="0" w:space="0" w:color="auto"/>
                <w:left w:val="none" w:sz="0" w:space="0" w:color="auto"/>
                <w:bottom w:val="none" w:sz="0" w:space="0" w:color="auto"/>
                <w:right w:val="none" w:sz="0" w:space="0" w:color="auto"/>
              </w:divBdr>
            </w:div>
            <w:div w:id="6949788">
              <w:marLeft w:val="0"/>
              <w:marRight w:val="0"/>
              <w:marTop w:val="0"/>
              <w:marBottom w:val="0"/>
              <w:divBdr>
                <w:top w:val="none" w:sz="0" w:space="0" w:color="auto"/>
                <w:left w:val="none" w:sz="0" w:space="0" w:color="auto"/>
                <w:bottom w:val="none" w:sz="0" w:space="0" w:color="auto"/>
                <w:right w:val="none" w:sz="0" w:space="0" w:color="auto"/>
              </w:divBdr>
            </w:div>
            <w:div w:id="1522429250">
              <w:marLeft w:val="0"/>
              <w:marRight w:val="0"/>
              <w:marTop w:val="0"/>
              <w:marBottom w:val="0"/>
              <w:divBdr>
                <w:top w:val="none" w:sz="0" w:space="0" w:color="auto"/>
                <w:left w:val="none" w:sz="0" w:space="0" w:color="auto"/>
                <w:bottom w:val="none" w:sz="0" w:space="0" w:color="auto"/>
                <w:right w:val="none" w:sz="0" w:space="0" w:color="auto"/>
              </w:divBdr>
            </w:div>
            <w:div w:id="47941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283">
      <w:bodyDiv w:val="1"/>
      <w:marLeft w:val="0"/>
      <w:marRight w:val="0"/>
      <w:marTop w:val="0"/>
      <w:marBottom w:val="0"/>
      <w:divBdr>
        <w:top w:val="none" w:sz="0" w:space="0" w:color="auto"/>
        <w:left w:val="none" w:sz="0" w:space="0" w:color="auto"/>
        <w:bottom w:val="none" w:sz="0" w:space="0" w:color="auto"/>
        <w:right w:val="none" w:sz="0" w:space="0" w:color="auto"/>
      </w:divBdr>
      <w:divsChild>
        <w:div w:id="65609227">
          <w:marLeft w:val="0"/>
          <w:marRight w:val="0"/>
          <w:marTop w:val="0"/>
          <w:marBottom w:val="0"/>
          <w:divBdr>
            <w:top w:val="none" w:sz="0" w:space="0" w:color="auto"/>
            <w:left w:val="none" w:sz="0" w:space="0" w:color="auto"/>
            <w:bottom w:val="none" w:sz="0" w:space="0" w:color="auto"/>
            <w:right w:val="none" w:sz="0" w:space="0" w:color="auto"/>
          </w:divBdr>
          <w:divsChild>
            <w:div w:id="193350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65846">
      <w:bodyDiv w:val="1"/>
      <w:marLeft w:val="0"/>
      <w:marRight w:val="0"/>
      <w:marTop w:val="0"/>
      <w:marBottom w:val="0"/>
      <w:divBdr>
        <w:top w:val="none" w:sz="0" w:space="0" w:color="auto"/>
        <w:left w:val="none" w:sz="0" w:space="0" w:color="auto"/>
        <w:bottom w:val="none" w:sz="0" w:space="0" w:color="auto"/>
        <w:right w:val="none" w:sz="0" w:space="0" w:color="auto"/>
      </w:divBdr>
      <w:divsChild>
        <w:div w:id="785466264">
          <w:marLeft w:val="0"/>
          <w:marRight w:val="0"/>
          <w:marTop w:val="0"/>
          <w:marBottom w:val="0"/>
          <w:divBdr>
            <w:top w:val="none" w:sz="0" w:space="0" w:color="auto"/>
            <w:left w:val="none" w:sz="0" w:space="0" w:color="auto"/>
            <w:bottom w:val="none" w:sz="0" w:space="0" w:color="auto"/>
            <w:right w:val="none" w:sz="0" w:space="0" w:color="auto"/>
          </w:divBdr>
          <w:divsChild>
            <w:div w:id="144083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58443">
      <w:bodyDiv w:val="1"/>
      <w:marLeft w:val="0"/>
      <w:marRight w:val="0"/>
      <w:marTop w:val="0"/>
      <w:marBottom w:val="0"/>
      <w:divBdr>
        <w:top w:val="none" w:sz="0" w:space="0" w:color="auto"/>
        <w:left w:val="none" w:sz="0" w:space="0" w:color="auto"/>
        <w:bottom w:val="none" w:sz="0" w:space="0" w:color="auto"/>
        <w:right w:val="none" w:sz="0" w:space="0" w:color="auto"/>
      </w:divBdr>
      <w:divsChild>
        <w:div w:id="2121147442">
          <w:marLeft w:val="0"/>
          <w:marRight w:val="0"/>
          <w:marTop w:val="0"/>
          <w:marBottom w:val="0"/>
          <w:divBdr>
            <w:top w:val="none" w:sz="0" w:space="0" w:color="auto"/>
            <w:left w:val="none" w:sz="0" w:space="0" w:color="auto"/>
            <w:bottom w:val="none" w:sz="0" w:space="0" w:color="auto"/>
            <w:right w:val="none" w:sz="0" w:space="0" w:color="auto"/>
          </w:divBdr>
          <w:divsChild>
            <w:div w:id="210437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74433">
      <w:bodyDiv w:val="1"/>
      <w:marLeft w:val="0"/>
      <w:marRight w:val="0"/>
      <w:marTop w:val="0"/>
      <w:marBottom w:val="0"/>
      <w:divBdr>
        <w:top w:val="none" w:sz="0" w:space="0" w:color="auto"/>
        <w:left w:val="none" w:sz="0" w:space="0" w:color="auto"/>
        <w:bottom w:val="none" w:sz="0" w:space="0" w:color="auto"/>
        <w:right w:val="none" w:sz="0" w:space="0" w:color="auto"/>
      </w:divBdr>
      <w:divsChild>
        <w:div w:id="517694232">
          <w:marLeft w:val="0"/>
          <w:marRight w:val="0"/>
          <w:marTop w:val="0"/>
          <w:marBottom w:val="0"/>
          <w:divBdr>
            <w:top w:val="none" w:sz="0" w:space="0" w:color="auto"/>
            <w:left w:val="none" w:sz="0" w:space="0" w:color="auto"/>
            <w:bottom w:val="none" w:sz="0" w:space="0" w:color="auto"/>
            <w:right w:val="none" w:sz="0" w:space="0" w:color="auto"/>
          </w:divBdr>
          <w:divsChild>
            <w:div w:id="111058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90515">
      <w:bodyDiv w:val="1"/>
      <w:marLeft w:val="0"/>
      <w:marRight w:val="0"/>
      <w:marTop w:val="0"/>
      <w:marBottom w:val="0"/>
      <w:divBdr>
        <w:top w:val="none" w:sz="0" w:space="0" w:color="auto"/>
        <w:left w:val="none" w:sz="0" w:space="0" w:color="auto"/>
        <w:bottom w:val="none" w:sz="0" w:space="0" w:color="auto"/>
        <w:right w:val="none" w:sz="0" w:space="0" w:color="auto"/>
      </w:divBdr>
      <w:divsChild>
        <w:div w:id="600727153">
          <w:marLeft w:val="0"/>
          <w:marRight w:val="0"/>
          <w:marTop w:val="0"/>
          <w:marBottom w:val="0"/>
          <w:divBdr>
            <w:top w:val="none" w:sz="0" w:space="0" w:color="auto"/>
            <w:left w:val="none" w:sz="0" w:space="0" w:color="auto"/>
            <w:bottom w:val="none" w:sz="0" w:space="0" w:color="auto"/>
            <w:right w:val="none" w:sz="0" w:space="0" w:color="auto"/>
          </w:divBdr>
          <w:divsChild>
            <w:div w:id="43525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931312">
      <w:bodyDiv w:val="1"/>
      <w:marLeft w:val="0"/>
      <w:marRight w:val="0"/>
      <w:marTop w:val="0"/>
      <w:marBottom w:val="0"/>
      <w:divBdr>
        <w:top w:val="none" w:sz="0" w:space="0" w:color="auto"/>
        <w:left w:val="none" w:sz="0" w:space="0" w:color="auto"/>
        <w:bottom w:val="none" w:sz="0" w:space="0" w:color="auto"/>
        <w:right w:val="none" w:sz="0" w:space="0" w:color="auto"/>
      </w:divBdr>
      <w:divsChild>
        <w:div w:id="380130141">
          <w:marLeft w:val="0"/>
          <w:marRight w:val="0"/>
          <w:marTop w:val="0"/>
          <w:marBottom w:val="0"/>
          <w:divBdr>
            <w:top w:val="none" w:sz="0" w:space="0" w:color="auto"/>
            <w:left w:val="none" w:sz="0" w:space="0" w:color="auto"/>
            <w:bottom w:val="none" w:sz="0" w:space="0" w:color="auto"/>
            <w:right w:val="none" w:sz="0" w:space="0" w:color="auto"/>
          </w:divBdr>
          <w:divsChild>
            <w:div w:id="920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11449">
      <w:bodyDiv w:val="1"/>
      <w:marLeft w:val="0"/>
      <w:marRight w:val="0"/>
      <w:marTop w:val="0"/>
      <w:marBottom w:val="0"/>
      <w:divBdr>
        <w:top w:val="none" w:sz="0" w:space="0" w:color="auto"/>
        <w:left w:val="none" w:sz="0" w:space="0" w:color="auto"/>
        <w:bottom w:val="none" w:sz="0" w:space="0" w:color="auto"/>
        <w:right w:val="none" w:sz="0" w:space="0" w:color="auto"/>
      </w:divBdr>
      <w:divsChild>
        <w:div w:id="268662150">
          <w:marLeft w:val="0"/>
          <w:marRight w:val="0"/>
          <w:marTop w:val="0"/>
          <w:marBottom w:val="0"/>
          <w:divBdr>
            <w:top w:val="none" w:sz="0" w:space="0" w:color="auto"/>
            <w:left w:val="none" w:sz="0" w:space="0" w:color="auto"/>
            <w:bottom w:val="none" w:sz="0" w:space="0" w:color="auto"/>
            <w:right w:val="none" w:sz="0" w:space="0" w:color="auto"/>
          </w:divBdr>
          <w:divsChild>
            <w:div w:id="21968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80041">
      <w:bodyDiv w:val="1"/>
      <w:marLeft w:val="0"/>
      <w:marRight w:val="0"/>
      <w:marTop w:val="0"/>
      <w:marBottom w:val="0"/>
      <w:divBdr>
        <w:top w:val="none" w:sz="0" w:space="0" w:color="auto"/>
        <w:left w:val="none" w:sz="0" w:space="0" w:color="auto"/>
        <w:bottom w:val="none" w:sz="0" w:space="0" w:color="auto"/>
        <w:right w:val="none" w:sz="0" w:space="0" w:color="auto"/>
      </w:divBdr>
      <w:divsChild>
        <w:div w:id="1758482596">
          <w:marLeft w:val="0"/>
          <w:marRight w:val="0"/>
          <w:marTop w:val="0"/>
          <w:marBottom w:val="0"/>
          <w:divBdr>
            <w:top w:val="none" w:sz="0" w:space="0" w:color="auto"/>
            <w:left w:val="none" w:sz="0" w:space="0" w:color="auto"/>
            <w:bottom w:val="none" w:sz="0" w:space="0" w:color="auto"/>
            <w:right w:val="none" w:sz="0" w:space="0" w:color="auto"/>
          </w:divBdr>
          <w:divsChild>
            <w:div w:id="1033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81054">
      <w:bodyDiv w:val="1"/>
      <w:marLeft w:val="0"/>
      <w:marRight w:val="0"/>
      <w:marTop w:val="0"/>
      <w:marBottom w:val="0"/>
      <w:divBdr>
        <w:top w:val="none" w:sz="0" w:space="0" w:color="auto"/>
        <w:left w:val="none" w:sz="0" w:space="0" w:color="auto"/>
        <w:bottom w:val="none" w:sz="0" w:space="0" w:color="auto"/>
        <w:right w:val="none" w:sz="0" w:space="0" w:color="auto"/>
      </w:divBdr>
      <w:divsChild>
        <w:div w:id="931276357">
          <w:marLeft w:val="0"/>
          <w:marRight w:val="0"/>
          <w:marTop w:val="0"/>
          <w:marBottom w:val="0"/>
          <w:divBdr>
            <w:top w:val="none" w:sz="0" w:space="0" w:color="auto"/>
            <w:left w:val="none" w:sz="0" w:space="0" w:color="auto"/>
            <w:bottom w:val="none" w:sz="0" w:space="0" w:color="auto"/>
            <w:right w:val="none" w:sz="0" w:space="0" w:color="auto"/>
          </w:divBdr>
          <w:divsChild>
            <w:div w:id="5416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83916">
      <w:bodyDiv w:val="1"/>
      <w:marLeft w:val="0"/>
      <w:marRight w:val="0"/>
      <w:marTop w:val="0"/>
      <w:marBottom w:val="0"/>
      <w:divBdr>
        <w:top w:val="none" w:sz="0" w:space="0" w:color="auto"/>
        <w:left w:val="none" w:sz="0" w:space="0" w:color="auto"/>
        <w:bottom w:val="none" w:sz="0" w:space="0" w:color="auto"/>
        <w:right w:val="none" w:sz="0" w:space="0" w:color="auto"/>
      </w:divBdr>
      <w:divsChild>
        <w:div w:id="1177768537">
          <w:marLeft w:val="0"/>
          <w:marRight w:val="0"/>
          <w:marTop w:val="0"/>
          <w:marBottom w:val="0"/>
          <w:divBdr>
            <w:top w:val="none" w:sz="0" w:space="0" w:color="auto"/>
            <w:left w:val="none" w:sz="0" w:space="0" w:color="auto"/>
            <w:bottom w:val="none" w:sz="0" w:space="0" w:color="auto"/>
            <w:right w:val="none" w:sz="0" w:space="0" w:color="auto"/>
          </w:divBdr>
          <w:divsChild>
            <w:div w:id="91620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58413">
      <w:bodyDiv w:val="1"/>
      <w:marLeft w:val="0"/>
      <w:marRight w:val="0"/>
      <w:marTop w:val="0"/>
      <w:marBottom w:val="0"/>
      <w:divBdr>
        <w:top w:val="none" w:sz="0" w:space="0" w:color="auto"/>
        <w:left w:val="none" w:sz="0" w:space="0" w:color="auto"/>
        <w:bottom w:val="none" w:sz="0" w:space="0" w:color="auto"/>
        <w:right w:val="none" w:sz="0" w:space="0" w:color="auto"/>
      </w:divBdr>
      <w:divsChild>
        <w:div w:id="408888537">
          <w:marLeft w:val="480"/>
          <w:marRight w:val="0"/>
          <w:marTop w:val="0"/>
          <w:marBottom w:val="0"/>
          <w:divBdr>
            <w:top w:val="none" w:sz="0" w:space="0" w:color="auto"/>
            <w:left w:val="none" w:sz="0" w:space="0" w:color="auto"/>
            <w:bottom w:val="none" w:sz="0" w:space="0" w:color="auto"/>
            <w:right w:val="none" w:sz="0" w:space="0" w:color="auto"/>
          </w:divBdr>
          <w:divsChild>
            <w:div w:id="868488894">
              <w:marLeft w:val="0"/>
              <w:marRight w:val="0"/>
              <w:marTop w:val="0"/>
              <w:marBottom w:val="240"/>
              <w:divBdr>
                <w:top w:val="none" w:sz="0" w:space="0" w:color="auto"/>
                <w:left w:val="none" w:sz="0" w:space="0" w:color="auto"/>
                <w:bottom w:val="none" w:sz="0" w:space="0" w:color="auto"/>
                <w:right w:val="none" w:sz="0" w:space="0" w:color="auto"/>
              </w:divBdr>
            </w:div>
            <w:div w:id="1993096109">
              <w:marLeft w:val="0"/>
              <w:marRight w:val="0"/>
              <w:marTop w:val="0"/>
              <w:marBottom w:val="240"/>
              <w:divBdr>
                <w:top w:val="none" w:sz="0" w:space="0" w:color="auto"/>
                <w:left w:val="none" w:sz="0" w:space="0" w:color="auto"/>
                <w:bottom w:val="none" w:sz="0" w:space="0" w:color="auto"/>
                <w:right w:val="none" w:sz="0" w:space="0" w:color="auto"/>
              </w:divBdr>
            </w:div>
            <w:div w:id="43868130">
              <w:marLeft w:val="0"/>
              <w:marRight w:val="0"/>
              <w:marTop w:val="0"/>
              <w:marBottom w:val="240"/>
              <w:divBdr>
                <w:top w:val="none" w:sz="0" w:space="0" w:color="auto"/>
                <w:left w:val="none" w:sz="0" w:space="0" w:color="auto"/>
                <w:bottom w:val="none" w:sz="0" w:space="0" w:color="auto"/>
                <w:right w:val="none" w:sz="0" w:space="0" w:color="auto"/>
              </w:divBdr>
            </w:div>
            <w:div w:id="52656791">
              <w:marLeft w:val="0"/>
              <w:marRight w:val="0"/>
              <w:marTop w:val="0"/>
              <w:marBottom w:val="240"/>
              <w:divBdr>
                <w:top w:val="none" w:sz="0" w:space="0" w:color="auto"/>
                <w:left w:val="none" w:sz="0" w:space="0" w:color="auto"/>
                <w:bottom w:val="none" w:sz="0" w:space="0" w:color="auto"/>
                <w:right w:val="none" w:sz="0" w:space="0" w:color="auto"/>
              </w:divBdr>
            </w:div>
            <w:div w:id="832454839">
              <w:marLeft w:val="0"/>
              <w:marRight w:val="0"/>
              <w:marTop w:val="0"/>
              <w:marBottom w:val="240"/>
              <w:divBdr>
                <w:top w:val="none" w:sz="0" w:space="0" w:color="auto"/>
                <w:left w:val="none" w:sz="0" w:space="0" w:color="auto"/>
                <w:bottom w:val="none" w:sz="0" w:space="0" w:color="auto"/>
                <w:right w:val="none" w:sz="0" w:space="0" w:color="auto"/>
              </w:divBdr>
            </w:div>
            <w:div w:id="1413892399">
              <w:marLeft w:val="0"/>
              <w:marRight w:val="0"/>
              <w:marTop w:val="0"/>
              <w:marBottom w:val="240"/>
              <w:divBdr>
                <w:top w:val="none" w:sz="0" w:space="0" w:color="auto"/>
                <w:left w:val="none" w:sz="0" w:space="0" w:color="auto"/>
                <w:bottom w:val="none" w:sz="0" w:space="0" w:color="auto"/>
                <w:right w:val="none" w:sz="0" w:space="0" w:color="auto"/>
              </w:divBdr>
            </w:div>
            <w:div w:id="903640108">
              <w:marLeft w:val="0"/>
              <w:marRight w:val="0"/>
              <w:marTop w:val="0"/>
              <w:marBottom w:val="240"/>
              <w:divBdr>
                <w:top w:val="none" w:sz="0" w:space="0" w:color="auto"/>
                <w:left w:val="none" w:sz="0" w:space="0" w:color="auto"/>
                <w:bottom w:val="none" w:sz="0" w:space="0" w:color="auto"/>
                <w:right w:val="none" w:sz="0" w:space="0" w:color="auto"/>
              </w:divBdr>
            </w:div>
            <w:div w:id="1945383738">
              <w:marLeft w:val="0"/>
              <w:marRight w:val="0"/>
              <w:marTop w:val="0"/>
              <w:marBottom w:val="240"/>
              <w:divBdr>
                <w:top w:val="none" w:sz="0" w:space="0" w:color="auto"/>
                <w:left w:val="none" w:sz="0" w:space="0" w:color="auto"/>
                <w:bottom w:val="none" w:sz="0" w:space="0" w:color="auto"/>
                <w:right w:val="none" w:sz="0" w:space="0" w:color="auto"/>
              </w:divBdr>
            </w:div>
            <w:div w:id="1099177027">
              <w:marLeft w:val="0"/>
              <w:marRight w:val="0"/>
              <w:marTop w:val="0"/>
              <w:marBottom w:val="240"/>
              <w:divBdr>
                <w:top w:val="none" w:sz="0" w:space="0" w:color="auto"/>
                <w:left w:val="none" w:sz="0" w:space="0" w:color="auto"/>
                <w:bottom w:val="none" w:sz="0" w:space="0" w:color="auto"/>
                <w:right w:val="none" w:sz="0" w:space="0" w:color="auto"/>
              </w:divBdr>
            </w:div>
            <w:div w:id="980891832">
              <w:marLeft w:val="0"/>
              <w:marRight w:val="0"/>
              <w:marTop w:val="0"/>
              <w:marBottom w:val="240"/>
              <w:divBdr>
                <w:top w:val="none" w:sz="0" w:space="0" w:color="auto"/>
                <w:left w:val="none" w:sz="0" w:space="0" w:color="auto"/>
                <w:bottom w:val="none" w:sz="0" w:space="0" w:color="auto"/>
                <w:right w:val="none" w:sz="0" w:space="0" w:color="auto"/>
              </w:divBdr>
            </w:div>
            <w:div w:id="2104841551">
              <w:marLeft w:val="0"/>
              <w:marRight w:val="0"/>
              <w:marTop w:val="0"/>
              <w:marBottom w:val="240"/>
              <w:divBdr>
                <w:top w:val="none" w:sz="0" w:space="0" w:color="auto"/>
                <w:left w:val="none" w:sz="0" w:space="0" w:color="auto"/>
                <w:bottom w:val="none" w:sz="0" w:space="0" w:color="auto"/>
                <w:right w:val="none" w:sz="0" w:space="0" w:color="auto"/>
              </w:divBdr>
            </w:div>
            <w:div w:id="1381515003">
              <w:marLeft w:val="0"/>
              <w:marRight w:val="0"/>
              <w:marTop w:val="0"/>
              <w:marBottom w:val="240"/>
              <w:divBdr>
                <w:top w:val="none" w:sz="0" w:space="0" w:color="auto"/>
                <w:left w:val="none" w:sz="0" w:space="0" w:color="auto"/>
                <w:bottom w:val="none" w:sz="0" w:space="0" w:color="auto"/>
                <w:right w:val="none" w:sz="0" w:space="0" w:color="auto"/>
              </w:divBdr>
            </w:div>
            <w:div w:id="1191144907">
              <w:marLeft w:val="0"/>
              <w:marRight w:val="0"/>
              <w:marTop w:val="0"/>
              <w:marBottom w:val="240"/>
              <w:divBdr>
                <w:top w:val="none" w:sz="0" w:space="0" w:color="auto"/>
                <w:left w:val="none" w:sz="0" w:space="0" w:color="auto"/>
                <w:bottom w:val="none" w:sz="0" w:space="0" w:color="auto"/>
                <w:right w:val="none" w:sz="0" w:space="0" w:color="auto"/>
              </w:divBdr>
            </w:div>
            <w:div w:id="456946232">
              <w:marLeft w:val="0"/>
              <w:marRight w:val="0"/>
              <w:marTop w:val="0"/>
              <w:marBottom w:val="240"/>
              <w:divBdr>
                <w:top w:val="none" w:sz="0" w:space="0" w:color="auto"/>
                <w:left w:val="none" w:sz="0" w:space="0" w:color="auto"/>
                <w:bottom w:val="none" w:sz="0" w:space="0" w:color="auto"/>
                <w:right w:val="none" w:sz="0" w:space="0" w:color="auto"/>
              </w:divBdr>
            </w:div>
            <w:div w:id="12726073">
              <w:marLeft w:val="0"/>
              <w:marRight w:val="0"/>
              <w:marTop w:val="0"/>
              <w:marBottom w:val="240"/>
              <w:divBdr>
                <w:top w:val="none" w:sz="0" w:space="0" w:color="auto"/>
                <w:left w:val="none" w:sz="0" w:space="0" w:color="auto"/>
                <w:bottom w:val="none" w:sz="0" w:space="0" w:color="auto"/>
                <w:right w:val="none" w:sz="0" w:space="0" w:color="auto"/>
              </w:divBdr>
            </w:div>
            <w:div w:id="942034291">
              <w:marLeft w:val="0"/>
              <w:marRight w:val="0"/>
              <w:marTop w:val="0"/>
              <w:marBottom w:val="240"/>
              <w:divBdr>
                <w:top w:val="none" w:sz="0" w:space="0" w:color="auto"/>
                <w:left w:val="none" w:sz="0" w:space="0" w:color="auto"/>
                <w:bottom w:val="none" w:sz="0" w:space="0" w:color="auto"/>
                <w:right w:val="none" w:sz="0" w:space="0" w:color="auto"/>
              </w:divBdr>
            </w:div>
            <w:div w:id="1475488400">
              <w:marLeft w:val="0"/>
              <w:marRight w:val="0"/>
              <w:marTop w:val="0"/>
              <w:marBottom w:val="240"/>
              <w:divBdr>
                <w:top w:val="none" w:sz="0" w:space="0" w:color="auto"/>
                <w:left w:val="none" w:sz="0" w:space="0" w:color="auto"/>
                <w:bottom w:val="none" w:sz="0" w:space="0" w:color="auto"/>
                <w:right w:val="none" w:sz="0" w:space="0" w:color="auto"/>
              </w:divBdr>
            </w:div>
            <w:div w:id="2019697523">
              <w:marLeft w:val="0"/>
              <w:marRight w:val="0"/>
              <w:marTop w:val="0"/>
              <w:marBottom w:val="240"/>
              <w:divBdr>
                <w:top w:val="none" w:sz="0" w:space="0" w:color="auto"/>
                <w:left w:val="none" w:sz="0" w:space="0" w:color="auto"/>
                <w:bottom w:val="none" w:sz="0" w:space="0" w:color="auto"/>
                <w:right w:val="none" w:sz="0" w:space="0" w:color="auto"/>
              </w:divBdr>
            </w:div>
            <w:div w:id="366490899">
              <w:marLeft w:val="0"/>
              <w:marRight w:val="0"/>
              <w:marTop w:val="0"/>
              <w:marBottom w:val="240"/>
              <w:divBdr>
                <w:top w:val="none" w:sz="0" w:space="0" w:color="auto"/>
                <w:left w:val="none" w:sz="0" w:space="0" w:color="auto"/>
                <w:bottom w:val="none" w:sz="0" w:space="0" w:color="auto"/>
                <w:right w:val="none" w:sz="0" w:space="0" w:color="auto"/>
              </w:divBdr>
            </w:div>
            <w:div w:id="518856338">
              <w:marLeft w:val="0"/>
              <w:marRight w:val="0"/>
              <w:marTop w:val="0"/>
              <w:marBottom w:val="240"/>
              <w:divBdr>
                <w:top w:val="none" w:sz="0" w:space="0" w:color="auto"/>
                <w:left w:val="none" w:sz="0" w:space="0" w:color="auto"/>
                <w:bottom w:val="none" w:sz="0" w:space="0" w:color="auto"/>
                <w:right w:val="none" w:sz="0" w:space="0" w:color="auto"/>
              </w:divBdr>
            </w:div>
            <w:div w:id="1553421884">
              <w:marLeft w:val="0"/>
              <w:marRight w:val="0"/>
              <w:marTop w:val="0"/>
              <w:marBottom w:val="240"/>
              <w:divBdr>
                <w:top w:val="none" w:sz="0" w:space="0" w:color="auto"/>
                <w:left w:val="none" w:sz="0" w:space="0" w:color="auto"/>
                <w:bottom w:val="none" w:sz="0" w:space="0" w:color="auto"/>
                <w:right w:val="none" w:sz="0" w:space="0" w:color="auto"/>
              </w:divBdr>
            </w:div>
            <w:div w:id="1444110510">
              <w:marLeft w:val="0"/>
              <w:marRight w:val="0"/>
              <w:marTop w:val="0"/>
              <w:marBottom w:val="240"/>
              <w:divBdr>
                <w:top w:val="none" w:sz="0" w:space="0" w:color="auto"/>
                <w:left w:val="none" w:sz="0" w:space="0" w:color="auto"/>
                <w:bottom w:val="none" w:sz="0" w:space="0" w:color="auto"/>
                <w:right w:val="none" w:sz="0" w:space="0" w:color="auto"/>
              </w:divBdr>
            </w:div>
            <w:div w:id="405106499">
              <w:marLeft w:val="0"/>
              <w:marRight w:val="0"/>
              <w:marTop w:val="0"/>
              <w:marBottom w:val="240"/>
              <w:divBdr>
                <w:top w:val="none" w:sz="0" w:space="0" w:color="auto"/>
                <w:left w:val="none" w:sz="0" w:space="0" w:color="auto"/>
                <w:bottom w:val="none" w:sz="0" w:space="0" w:color="auto"/>
                <w:right w:val="none" w:sz="0" w:space="0" w:color="auto"/>
              </w:divBdr>
            </w:div>
            <w:div w:id="413016236">
              <w:marLeft w:val="0"/>
              <w:marRight w:val="0"/>
              <w:marTop w:val="0"/>
              <w:marBottom w:val="240"/>
              <w:divBdr>
                <w:top w:val="none" w:sz="0" w:space="0" w:color="auto"/>
                <w:left w:val="none" w:sz="0" w:space="0" w:color="auto"/>
                <w:bottom w:val="none" w:sz="0" w:space="0" w:color="auto"/>
                <w:right w:val="none" w:sz="0" w:space="0" w:color="auto"/>
              </w:divBdr>
            </w:div>
            <w:div w:id="155804891">
              <w:marLeft w:val="0"/>
              <w:marRight w:val="0"/>
              <w:marTop w:val="0"/>
              <w:marBottom w:val="240"/>
              <w:divBdr>
                <w:top w:val="none" w:sz="0" w:space="0" w:color="auto"/>
                <w:left w:val="none" w:sz="0" w:space="0" w:color="auto"/>
                <w:bottom w:val="none" w:sz="0" w:space="0" w:color="auto"/>
                <w:right w:val="none" w:sz="0" w:space="0" w:color="auto"/>
              </w:divBdr>
            </w:div>
            <w:div w:id="1052079301">
              <w:marLeft w:val="0"/>
              <w:marRight w:val="0"/>
              <w:marTop w:val="0"/>
              <w:marBottom w:val="240"/>
              <w:divBdr>
                <w:top w:val="none" w:sz="0" w:space="0" w:color="auto"/>
                <w:left w:val="none" w:sz="0" w:space="0" w:color="auto"/>
                <w:bottom w:val="none" w:sz="0" w:space="0" w:color="auto"/>
                <w:right w:val="none" w:sz="0" w:space="0" w:color="auto"/>
              </w:divBdr>
            </w:div>
            <w:div w:id="1286079522">
              <w:marLeft w:val="0"/>
              <w:marRight w:val="0"/>
              <w:marTop w:val="0"/>
              <w:marBottom w:val="240"/>
              <w:divBdr>
                <w:top w:val="none" w:sz="0" w:space="0" w:color="auto"/>
                <w:left w:val="none" w:sz="0" w:space="0" w:color="auto"/>
                <w:bottom w:val="none" w:sz="0" w:space="0" w:color="auto"/>
                <w:right w:val="none" w:sz="0" w:space="0" w:color="auto"/>
              </w:divBdr>
            </w:div>
            <w:div w:id="145048796">
              <w:marLeft w:val="0"/>
              <w:marRight w:val="0"/>
              <w:marTop w:val="0"/>
              <w:marBottom w:val="240"/>
              <w:divBdr>
                <w:top w:val="none" w:sz="0" w:space="0" w:color="auto"/>
                <w:left w:val="none" w:sz="0" w:space="0" w:color="auto"/>
                <w:bottom w:val="none" w:sz="0" w:space="0" w:color="auto"/>
                <w:right w:val="none" w:sz="0" w:space="0" w:color="auto"/>
              </w:divBdr>
            </w:div>
            <w:div w:id="1429429435">
              <w:marLeft w:val="0"/>
              <w:marRight w:val="0"/>
              <w:marTop w:val="0"/>
              <w:marBottom w:val="240"/>
              <w:divBdr>
                <w:top w:val="none" w:sz="0" w:space="0" w:color="auto"/>
                <w:left w:val="none" w:sz="0" w:space="0" w:color="auto"/>
                <w:bottom w:val="none" w:sz="0" w:space="0" w:color="auto"/>
                <w:right w:val="none" w:sz="0" w:space="0" w:color="auto"/>
              </w:divBdr>
            </w:div>
            <w:div w:id="350769054">
              <w:marLeft w:val="0"/>
              <w:marRight w:val="0"/>
              <w:marTop w:val="0"/>
              <w:marBottom w:val="240"/>
              <w:divBdr>
                <w:top w:val="none" w:sz="0" w:space="0" w:color="auto"/>
                <w:left w:val="none" w:sz="0" w:space="0" w:color="auto"/>
                <w:bottom w:val="none" w:sz="0" w:space="0" w:color="auto"/>
                <w:right w:val="none" w:sz="0" w:space="0" w:color="auto"/>
              </w:divBdr>
            </w:div>
            <w:div w:id="198397067">
              <w:marLeft w:val="0"/>
              <w:marRight w:val="0"/>
              <w:marTop w:val="0"/>
              <w:marBottom w:val="240"/>
              <w:divBdr>
                <w:top w:val="none" w:sz="0" w:space="0" w:color="auto"/>
                <w:left w:val="none" w:sz="0" w:space="0" w:color="auto"/>
                <w:bottom w:val="none" w:sz="0" w:space="0" w:color="auto"/>
                <w:right w:val="none" w:sz="0" w:space="0" w:color="auto"/>
              </w:divBdr>
            </w:div>
            <w:div w:id="337123897">
              <w:marLeft w:val="0"/>
              <w:marRight w:val="0"/>
              <w:marTop w:val="0"/>
              <w:marBottom w:val="240"/>
              <w:divBdr>
                <w:top w:val="none" w:sz="0" w:space="0" w:color="auto"/>
                <w:left w:val="none" w:sz="0" w:space="0" w:color="auto"/>
                <w:bottom w:val="none" w:sz="0" w:space="0" w:color="auto"/>
                <w:right w:val="none" w:sz="0" w:space="0" w:color="auto"/>
              </w:divBdr>
            </w:div>
            <w:div w:id="2037655992">
              <w:marLeft w:val="0"/>
              <w:marRight w:val="0"/>
              <w:marTop w:val="0"/>
              <w:marBottom w:val="240"/>
              <w:divBdr>
                <w:top w:val="none" w:sz="0" w:space="0" w:color="auto"/>
                <w:left w:val="none" w:sz="0" w:space="0" w:color="auto"/>
                <w:bottom w:val="none" w:sz="0" w:space="0" w:color="auto"/>
                <w:right w:val="none" w:sz="0" w:space="0" w:color="auto"/>
              </w:divBdr>
            </w:div>
            <w:div w:id="163399156">
              <w:marLeft w:val="0"/>
              <w:marRight w:val="0"/>
              <w:marTop w:val="0"/>
              <w:marBottom w:val="240"/>
              <w:divBdr>
                <w:top w:val="none" w:sz="0" w:space="0" w:color="auto"/>
                <w:left w:val="none" w:sz="0" w:space="0" w:color="auto"/>
                <w:bottom w:val="none" w:sz="0" w:space="0" w:color="auto"/>
                <w:right w:val="none" w:sz="0" w:space="0" w:color="auto"/>
              </w:divBdr>
            </w:div>
            <w:div w:id="1327171128">
              <w:marLeft w:val="0"/>
              <w:marRight w:val="0"/>
              <w:marTop w:val="0"/>
              <w:marBottom w:val="240"/>
              <w:divBdr>
                <w:top w:val="none" w:sz="0" w:space="0" w:color="auto"/>
                <w:left w:val="none" w:sz="0" w:space="0" w:color="auto"/>
                <w:bottom w:val="none" w:sz="0" w:space="0" w:color="auto"/>
                <w:right w:val="none" w:sz="0" w:space="0" w:color="auto"/>
              </w:divBdr>
            </w:div>
            <w:div w:id="777793344">
              <w:marLeft w:val="0"/>
              <w:marRight w:val="0"/>
              <w:marTop w:val="0"/>
              <w:marBottom w:val="240"/>
              <w:divBdr>
                <w:top w:val="none" w:sz="0" w:space="0" w:color="auto"/>
                <w:left w:val="none" w:sz="0" w:space="0" w:color="auto"/>
                <w:bottom w:val="none" w:sz="0" w:space="0" w:color="auto"/>
                <w:right w:val="none" w:sz="0" w:space="0" w:color="auto"/>
              </w:divBdr>
            </w:div>
            <w:div w:id="1070738593">
              <w:marLeft w:val="0"/>
              <w:marRight w:val="0"/>
              <w:marTop w:val="0"/>
              <w:marBottom w:val="240"/>
              <w:divBdr>
                <w:top w:val="none" w:sz="0" w:space="0" w:color="auto"/>
                <w:left w:val="none" w:sz="0" w:space="0" w:color="auto"/>
                <w:bottom w:val="none" w:sz="0" w:space="0" w:color="auto"/>
                <w:right w:val="none" w:sz="0" w:space="0" w:color="auto"/>
              </w:divBdr>
            </w:div>
            <w:div w:id="926496898">
              <w:marLeft w:val="0"/>
              <w:marRight w:val="0"/>
              <w:marTop w:val="0"/>
              <w:marBottom w:val="240"/>
              <w:divBdr>
                <w:top w:val="none" w:sz="0" w:space="0" w:color="auto"/>
                <w:left w:val="none" w:sz="0" w:space="0" w:color="auto"/>
                <w:bottom w:val="none" w:sz="0" w:space="0" w:color="auto"/>
                <w:right w:val="none" w:sz="0" w:space="0" w:color="auto"/>
              </w:divBdr>
            </w:div>
            <w:div w:id="2075276140">
              <w:marLeft w:val="0"/>
              <w:marRight w:val="0"/>
              <w:marTop w:val="0"/>
              <w:marBottom w:val="240"/>
              <w:divBdr>
                <w:top w:val="none" w:sz="0" w:space="0" w:color="auto"/>
                <w:left w:val="none" w:sz="0" w:space="0" w:color="auto"/>
                <w:bottom w:val="none" w:sz="0" w:space="0" w:color="auto"/>
                <w:right w:val="none" w:sz="0" w:space="0" w:color="auto"/>
              </w:divBdr>
            </w:div>
            <w:div w:id="1259220876">
              <w:marLeft w:val="0"/>
              <w:marRight w:val="0"/>
              <w:marTop w:val="0"/>
              <w:marBottom w:val="240"/>
              <w:divBdr>
                <w:top w:val="none" w:sz="0" w:space="0" w:color="auto"/>
                <w:left w:val="none" w:sz="0" w:space="0" w:color="auto"/>
                <w:bottom w:val="none" w:sz="0" w:space="0" w:color="auto"/>
                <w:right w:val="none" w:sz="0" w:space="0" w:color="auto"/>
              </w:divBdr>
            </w:div>
            <w:div w:id="916399094">
              <w:marLeft w:val="0"/>
              <w:marRight w:val="0"/>
              <w:marTop w:val="0"/>
              <w:marBottom w:val="240"/>
              <w:divBdr>
                <w:top w:val="none" w:sz="0" w:space="0" w:color="auto"/>
                <w:left w:val="none" w:sz="0" w:space="0" w:color="auto"/>
                <w:bottom w:val="none" w:sz="0" w:space="0" w:color="auto"/>
                <w:right w:val="none" w:sz="0" w:space="0" w:color="auto"/>
              </w:divBdr>
            </w:div>
            <w:div w:id="523832806">
              <w:marLeft w:val="0"/>
              <w:marRight w:val="0"/>
              <w:marTop w:val="0"/>
              <w:marBottom w:val="240"/>
              <w:divBdr>
                <w:top w:val="none" w:sz="0" w:space="0" w:color="auto"/>
                <w:left w:val="none" w:sz="0" w:space="0" w:color="auto"/>
                <w:bottom w:val="none" w:sz="0" w:space="0" w:color="auto"/>
                <w:right w:val="none" w:sz="0" w:space="0" w:color="auto"/>
              </w:divBdr>
            </w:div>
            <w:div w:id="12159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657847">
      <w:bodyDiv w:val="1"/>
      <w:marLeft w:val="0"/>
      <w:marRight w:val="0"/>
      <w:marTop w:val="0"/>
      <w:marBottom w:val="0"/>
      <w:divBdr>
        <w:top w:val="none" w:sz="0" w:space="0" w:color="auto"/>
        <w:left w:val="none" w:sz="0" w:space="0" w:color="auto"/>
        <w:bottom w:val="none" w:sz="0" w:space="0" w:color="auto"/>
        <w:right w:val="none" w:sz="0" w:space="0" w:color="auto"/>
      </w:divBdr>
      <w:divsChild>
        <w:div w:id="1158963775">
          <w:marLeft w:val="0"/>
          <w:marRight w:val="0"/>
          <w:marTop w:val="0"/>
          <w:marBottom w:val="0"/>
          <w:divBdr>
            <w:top w:val="none" w:sz="0" w:space="0" w:color="auto"/>
            <w:left w:val="none" w:sz="0" w:space="0" w:color="auto"/>
            <w:bottom w:val="none" w:sz="0" w:space="0" w:color="auto"/>
            <w:right w:val="none" w:sz="0" w:space="0" w:color="auto"/>
          </w:divBdr>
          <w:divsChild>
            <w:div w:id="21434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7560">
      <w:bodyDiv w:val="1"/>
      <w:marLeft w:val="0"/>
      <w:marRight w:val="0"/>
      <w:marTop w:val="0"/>
      <w:marBottom w:val="0"/>
      <w:divBdr>
        <w:top w:val="none" w:sz="0" w:space="0" w:color="auto"/>
        <w:left w:val="none" w:sz="0" w:space="0" w:color="auto"/>
        <w:bottom w:val="none" w:sz="0" w:space="0" w:color="auto"/>
        <w:right w:val="none" w:sz="0" w:space="0" w:color="auto"/>
      </w:divBdr>
      <w:divsChild>
        <w:div w:id="1276256370">
          <w:marLeft w:val="0"/>
          <w:marRight w:val="0"/>
          <w:marTop w:val="0"/>
          <w:marBottom w:val="0"/>
          <w:divBdr>
            <w:top w:val="none" w:sz="0" w:space="0" w:color="auto"/>
            <w:left w:val="none" w:sz="0" w:space="0" w:color="auto"/>
            <w:bottom w:val="none" w:sz="0" w:space="0" w:color="auto"/>
            <w:right w:val="none" w:sz="0" w:space="0" w:color="auto"/>
          </w:divBdr>
          <w:divsChild>
            <w:div w:id="197232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14925">
      <w:bodyDiv w:val="1"/>
      <w:marLeft w:val="0"/>
      <w:marRight w:val="0"/>
      <w:marTop w:val="0"/>
      <w:marBottom w:val="0"/>
      <w:divBdr>
        <w:top w:val="none" w:sz="0" w:space="0" w:color="auto"/>
        <w:left w:val="none" w:sz="0" w:space="0" w:color="auto"/>
        <w:bottom w:val="none" w:sz="0" w:space="0" w:color="auto"/>
        <w:right w:val="none" w:sz="0" w:space="0" w:color="auto"/>
      </w:divBdr>
      <w:divsChild>
        <w:div w:id="1208839043">
          <w:marLeft w:val="0"/>
          <w:marRight w:val="0"/>
          <w:marTop w:val="0"/>
          <w:marBottom w:val="0"/>
          <w:divBdr>
            <w:top w:val="none" w:sz="0" w:space="0" w:color="auto"/>
            <w:left w:val="none" w:sz="0" w:space="0" w:color="auto"/>
            <w:bottom w:val="none" w:sz="0" w:space="0" w:color="auto"/>
            <w:right w:val="none" w:sz="0" w:space="0" w:color="auto"/>
          </w:divBdr>
          <w:divsChild>
            <w:div w:id="11888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71546">
      <w:bodyDiv w:val="1"/>
      <w:marLeft w:val="0"/>
      <w:marRight w:val="0"/>
      <w:marTop w:val="0"/>
      <w:marBottom w:val="0"/>
      <w:divBdr>
        <w:top w:val="none" w:sz="0" w:space="0" w:color="auto"/>
        <w:left w:val="none" w:sz="0" w:space="0" w:color="auto"/>
        <w:bottom w:val="none" w:sz="0" w:space="0" w:color="auto"/>
        <w:right w:val="none" w:sz="0" w:space="0" w:color="auto"/>
      </w:divBdr>
      <w:divsChild>
        <w:div w:id="608971300">
          <w:marLeft w:val="0"/>
          <w:marRight w:val="0"/>
          <w:marTop w:val="0"/>
          <w:marBottom w:val="0"/>
          <w:divBdr>
            <w:top w:val="none" w:sz="0" w:space="0" w:color="auto"/>
            <w:left w:val="none" w:sz="0" w:space="0" w:color="auto"/>
            <w:bottom w:val="none" w:sz="0" w:space="0" w:color="auto"/>
            <w:right w:val="none" w:sz="0" w:space="0" w:color="auto"/>
          </w:divBdr>
          <w:divsChild>
            <w:div w:id="13245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98432">
      <w:bodyDiv w:val="1"/>
      <w:marLeft w:val="0"/>
      <w:marRight w:val="0"/>
      <w:marTop w:val="0"/>
      <w:marBottom w:val="0"/>
      <w:divBdr>
        <w:top w:val="none" w:sz="0" w:space="0" w:color="auto"/>
        <w:left w:val="none" w:sz="0" w:space="0" w:color="auto"/>
        <w:bottom w:val="none" w:sz="0" w:space="0" w:color="auto"/>
        <w:right w:val="none" w:sz="0" w:space="0" w:color="auto"/>
      </w:divBdr>
      <w:divsChild>
        <w:div w:id="324280887">
          <w:marLeft w:val="0"/>
          <w:marRight w:val="0"/>
          <w:marTop w:val="0"/>
          <w:marBottom w:val="0"/>
          <w:divBdr>
            <w:top w:val="none" w:sz="0" w:space="0" w:color="auto"/>
            <w:left w:val="none" w:sz="0" w:space="0" w:color="auto"/>
            <w:bottom w:val="none" w:sz="0" w:space="0" w:color="auto"/>
            <w:right w:val="none" w:sz="0" w:space="0" w:color="auto"/>
          </w:divBdr>
          <w:divsChild>
            <w:div w:id="20948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08561">
      <w:bodyDiv w:val="1"/>
      <w:marLeft w:val="0"/>
      <w:marRight w:val="0"/>
      <w:marTop w:val="0"/>
      <w:marBottom w:val="0"/>
      <w:divBdr>
        <w:top w:val="none" w:sz="0" w:space="0" w:color="auto"/>
        <w:left w:val="none" w:sz="0" w:space="0" w:color="auto"/>
        <w:bottom w:val="none" w:sz="0" w:space="0" w:color="auto"/>
        <w:right w:val="none" w:sz="0" w:space="0" w:color="auto"/>
      </w:divBdr>
      <w:divsChild>
        <w:div w:id="272713688">
          <w:marLeft w:val="0"/>
          <w:marRight w:val="0"/>
          <w:marTop w:val="0"/>
          <w:marBottom w:val="0"/>
          <w:divBdr>
            <w:top w:val="none" w:sz="0" w:space="0" w:color="auto"/>
            <w:left w:val="none" w:sz="0" w:space="0" w:color="auto"/>
            <w:bottom w:val="none" w:sz="0" w:space="0" w:color="auto"/>
            <w:right w:val="none" w:sz="0" w:space="0" w:color="auto"/>
          </w:divBdr>
          <w:divsChild>
            <w:div w:id="948779801">
              <w:marLeft w:val="0"/>
              <w:marRight w:val="0"/>
              <w:marTop w:val="0"/>
              <w:marBottom w:val="0"/>
              <w:divBdr>
                <w:top w:val="none" w:sz="0" w:space="0" w:color="auto"/>
                <w:left w:val="none" w:sz="0" w:space="0" w:color="auto"/>
                <w:bottom w:val="none" w:sz="0" w:space="0" w:color="auto"/>
                <w:right w:val="none" w:sz="0" w:space="0" w:color="auto"/>
              </w:divBdr>
            </w:div>
            <w:div w:id="1076711914">
              <w:marLeft w:val="0"/>
              <w:marRight w:val="0"/>
              <w:marTop w:val="0"/>
              <w:marBottom w:val="0"/>
              <w:divBdr>
                <w:top w:val="none" w:sz="0" w:space="0" w:color="auto"/>
                <w:left w:val="none" w:sz="0" w:space="0" w:color="auto"/>
                <w:bottom w:val="none" w:sz="0" w:space="0" w:color="auto"/>
                <w:right w:val="none" w:sz="0" w:space="0" w:color="auto"/>
              </w:divBdr>
            </w:div>
            <w:div w:id="438066079">
              <w:marLeft w:val="0"/>
              <w:marRight w:val="0"/>
              <w:marTop w:val="0"/>
              <w:marBottom w:val="0"/>
              <w:divBdr>
                <w:top w:val="none" w:sz="0" w:space="0" w:color="auto"/>
                <w:left w:val="none" w:sz="0" w:space="0" w:color="auto"/>
                <w:bottom w:val="none" w:sz="0" w:space="0" w:color="auto"/>
                <w:right w:val="none" w:sz="0" w:space="0" w:color="auto"/>
              </w:divBdr>
            </w:div>
            <w:div w:id="2138059764">
              <w:marLeft w:val="0"/>
              <w:marRight w:val="0"/>
              <w:marTop w:val="0"/>
              <w:marBottom w:val="0"/>
              <w:divBdr>
                <w:top w:val="none" w:sz="0" w:space="0" w:color="auto"/>
                <w:left w:val="none" w:sz="0" w:space="0" w:color="auto"/>
                <w:bottom w:val="none" w:sz="0" w:space="0" w:color="auto"/>
                <w:right w:val="none" w:sz="0" w:space="0" w:color="auto"/>
              </w:divBdr>
            </w:div>
            <w:div w:id="1052849515">
              <w:marLeft w:val="0"/>
              <w:marRight w:val="0"/>
              <w:marTop w:val="0"/>
              <w:marBottom w:val="0"/>
              <w:divBdr>
                <w:top w:val="none" w:sz="0" w:space="0" w:color="auto"/>
                <w:left w:val="none" w:sz="0" w:space="0" w:color="auto"/>
                <w:bottom w:val="none" w:sz="0" w:space="0" w:color="auto"/>
                <w:right w:val="none" w:sz="0" w:space="0" w:color="auto"/>
              </w:divBdr>
            </w:div>
            <w:div w:id="1325207161">
              <w:marLeft w:val="0"/>
              <w:marRight w:val="0"/>
              <w:marTop w:val="0"/>
              <w:marBottom w:val="0"/>
              <w:divBdr>
                <w:top w:val="none" w:sz="0" w:space="0" w:color="auto"/>
                <w:left w:val="none" w:sz="0" w:space="0" w:color="auto"/>
                <w:bottom w:val="none" w:sz="0" w:space="0" w:color="auto"/>
                <w:right w:val="none" w:sz="0" w:space="0" w:color="auto"/>
              </w:divBdr>
            </w:div>
            <w:div w:id="1398430813">
              <w:marLeft w:val="0"/>
              <w:marRight w:val="0"/>
              <w:marTop w:val="0"/>
              <w:marBottom w:val="0"/>
              <w:divBdr>
                <w:top w:val="none" w:sz="0" w:space="0" w:color="auto"/>
                <w:left w:val="none" w:sz="0" w:space="0" w:color="auto"/>
                <w:bottom w:val="none" w:sz="0" w:space="0" w:color="auto"/>
                <w:right w:val="none" w:sz="0" w:space="0" w:color="auto"/>
              </w:divBdr>
            </w:div>
            <w:div w:id="9902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5907">
      <w:bodyDiv w:val="1"/>
      <w:marLeft w:val="0"/>
      <w:marRight w:val="0"/>
      <w:marTop w:val="0"/>
      <w:marBottom w:val="0"/>
      <w:divBdr>
        <w:top w:val="none" w:sz="0" w:space="0" w:color="auto"/>
        <w:left w:val="none" w:sz="0" w:space="0" w:color="auto"/>
        <w:bottom w:val="none" w:sz="0" w:space="0" w:color="auto"/>
        <w:right w:val="none" w:sz="0" w:space="0" w:color="auto"/>
      </w:divBdr>
      <w:divsChild>
        <w:div w:id="511142911">
          <w:marLeft w:val="0"/>
          <w:marRight w:val="0"/>
          <w:marTop w:val="0"/>
          <w:marBottom w:val="0"/>
          <w:divBdr>
            <w:top w:val="none" w:sz="0" w:space="0" w:color="auto"/>
            <w:left w:val="none" w:sz="0" w:space="0" w:color="auto"/>
            <w:bottom w:val="none" w:sz="0" w:space="0" w:color="auto"/>
            <w:right w:val="none" w:sz="0" w:space="0" w:color="auto"/>
          </w:divBdr>
          <w:divsChild>
            <w:div w:id="214565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5847">
      <w:bodyDiv w:val="1"/>
      <w:marLeft w:val="0"/>
      <w:marRight w:val="0"/>
      <w:marTop w:val="0"/>
      <w:marBottom w:val="0"/>
      <w:divBdr>
        <w:top w:val="none" w:sz="0" w:space="0" w:color="auto"/>
        <w:left w:val="none" w:sz="0" w:space="0" w:color="auto"/>
        <w:bottom w:val="none" w:sz="0" w:space="0" w:color="auto"/>
        <w:right w:val="none" w:sz="0" w:space="0" w:color="auto"/>
      </w:divBdr>
      <w:divsChild>
        <w:div w:id="1031958501">
          <w:marLeft w:val="0"/>
          <w:marRight w:val="0"/>
          <w:marTop w:val="0"/>
          <w:marBottom w:val="0"/>
          <w:divBdr>
            <w:top w:val="none" w:sz="0" w:space="0" w:color="auto"/>
            <w:left w:val="none" w:sz="0" w:space="0" w:color="auto"/>
            <w:bottom w:val="none" w:sz="0" w:space="0" w:color="auto"/>
            <w:right w:val="none" w:sz="0" w:space="0" w:color="auto"/>
          </w:divBdr>
          <w:divsChild>
            <w:div w:id="9115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469874">
      <w:bodyDiv w:val="1"/>
      <w:marLeft w:val="0"/>
      <w:marRight w:val="0"/>
      <w:marTop w:val="0"/>
      <w:marBottom w:val="0"/>
      <w:divBdr>
        <w:top w:val="none" w:sz="0" w:space="0" w:color="auto"/>
        <w:left w:val="none" w:sz="0" w:space="0" w:color="auto"/>
        <w:bottom w:val="none" w:sz="0" w:space="0" w:color="auto"/>
        <w:right w:val="none" w:sz="0" w:space="0" w:color="auto"/>
      </w:divBdr>
      <w:divsChild>
        <w:div w:id="1104838266">
          <w:marLeft w:val="0"/>
          <w:marRight w:val="0"/>
          <w:marTop w:val="0"/>
          <w:marBottom w:val="0"/>
          <w:divBdr>
            <w:top w:val="none" w:sz="0" w:space="0" w:color="auto"/>
            <w:left w:val="none" w:sz="0" w:space="0" w:color="auto"/>
            <w:bottom w:val="none" w:sz="0" w:space="0" w:color="auto"/>
            <w:right w:val="none" w:sz="0" w:space="0" w:color="auto"/>
          </w:divBdr>
          <w:divsChild>
            <w:div w:id="15580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2810">
      <w:bodyDiv w:val="1"/>
      <w:marLeft w:val="0"/>
      <w:marRight w:val="0"/>
      <w:marTop w:val="0"/>
      <w:marBottom w:val="0"/>
      <w:divBdr>
        <w:top w:val="none" w:sz="0" w:space="0" w:color="auto"/>
        <w:left w:val="none" w:sz="0" w:space="0" w:color="auto"/>
        <w:bottom w:val="none" w:sz="0" w:space="0" w:color="auto"/>
        <w:right w:val="none" w:sz="0" w:space="0" w:color="auto"/>
      </w:divBdr>
      <w:divsChild>
        <w:div w:id="57485433">
          <w:marLeft w:val="0"/>
          <w:marRight w:val="0"/>
          <w:marTop w:val="0"/>
          <w:marBottom w:val="0"/>
          <w:divBdr>
            <w:top w:val="none" w:sz="0" w:space="0" w:color="auto"/>
            <w:left w:val="none" w:sz="0" w:space="0" w:color="auto"/>
            <w:bottom w:val="none" w:sz="0" w:space="0" w:color="auto"/>
            <w:right w:val="none" w:sz="0" w:space="0" w:color="auto"/>
          </w:divBdr>
          <w:divsChild>
            <w:div w:id="8920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05450">
      <w:bodyDiv w:val="1"/>
      <w:marLeft w:val="0"/>
      <w:marRight w:val="0"/>
      <w:marTop w:val="0"/>
      <w:marBottom w:val="0"/>
      <w:divBdr>
        <w:top w:val="none" w:sz="0" w:space="0" w:color="auto"/>
        <w:left w:val="none" w:sz="0" w:space="0" w:color="auto"/>
        <w:bottom w:val="none" w:sz="0" w:space="0" w:color="auto"/>
        <w:right w:val="none" w:sz="0" w:space="0" w:color="auto"/>
      </w:divBdr>
      <w:divsChild>
        <w:div w:id="1994018216">
          <w:marLeft w:val="0"/>
          <w:marRight w:val="0"/>
          <w:marTop w:val="0"/>
          <w:marBottom w:val="0"/>
          <w:divBdr>
            <w:top w:val="none" w:sz="0" w:space="0" w:color="auto"/>
            <w:left w:val="none" w:sz="0" w:space="0" w:color="auto"/>
            <w:bottom w:val="none" w:sz="0" w:space="0" w:color="auto"/>
            <w:right w:val="none" w:sz="0" w:space="0" w:color="auto"/>
          </w:divBdr>
          <w:divsChild>
            <w:div w:id="101314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9996">
      <w:bodyDiv w:val="1"/>
      <w:marLeft w:val="0"/>
      <w:marRight w:val="0"/>
      <w:marTop w:val="0"/>
      <w:marBottom w:val="0"/>
      <w:divBdr>
        <w:top w:val="none" w:sz="0" w:space="0" w:color="auto"/>
        <w:left w:val="none" w:sz="0" w:space="0" w:color="auto"/>
        <w:bottom w:val="none" w:sz="0" w:space="0" w:color="auto"/>
        <w:right w:val="none" w:sz="0" w:space="0" w:color="auto"/>
      </w:divBdr>
      <w:divsChild>
        <w:div w:id="847594519">
          <w:marLeft w:val="0"/>
          <w:marRight w:val="0"/>
          <w:marTop w:val="0"/>
          <w:marBottom w:val="0"/>
          <w:divBdr>
            <w:top w:val="none" w:sz="0" w:space="0" w:color="auto"/>
            <w:left w:val="none" w:sz="0" w:space="0" w:color="auto"/>
            <w:bottom w:val="none" w:sz="0" w:space="0" w:color="auto"/>
            <w:right w:val="none" w:sz="0" w:space="0" w:color="auto"/>
          </w:divBdr>
          <w:divsChild>
            <w:div w:id="182716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06429">
      <w:bodyDiv w:val="1"/>
      <w:marLeft w:val="0"/>
      <w:marRight w:val="0"/>
      <w:marTop w:val="0"/>
      <w:marBottom w:val="0"/>
      <w:divBdr>
        <w:top w:val="none" w:sz="0" w:space="0" w:color="auto"/>
        <w:left w:val="none" w:sz="0" w:space="0" w:color="auto"/>
        <w:bottom w:val="none" w:sz="0" w:space="0" w:color="auto"/>
        <w:right w:val="none" w:sz="0" w:space="0" w:color="auto"/>
      </w:divBdr>
      <w:divsChild>
        <w:div w:id="2084405142">
          <w:marLeft w:val="0"/>
          <w:marRight w:val="0"/>
          <w:marTop w:val="0"/>
          <w:marBottom w:val="0"/>
          <w:divBdr>
            <w:top w:val="none" w:sz="0" w:space="0" w:color="auto"/>
            <w:left w:val="none" w:sz="0" w:space="0" w:color="auto"/>
            <w:bottom w:val="none" w:sz="0" w:space="0" w:color="auto"/>
            <w:right w:val="none" w:sz="0" w:space="0" w:color="auto"/>
          </w:divBdr>
          <w:divsChild>
            <w:div w:id="78685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09184">
      <w:bodyDiv w:val="1"/>
      <w:marLeft w:val="0"/>
      <w:marRight w:val="0"/>
      <w:marTop w:val="0"/>
      <w:marBottom w:val="0"/>
      <w:divBdr>
        <w:top w:val="none" w:sz="0" w:space="0" w:color="auto"/>
        <w:left w:val="none" w:sz="0" w:space="0" w:color="auto"/>
        <w:bottom w:val="none" w:sz="0" w:space="0" w:color="auto"/>
        <w:right w:val="none" w:sz="0" w:space="0" w:color="auto"/>
      </w:divBdr>
      <w:divsChild>
        <w:div w:id="970596790">
          <w:marLeft w:val="0"/>
          <w:marRight w:val="0"/>
          <w:marTop w:val="0"/>
          <w:marBottom w:val="0"/>
          <w:divBdr>
            <w:top w:val="none" w:sz="0" w:space="0" w:color="auto"/>
            <w:left w:val="none" w:sz="0" w:space="0" w:color="auto"/>
            <w:bottom w:val="none" w:sz="0" w:space="0" w:color="auto"/>
            <w:right w:val="none" w:sz="0" w:space="0" w:color="auto"/>
          </w:divBdr>
          <w:divsChild>
            <w:div w:id="8849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6124">
      <w:bodyDiv w:val="1"/>
      <w:marLeft w:val="0"/>
      <w:marRight w:val="0"/>
      <w:marTop w:val="0"/>
      <w:marBottom w:val="0"/>
      <w:divBdr>
        <w:top w:val="none" w:sz="0" w:space="0" w:color="auto"/>
        <w:left w:val="none" w:sz="0" w:space="0" w:color="auto"/>
        <w:bottom w:val="none" w:sz="0" w:space="0" w:color="auto"/>
        <w:right w:val="none" w:sz="0" w:space="0" w:color="auto"/>
      </w:divBdr>
      <w:divsChild>
        <w:div w:id="1595239984">
          <w:marLeft w:val="0"/>
          <w:marRight w:val="0"/>
          <w:marTop w:val="0"/>
          <w:marBottom w:val="0"/>
          <w:divBdr>
            <w:top w:val="none" w:sz="0" w:space="0" w:color="auto"/>
            <w:left w:val="none" w:sz="0" w:space="0" w:color="auto"/>
            <w:bottom w:val="none" w:sz="0" w:space="0" w:color="auto"/>
            <w:right w:val="none" w:sz="0" w:space="0" w:color="auto"/>
          </w:divBdr>
          <w:divsChild>
            <w:div w:id="4207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34411">
      <w:bodyDiv w:val="1"/>
      <w:marLeft w:val="0"/>
      <w:marRight w:val="0"/>
      <w:marTop w:val="0"/>
      <w:marBottom w:val="0"/>
      <w:divBdr>
        <w:top w:val="none" w:sz="0" w:space="0" w:color="auto"/>
        <w:left w:val="none" w:sz="0" w:space="0" w:color="auto"/>
        <w:bottom w:val="none" w:sz="0" w:space="0" w:color="auto"/>
        <w:right w:val="none" w:sz="0" w:space="0" w:color="auto"/>
      </w:divBdr>
      <w:divsChild>
        <w:div w:id="1900435921">
          <w:marLeft w:val="0"/>
          <w:marRight w:val="0"/>
          <w:marTop w:val="0"/>
          <w:marBottom w:val="0"/>
          <w:divBdr>
            <w:top w:val="none" w:sz="0" w:space="0" w:color="auto"/>
            <w:left w:val="none" w:sz="0" w:space="0" w:color="auto"/>
            <w:bottom w:val="none" w:sz="0" w:space="0" w:color="auto"/>
            <w:right w:val="none" w:sz="0" w:space="0" w:color="auto"/>
          </w:divBdr>
          <w:divsChild>
            <w:div w:id="155281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5447">
      <w:bodyDiv w:val="1"/>
      <w:marLeft w:val="0"/>
      <w:marRight w:val="0"/>
      <w:marTop w:val="0"/>
      <w:marBottom w:val="0"/>
      <w:divBdr>
        <w:top w:val="none" w:sz="0" w:space="0" w:color="auto"/>
        <w:left w:val="none" w:sz="0" w:space="0" w:color="auto"/>
        <w:bottom w:val="none" w:sz="0" w:space="0" w:color="auto"/>
        <w:right w:val="none" w:sz="0" w:space="0" w:color="auto"/>
      </w:divBdr>
      <w:divsChild>
        <w:div w:id="1334869686">
          <w:marLeft w:val="0"/>
          <w:marRight w:val="0"/>
          <w:marTop w:val="0"/>
          <w:marBottom w:val="0"/>
          <w:divBdr>
            <w:top w:val="none" w:sz="0" w:space="0" w:color="auto"/>
            <w:left w:val="none" w:sz="0" w:space="0" w:color="auto"/>
            <w:bottom w:val="none" w:sz="0" w:space="0" w:color="auto"/>
            <w:right w:val="none" w:sz="0" w:space="0" w:color="auto"/>
          </w:divBdr>
          <w:divsChild>
            <w:div w:id="193196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02942">
      <w:bodyDiv w:val="1"/>
      <w:marLeft w:val="0"/>
      <w:marRight w:val="0"/>
      <w:marTop w:val="0"/>
      <w:marBottom w:val="0"/>
      <w:divBdr>
        <w:top w:val="none" w:sz="0" w:space="0" w:color="auto"/>
        <w:left w:val="none" w:sz="0" w:space="0" w:color="auto"/>
        <w:bottom w:val="none" w:sz="0" w:space="0" w:color="auto"/>
        <w:right w:val="none" w:sz="0" w:space="0" w:color="auto"/>
      </w:divBdr>
      <w:divsChild>
        <w:div w:id="1967157158">
          <w:marLeft w:val="480"/>
          <w:marRight w:val="0"/>
          <w:marTop w:val="0"/>
          <w:marBottom w:val="0"/>
          <w:divBdr>
            <w:top w:val="none" w:sz="0" w:space="0" w:color="auto"/>
            <w:left w:val="none" w:sz="0" w:space="0" w:color="auto"/>
            <w:bottom w:val="none" w:sz="0" w:space="0" w:color="auto"/>
            <w:right w:val="none" w:sz="0" w:space="0" w:color="auto"/>
          </w:divBdr>
          <w:divsChild>
            <w:div w:id="291715991">
              <w:marLeft w:val="0"/>
              <w:marRight w:val="0"/>
              <w:marTop w:val="0"/>
              <w:marBottom w:val="240"/>
              <w:divBdr>
                <w:top w:val="none" w:sz="0" w:space="0" w:color="auto"/>
                <w:left w:val="none" w:sz="0" w:space="0" w:color="auto"/>
                <w:bottom w:val="none" w:sz="0" w:space="0" w:color="auto"/>
                <w:right w:val="none" w:sz="0" w:space="0" w:color="auto"/>
              </w:divBdr>
            </w:div>
            <w:div w:id="534315900">
              <w:marLeft w:val="0"/>
              <w:marRight w:val="0"/>
              <w:marTop w:val="0"/>
              <w:marBottom w:val="240"/>
              <w:divBdr>
                <w:top w:val="none" w:sz="0" w:space="0" w:color="auto"/>
                <w:left w:val="none" w:sz="0" w:space="0" w:color="auto"/>
                <w:bottom w:val="none" w:sz="0" w:space="0" w:color="auto"/>
                <w:right w:val="none" w:sz="0" w:space="0" w:color="auto"/>
              </w:divBdr>
            </w:div>
            <w:div w:id="751239654">
              <w:marLeft w:val="0"/>
              <w:marRight w:val="0"/>
              <w:marTop w:val="0"/>
              <w:marBottom w:val="240"/>
              <w:divBdr>
                <w:top w:val="none" w:sz="0" w:space="0" w:color="auto"/>
                <w:left w:val="none" w:sz="0" w:space="0" w:color="auto"/>
                <w:bottom w:val="none" w:sz="0" w:space="0" w:color="auto"/>
                <w:right w:val="none" w:sz="0" w:space="0" w:color="auto"/>
              </w:divBdr>
            </w:div>
            <w:div w:id="1801335942">
              <w:marLeft w:val="0"/>
              <w:marRight w:val="0"/>
              <w:marTop w:val="0"/>
              <w:marBottom w:val="240"/>
              <w:divBdr>
                <w:top w:val="none" w:sz="0" w:space="0" w:color="auto"/>
                <w:left w:val="none" w:sz="0" w:space="0" w:color="auto"/>
                <w:bottom w:val="none" w:sz="0" w:space="0" w:color="auto"/>
                <w:right w:val="none" w:sz="0" w:space="0" w:color="auto"/>
              </w:divBdr>
            </w:div>
            <w:div w:id="368653723">
              <w:marLeft w:val="0"/>
              <w:marRight w:val="0"/>
              <w:marTop w:val="0"/>
              <w:marBottom w:val="240"/>
              <w:divBdr>
                <w:top w:val="none" w:sz="0" w:space="0" w:color="auto"/>
                <w:left w:val="none" w:sz="0" w:space="0" w:color="auto"/>
                <w:bottom w:val="none" w:sz="0" w:space="0" w:color="auto"/>
                <w:right w:val="none" w:sz="0" w:space="0" w:color="auto"/>
              </w:divBdr>
            </w:div>
            <w:div w:id="241641009">
              <w:marLeft w:val="0"/>
              <w:marRight w:val="0"/>
              <w:marTop w:val="0"/>
              <w:marBottom w:val="240"/>
              <w:divBdr>
                <w:top w:val="none" w:sz="0" w:space="0" w:color="auto"/>
                <w:left w:val="none" w:sz="0" w:space="0" w:color="auto"/>
                <w:bottom w:val="none" w:sz="0" w:space="0" w:color="auto"/>
                <w:right w:val="none" w:sz="0" w:space="0" w:color="auto"/>
              </w:divBdr>
            </w:div>
            <w:div w:id="900017989">
              <w:marLeft w:val="0"/>
              <w:marRight w:val="0"/>
              <w:marTop w:val="0"/>
              <w:marBottom w:val="240"/>
              <w:divBdr>
                <w:top w:val="none" w:sz="0" w:space="0" w:color="auto"/>
                <w:left w:val="none" w:sz="0" w:space="0" w:color="auto"/>
                <w:bottom w:val="none" w:sz="0" w:space="0" w:color="auto"/>
                <w:right w:val="none" w:sz="0" w:space="0" w:color="auto"/>
              </w:divBdr>
            </w:div>
            <w:div w:id="1979872716">
              <w:marLeft w:val="0"/>
              <w:marRight w:val="0"/>
              <w:marTop w:val="0"/>
              <w:marBottom w:val="240"/>
              <w:divBdr>
                <w:top w:val="none" w:sz="0" w:space="0" w:color="auto"/>
                <w:left w:val="none" w:sz="0" w:space="0" w:color="auto"/>
                <w:bottom w:val="none" w:sz="0" w:space="0" w:color="auto"/>
                <w:right w:val="none" w:sz="0" w:space="0" w:color="auto"/>
              </w:divBdr>
            </w:div>
            <w:div w:id="1161972494">
              <w:marLeft w:val="0"/>
              <w:marRight w:val="0"/>
              <w:marTop w:val="0"/>
              <w:marBottom w:val="240"/>
              <w:divBdr>
                <w:top w:val="none" w:sz="0" w:space="0" w:color="auto"/>
                <w:left w:val="none" w:sz="0" w:space="0" w:color="auto"/>
                <w:bottom w:val="none" w:sz="0" w:space="0" w:color="auto"/>
                <w:right w:val="none" w:sz="0" w:space="0" w:color="auto"/>
              </w:divBdr>
            </w:div>
            <w:div w:id="1704557337">
              <w:marLeft w:val="0"/>
              <w:marRight w:val="0"/>
              <w:marTop w:val="0"/>
              <w:marBottom w:val="240"/>
              <w:divBdr>
                <w:top w:val="none" w:sz="0" w:space="0" w:color="auto"/>
                <w:left w:val="none" w:sz="0" w:space="0" w:color="auto"/>
                <w:bottom w:val="none" w:sz="0" w:space="0" w:color="auto"/>
                <w:right w:val="none" w:sz="0" w:space="0" w:color="auto"/>
              </w:divBdr>
            </w:div>
            <w:div w:id="534386694">
              <w:marLeft w:val="0"/>
              <w:marRight w:val="0"/>
              <w:marTop w:val="0"/>
              <w:marBottom w:val="240"/>
              <w:divBdr>
                <w:top w:val="none" w:sz="0" w:space="0" w:color="auto"/>
                <w:left w:val="none" w:sz="0" w:space="0" w:color="auto"/>
                <w:bottom w:val="none" w:sz="0" w:space="0" w:color="auto"/>
                <w:right w:val="none" w:sz="0" w:space="0" w:color="auto"/>
              </w:divBdr>
            </w:div>
            <w:div w:id="917862133">
              <w:marLeft w:val="0"/>
              <w:marRight w:val="0"/>
              <w:marTop w:val="0"/>
              <w:marBottom w:val="240"/>
              <w:divBdr>
                <w:top w:val="none" w:sz="0" w:space="0" w:color="auto"/>
                <w:left w:val="none" w:sz="0" w:space="0" w:color="auto"/>
                <w:bottom w:val="none" w:sz="0" w:space="0" w:color="auto"/>
                <w:right w:val="none" w:sz="0" w:space="0" w:color="auto"/>
              </w:divBdr>
            </w:div>
            <w:div w:id="1047029539">
              <w:marLeft w:val="0"/>
              <w:marRight w:val="0"/>
              <w:marTop w:val="0"/>
              <w:marBottom w:val="240"/>
              <w:divBdr>
                <w:top w:val="none" w:sz="0" w:space="0" w:color="auto"/>
                <w:left w:val="none" w:sz="0" w:space="0" w:color="auto"/>
                <w:bottom w:val="none" w:sz="0" w:space="0" w:color="auto"/>
                <w:right w:val="none" w:sz="0" w:space="0" w:color="auto"/>
              </w:divBdr>
            </w:div>
            <w:div w:id="1158690298">
              <w:marLeft w:val="0"/>
              <w:marRight w:val="0"/>
              <w:marTop w:val="0"/>
              <w:marBottom w:val="240"/>
              <w:divBdr>
                <w:top w:val="none" w:sz="0" w:space="0" w:color="auto"/>
                <w:left w:val="none" w:sz="0" w:space="0" w:color="auto"/>
                <w:bottom w:val="none" w:sz="0" w:space="0" w:color="auto"/>
                <w:right w:val="none" w:sz="0" w:space="0" w:color="auto"/>
              </w:divBdr>
            </w:div>
            <w:div w:id="1028330687">
              <w:marLeft w:val="0"/>
              <w:marRight w:val="0"/>
              <w:marTop w:val="0"/>
              <w:marBottom w:val="240"/>
              <w:divBdr>
                <w:top w:val="none" w:sz="0" w:space="0" w:color="auto"/>
                <w:left w:val="none" w:sz="0" w:space="0" w:color="auto"/>
                <w:bottom w:val="none" w:sz="0" w:space="0" w:color="auto"/>
                <w:right w:val="none" w:sz="0" w:space="0" w:color="auto"/>
              </w:divBdr>
            </w:div>
            <w:div w:id="1806505456">
              <w:marLeft w:val="0"/>
              <w:marRight w:val="0"/>
              <w:marTop w:val="0"/>
              <w:marBottom w:val="240"/>
              <w:divBdr>
                <w:top w:val="none" w:sz="0" w:space="0" w:color="auto"/>
                <w:left w:val="none" w:sz="0" w:space="0" w:color="auto"/>
                <w:bottom w:val="none" w:sz="0" w:space="0" w:color="auto"/>
                <w:right w:val="none" w:sz="0" w:space="0" w:color="auto"/>
              </w:divBdr>
            </w:div>
            <w:div w:id="587428235">
              <w:marLeft w:val="0"/>
              <w:marRight w:val="0"/>
              <w:marTop w:val="0"/>
              <w:marBottom w:val="240"/>
              <w:divBdr>
                <w:top w:val="none" w:sz="0" w:space="0" w:color="auto"/>
                <w:left w:val="none" w:sz="0" w:space="0" w:color="auto"/>
                <w:bottom w:val="none" w:sz="0" w:space="0" w:color="auto"/>
                <w:right w:val="none" w:sz="0" w:space="0" w:color="auto"/>
              </w:divBdr>
            </w:div>
            <w:div w:id="38435073">
              <w:marLeft w:val="0"/>
              <w:marRight w:val="0"/>
              <w:marTop w:val="0"/>
              <w:marBottom w:val="240"/>
              <w:divBdr>
                <w:top w:val="none" w:sz="0" w:space="0" w:color="auto"/>
                <w:left w:val="none" w:sz="0" w:space="0" w:color="auto"/>
                <w:bottom w:val="none" w:sz="0" w:space="0" w:color="auto"/>
                <w:right w:val="none" w:sz="0" w:space="0" w:color="auto"/>
              </w:divBdr>
            </w:div>
            <w:div w:id="1113669783">
              <w:marLeft w:val="0"/>
              <w:marRight w:val="0"/>
              <w:marTop w:val="0"/>
              <w:marBottom w:val="240"/>
              <w:divBdr>
                <w:top w:val="none" w:sz="0" w:space="0" w:color="auto"/>
                <w:left w:val="none" w:sz="0" w:space="0" w:color="auto"/>
                <w:bottom w:val="none" w:sz="0" w:space="0" w:color="auto"/>
                <w:right w:val="none" w:sz="0" w:space="0" w:color="auto"/>
              </w:divBdr>
            </w:div>
            <w:div w:id="2118063796">
              <w:marLeft w:val="0"/>
              <w:marRight w:val="0"/>
              <w:marTop w:val="0"/>
              <w:marBottom w:val="240"/>
              <w:divBdr>
                <w:top w:val="none" w:sz="0" w:space="0" w:color="auto"/>
                <w:left w:val="none" w:sz="0" w:space="0" w:color="auto"/>
                <w:bottom w:val="none" w:sz="0" w:space="0" w:color="auto"/>
                <w:right w:val="none" w:sz="0" w:space="0" w:color="auto"/>
              </w:divBdr>
            </w:div>
            <w:div w:id="2359477">
              <w:marLeft w:val="0"/>
              <w:marRight w:val="0"/>
              <w:marTop w:val="0"/>
              <w:marBottom w:val="240"/>
              <w:divBdr>
                <w:top w:val="none" w:sz="0" w:space="0" w:color="auto"/>
                <w:left w:val="none" w:sz="0" w:space="0" w:color="auto"/>
                <w:bottom w:val="none" w:sz="0" w:space="0" w:color="auto"/>
                <w:right w:val="none" w:sz="0" w:space="0" w:color="auto"/>
              </w:divBdr>
            </w:div>
            <w:div w:id="584337467">
              <w:marLeft w:val="0"/>
              <w:marRight w:val="0"/>
              <w:marTop w:val="0"/>
              <w:marBottom w:val="240"/>
              <w:divBdr>
                <w:top w:val="none" w:sz="0" w:space="0" w:color="auto"/>
                <w:left w:val="none" w:sz="0" w:space="0" w:color="auto"/>
                <w:bottom w:val="none" w:sz="0" w:space="0" w:color="auto"/>
                <w:right w:val="none" w:sz="0" w:space="0" w:color="auto"/>
              </w:divBdr>
            </w:div>
            <w:div w:id="728113353">
              <w:marLeft w:val="0"/>
              <w:marRight w:val="0"/>
              <w:marTop w:val="0"/>
              <w:marBottom w:val="240"/>
              <w:divBdr>
                <w:top w:val="none" w:sz="0" w:space="0" w:color="auto"/>
                <w:left w:val="none" w:sz="0" w:space="0" w:color="auto"/>
                <w:bottom w:val="none" w:sz="0" w:space="0" w:color="auto"/>
                <w:right w:val="none" w:sz="0" w:space="0" w:color="auto"/>
              </w:divBdr>
            </w:div>
            <w:div w:id="1329485422">
              <w:marLeft w:val="0"/>
              <w:marRight w:val="0"/>
              <w:marTop w:val="0"/>
              <w:marBottom w:val="240"/>
              <w:divBdr>
                <w:top w:val="none" w:sz="0" w:space="0" w:color="auto"/>
                <w:left w:val="none" w:sz="0" w:space="0" w:color="auto"/>
                <w:bottom w:val="none" w:sz="0" w:space="0" w:color="auto"/>
                <w:right w:val="none" w:sz="0" w:space="0" w:color="auto"/>
              </w:divBdr>
            </w:div>
            <w:div w:id="1451314181">
              <w:marLeft w:val="0"/>
              <w:marRight w:val="0"/>
              <w:marTop w:val="0"/>
              <w:marBottom w:val="240"/>
              <w:divBdr>
                <w:top w:val="none" w:sz="0" w:space="0" w:color="auto"/>
                <w:left w:val="none" w:sz="0" w:space="0" w:color="auto"/>
                <w:bottom w:val="none" w:sz="0" w:space="0" w:color="auto"/>
                <w:right w:val="none" w:sz="0" w:space="0" w:color="auto"/>
              </w:divBdr>
            </w:div>
            <w:div w:id="122313170">
              <w:marLeft w:val="0"/>
              <w:marRight w:val="0"/>
              <w:marTop w:val="0"/>
              <w:marBottom w:val="240"/>
              <w:divBdr>
                <w:top w:val="none" w:sz="0" w:space="0" w:color="auto"/>
                <w:left w:val="none" w:sz="0" w:space="0" w:color="auto"/>
                <w:bottom w:val="none" w:sz="0" w:space="0" w:color="auto"/>
                <w:right w:val="none" w:sz="0" w:space="0" w:color="auto"/>
              </w:divBdr>
            </w:div>
            <w:div w:id="2058629205">
              <w:marLeft w:val="0"/>
              <w:marRight w:val="0"/>
              <w:marTop w:val="0"/>
              <w:marBottom w:val="240"/>
              <w:divBdr>
                <w:top w:val="none" w:sz="0" w:space="0" w:color="auto"/>
                <w:left w:val="none" w:sz="0" w:space="0" w:color="auto"/>
                <w:bottom w:val="none" w:sz="0" w:space="0" w:color="auto"/>
                <w:right w:val="none" w:sz="0" w:space="0" w:color="auto"/>
              </w:divBdr>
            </w:div>
            <w:div w:id="810640168">
              <w:marLeft w:val="0"/>
              <w:marRight w:val="0"/>
              <w:marTop w:val="0"/>
              <w:marBottom w:val="240"/>
              <w:divBdr>
                <w:top w:val="none" w:sz="0" w:space="0" w:color="auto"/>
                <w:left w:val="none" w:sz="0" w:space="0" w:color="auto"/>
                <w:bottom w:val="none" w:sz="0" w:space="0" w:color="auto"/>
                <w:right w:val="none" w:sz="0" w:space="0" w:color="auto"/>
              </w:divBdr>
            </w:div>
            <w:div w:id="525598755">
              <w:marLeft w:val="0"/>
              <w:marRight w:val="0"/>
              <w:marTop w:val="0"/>
              <w:marBottom w:val="240"/>
              <w:divBdr>
                <w:top w:val="none" w:sz="0" w:space="0" w:color="auto"/>
                <w:left w:val="none" w:sz="0" w:space="0" w:color="auto"/>
                <w:bottom w:val="none" w:sz="0" w:space="0" w:color="auto"/>
                <w:right w:val="none" w:sz="0" w:space="0" w:color="auto"/>
              </w:divBdr>
            </w:div>
            <w:div w:id="1319312198">
              <w:marLeft w:val="0"/>
              <w:marRight w:val="0"/>
              <w:marTop w:val="0"/>
              <w:marBottom w:val="240"/>
              <w:divBdr>
                <w:top w:val="none" w:sz="0" w:space="0" w:color="auto"/>
                <w:left w:val="none" w:sz="0" w:space="0" w:color="auto"/>
                <w:bottom w:val="none" w:sz="0" w:space="0" w:color="auto"/>
                <w:right w:val="none" w:sz="0" w:space="0" w:color="auto"/>
              </w:divBdr>
            </w:div>
            <w:div w:id="1239750852">
              <w:marLeft w:val="0"/>
              <w:marRight w:val="0"/>
              <w:marTop w:val="0"/>
              <w:marBottom w:val="240"/>
              <w:divBdr>
                <w:top w:val="none" w:sz="0" w:space="0" w:color="auto"/>
                <w:left w:val="none" w:sz="0" w:space="0" w:color="auto"/>
                <w:bottom w:val="none" w:sz="0" w:space="0" w:color="auto"/>
                <w:right w:val="none" w:sz="0" w:space="0" w:color="auto"/>
              </w:divBdr>
            </w:div>
            <w:div w:id="375395269">
              <w:marLeft w:val="0"/>
              <w:marRight w:val="0"/>
              <w:marTop w:val="0"/>
              <w:marBottom w:val="240"/>
              <w:divBdr>
                <w:top w:val="none" w:sz="0" w:space="0" w:color="auto"/>
                <w:left w:val="none" w:sz="0" w:space="0" w:color="auto"/>
                <w:bottom w:val="none" w:sz="0" w:space="0" w:color="auto"/>
                <w:right w:val="none" w:sz="0" w:space="0" w:color="auto"/>
              </w:divBdr>
            </w:div>
            <w:div w:id="1933315351">
              <w:marLeft w:val="0"/>
              <w:marRight w:val="0"/>
              <w:marTop w:val="0"/>
              <w:marBottom w:val="240"/>
              <w:divBdr>
                <w:top w:val="none" w:sz="0" w:space="0" w:color="auto"/>
                <w:left w:val="none" w:sz="0" w:space="0" w:color="auto"/>
                <w:bottom w:val="none" w:sz="0" w:space="0" w:color="auto"/>
                <w:right w:val="none" w:sz="0" w:space="0" w:color="auto"/>
              </w:divBdr>
            </w:div>
            <w:div w:id="1226837435">
              <w:marLeft w:val="0"/>
              <w:marRight w:val="0"/>
              <w:marTop w:val="0"/>
              <w:marBottom w:val="240"/>
              <w:divBdr>
                <w:top w:val="none" w:sz="0" w:space="0" w:color="auto"/>
                <w:left w:val="none" w:sz="0" w:space="0" w:color="auto"/>
                <w:bottom w:val="none" w:sz="0" w:space="0" w:color="auto"/>
                <w:right w:val="none" w:sz="0" w:space="0" w:color="auto"/>
              </w:divBdr>
            </w:div>
            <w:div w:id="1373192625">
              <w:marLeft w:val="0"/>
              <w:marRight w:val="0"/>
              <w:marTop w:val="0"/>
              <w:marBottom w:val="240"/>
              <w:divBdr>
                <w:top w:val="none" w:sz="0" w:space="0" w:color="auto"/>
                <w:left w:val="none" w:sz="0" w:space="0" w:color="auto"/>
                <w:bottom w:val="none" w:sz="0" w:space="0" w:color="auto"/>
                <w:right w:val="none" w:sz="0" w:space="0" w:color="auto"/>
              </w:divBdr>
            </w:div>
            <w:div w:id="1197425464">
              <w:marLeft w:val="0"/>
              <w:marRight w:val="0"/>
              <w:marTop w:val="0"/>
              <w:marBottom w:val="240"/>
              <w:divBdr>
                <w:top w:val="none" w:sz="0" w:space="0" w:color="auto"/>
                <w:left w:val="none" w:sz="0" w:space="0" w:color="auto"/>
                <w:bottom w:val="none" w:sz="0" w:space="0" w:color="auto"/>
                <w:right w:val="none" w:sz="0" w:space="0" w:color="auto"/>
              </w:divBdr>
            </w:div>
            <w:div w:id="1655640006">
              <w:marLeft w:val="0"/>
              <w:marRight w:val="0"/>
              <w:marTop w:val="0"/>
              <w:marBottom w:val="240"/>
              <w:divBdr>
                <w:top w:val="none" w:sz="0" w:space="0" w:color="auto"/>
                <w:left w:val="none" w:sz="0" w:space="0" w:color="auto"/>
                <w:bottom w:val="none" w:sz="0" w:space="0" w:color="auto"/>
                <w:right w:val="none" w:sz="0" w:space="0" w:color="auto"/>
              </w:divBdr>
            </w:div>
            <w:div w:id="580334194">
              <w:marLeft w:val="0"/>
              <w:marRight w:val="0"/>
              <w:marTop w:val="0"/>
              <w:marBottom w:val="240"/>
              <w:divBdr>
                <w:top w:val="none" w:sz="0" w:space="0" w:color="auto"/>
                <w:left w:val="none" w:sz="0" w:space="0" w:color="auto"/>
                <w:bottom w:val="none" w:sz="0" w:space="0" w:color="auto"/>
                <w:right w:val="none" w:sz="0" w:space="0" w:color="auto"/>
              </w:divBdr>
            </w:div>
            <w:div w:id="1253122823">
              <w:marLeft w:val="0"/>
              <w:marRight w:val="0"/>
              <w:marTop w:val="0"/>
              <w:marBottom w:val="240"/>
              <w:divBdr>
                <w:top w:val="none" w:sz="0" w:space="0" w:color="auto"/>
                <w:left w:val="none" w:sz="0" w:space="0" w:color="auto"/>
                <w:bottom w:val="none" w:sz="0" w:space="0" w:color="auto"/>
                <w:right w:val="none" w:sz="0" w:space="0" w:color="auto"/>
              </w:divBdr>
            </w:div>
            <w:div w:id="1269654374">
              <w:marLeft w:val="0"/>
              <w:marRight w:val="0"/>
              <w:marTop w:val="0"/>
              <w:marBottom w:val="240"/>
              <w:divBdr>
                <w:top w:val="none" w:sz="0" w:space="0" w:color="auto"/>
                <w:left w:val="none" w:sz="0" w:space="0" w:color="auto"/>
                <w:bottom w:val="none" w:sz="0" w:space="0" w:color="auto"/>
                <w:right w:val="none" w:sz="0" w:space="0" w:color="auto"/>
              </w:divBdr>
            </w:div>
            <w:div w:id="141643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028871">
      <w:bodyDiv w:val="1"/>
      <w:marLeft w:val="0"/>
      <w:marRight w:val="0"/>
      <w:marTop w:val="0"/>
      <w:marBottom w:val="0"/>
      <w:divBdr>
        <w:top w:val="none" w:sz="0" w:space="0" w:color="auto"/>
        <w:left w:val="none" w:sz="0" w:space="0" w:color="auto"/>
        <w:bottom w:val="none" w:sz="0" w:space="0" w:color="auto"/>
        <w:right w:val="none" w:sz="0" w:space="0" w:color="auto"/>
      </w:divBdr>
      <w:divsChild>
        <w:div w:id="569383369">
          <w:marLeft w:val="0"/>
          <w:marRight w:val="0"/>
          <w:marTop w:val="0"/>
          <w:marBottom w:val="0"/>
          <w:divBdr>
            <w:top w:val="none" w:sz="0" w:space="0" w:color="auto"/>
            <w:left w:val="none" w:sz="0" w:space="0" w:color="auto"/>
            <w:bottom w:val="none" w:sz="0" w:space="0" w:color="auto"/>
            <w:right w:val="none" w:sz="0" w:space="0" w:color="auto"/>
          </w:divBdr>
          <w:divsChild>
            <w:div w:id="185927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8665">
      <w:bodyDiv w:val="1"/>
      <w:marLeft w:val="0"/>
      <w:marRight w:val="0"/>
      <w:marTop w:val="0"/>
      <w:marBottom w:val="0"/>
      <w:divBdr>
        <w:top w:val="none" w:sz="0" w:space="0" w:color="auto"/>
        <w:left w:val="none" w:sz="0" w:space="0" w:color="auto"/>
        <w:bottom w:val="none" w:sz="0" w:space="0" w:color="auto"/>
        <w:right w:val="none" w:sz="0" w:space="0" w:color="auto"/>
      </w:divBdr>
      <w:divsChild>
        <w:div w:id="931284699">
          <w:marLeft w:val="0"/>
          <w:marRight w:val="0"/>
          <w:marTop w:val="0"/>
          <w:marBottom w:val="0"/>
          <w:divBdr>
            <w:top w:val="none" w:sz="0" w:space="0" w:color="auto"/>
            <w:left w:val="none" w:sz="0" w:space="0" w:color="auto"/>
            <w:bottom w:val="none" w:sz="0" w:space="0" w:color="auto"/>
            <w:right w:val="none" w:sz="0" w:space="0" w:color="auto"/>
          </w:divBdr>
          <w:divsChild>
            <w:div w:id="136166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55749">
      <w:bodyDiv w:val="1"/>
      <w:marLeft w:val="0"/>
      <w:marRight w:val="0"/>
      <w:marTop w:val="0"/>
      <w:marBottom w:val="0"/>
      <w:divBdr>
        <w:top w:val="none" w:sz="0" w:space="0" w:color="auto"/>
        <w:left w:val="none" w:sz="0" w:space="0" w:color="auto"/>
        <w:bottom w:val="none" w:sz="0" w:space="0" w:color="auto"/>
        <w:right w:val="none" w:sz="0" w:space="0" w:color="auto"/>
      </w:divBdr>
      <w:divsChild>
        <w:div w:id="769470963">
          <w:marLeft w:val="0"/>
          <w:marRight w:val="0"/>
          <w:marTop w:val="0"/>
          <w:marBottom w:val="0"/>
          <w:divBdr>
            <w:top w:val="none" w:sz="0" w:space="0" w:color="auto"/>
            <w:left w:val="none" w:sz="0" w:space="0" w:color="auto"/>
            <w:bottom w:val="none" w:sz="0" w:space="0" w:color="auto"/>
            <w:right w:val="none" w:sz="0" w:space="0" w:color="auto"/>
          </w:divBdr>
          <w:divsChild>
            <w:div w:id="2034722848">
              <w:marLeft w:val="0"/>
              <w:marRight w:val="0"/>
              <w:marTop w:val="0"/>
              <w:marBottom w:val="0"/>
              <w:divBdr>
                <w:top w:val="none" w:sz="0" w:space="0" w:color="auto"/>
                <w:left w:val="none" w:sz="0" w:space="0" w:color="auto"/>
                <w:bottom w:val="none" w:sz="0" w:space="0" w:color="auto"/>
                <w:right w:val="none" w:sz="0" w:space="0" w:color="auto"/>
              </w:divBdr>
            </w:div>
            <w:div w:id="969091878">
              <w:marLeft w:val="0"/>
              <w:marRight w:val="0"/>
              <w:marTop w:val="0"/>
              <w:marBottom w:val="0"/>
              <w:divBdr>
                <w:top w:val="none" w:sz="0" w:space="0" w:color="auto"/>
                <w:left w:val="none" w:sz="0" w:space="0" w:color="auto"/>
                <w:bottom w:val="none" w:sz="0" w:space="0" w:color="auto"/>
                <w:right w:val="none" w:sz="0" w:space="0" w:color="auto"/>
              </w:divBdr>
            </w:div>
            <w:div w:id="161443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68641">
      <w:bodyDiv w:val="1"/>
      <w:marLeft w:val="0"/>
      <w:marRight w:val="0"/>
      <w:marTop w:val="0"/>
      <w:marBottom w:val="0"/>
      <w:divBdr>
        <w:top w:val="none" w:sz="0" w:space="0" w:color="auto"/>
        <w:left w:val="none" w:sz="0" w:space="0" w:color="auto"/>
        <w:bottom w:val="none" w:sz="0" w:space="0" w:color="auto"/>
        <w:right w:val="none" w:sz="0" w:space="0" w:color="auto"/>
      </w:divBdr>
      <w:divsChild>
        <w:div w:id="459878932">
          <w:marLeft w:val="0"/>
          <w:marRight w:val="0"/>
          <w:marTop w:val="0"/>
          <w:marBottom w:val="0"/>
          <w:divBdr>
            <w:top w:val="none" w:sz="0" w:space="0" w:color="auto"/>
            <w:left w:val="none" w:sz="0" w:space="0" w:color="auto"/>
            <w:bottom w:val="none" w:sz="0" w:space="0" w:color="auto"/>
            <w:right w:val="none" w:sz="0" w:space="0" w:color="auto"/>
          </w:divBdr>
          <w:divsChild>
            <w:div w:id="815029269">
              <w:marLeft w:val="0"/>
              <w:marRight w:val="0"/>
              <w:marTop w:val="0"/>
              <w:marBottom w:val="0"/>
              <w:divBdr>
                <w:top w:val="none" w:sz="0" w:space="0" w:color="auto"/>
                <w:left w:val="none" w:sz="0" w:space="0" w:color="auto"/>
                <w:bottom w:val="none" w:sz="0" w:space="0" w:color="auto"/>
                <w:right w:val="none" w:sz="0" w:space="0" w:color="auto"/>
              </w:divBdr>
            </w:div>
            <w:div w:id="665864585">
              <w:marLeft w:val="0"/>
              <w:marRight w:val="0"/>
              <w:marTop w:val="0"/>
              <w:marBottom w:val="0"/>
              <w:divBdr>
                <w:top w:val="none" w:sz="0" w:space="0" w:color="auto"/>
                <w:left w:val="none" w:sz="0" w:space="0" w:color="auto"/>
                <w:bottom w:val="none" w:sz="0" w:space="0" w:color="auto"/>
                <w:right w:val="none" w:sz="0" w:space="0" w:color="auto"/>
              </w:divBdr>
            </w:div>
            <w:div w:id="884022380">
              <w:marLeft w:val="0"/>
              <w:marRight w:val="0"/>
              <w:marTop w:val="0"/>
              <w:marBottom w:val="0"/>
              <w:divBdr>
                <w:top w:val="none" w:sz="0" w:space="0" w:color="auto"/>
                <w:left w:val="none" w:sz="0" w:space="0" w:color="auto"/>
                <w:bottom w:val="none" w:sz="0" w:space="0" w:color="auto"/>
                <w:right w:val="none" w:sz="0" w:space="0" w:color="auto"/>
              </w:divBdr>
            </w:div>
            <w:div w:id="1772314682">
              <w:marLeft w:val="0"/>
              <w:marRight w:val="0"/>
              <w:marTop w:val="0"/>
              <w:marBottom w:val="0"/>
              <w:divBdr>
                <w:top w:val="none" w:sz="0" w:space="0" w:color="auto"/>
                <w:left w:val="none" w:sz="0" w:space="0" w:color="auto"/>
                <w:bottom w:val="none" w:sz="0" w:space="0" w:color="auto"/>
                <w:right w:val="none" w:sz="0" w:space="0" w:color="auto"/>
              </w:divBdr>
            </w:div>
            <w:div w:id="799999005">
              <w:marLeft w:val="0"/>
              <w:marRight w:val="0"/>
              <w:marTop w:val="0"/>
              <w:marBottom w:val="0"/>
              <w:divBdr>
                <w:top w:val="none" w:sz="0" w:space="0" w:color="auto"/>
                <w:left w:val="none" w:sz="0" w:space="0" w:color="auto"/>
                <w:bottom w:val="none" w:sz="0" w:space="0" w:color="auto"/>
                <w:right w:val="none" w:sz="0" w:space="0" w:color="auto"/>
              </w:divBdr>
            </w:div>
            <w:div w:id="1720742182">
              <w:marLeft w:val="0"/>
              <w:marRight w:val="0"/>
              <w:marTop w:val="0"/>
              <w:marBottom w:val="0"/>
              <w:divBdr>
                <w:top w:val="none" w:sz="0" w:space="0" w:color="auto"/>
                <w:left w:val="none" w:sz="0" w:space="0" w:color="auto"/>
                <w:bottom w:val="none" w:sz="0" w:space="0" w:color="auto"/>
                <w:right w:val="none" w:sz="0" w:space="0" w:color="auto"/>
              </w:divBdr>
            </w:div>
            <w:div w:id="1503471161">
              <w:marLeft w:val="0"/>
              <w:marRight w:val="0"/>
              <w:marTop w:val="0"/>
              <w:marBottom w:val="0"/>
              <w:divBdr>
                <w:top w:val="none" w:sz="0" w:space="0" w:color="auto"/>
                <w:left w:val="none" w:sz="0" w:space="0" w:color="auto"/>
                <w:bottom w:val="none" w:sz="0" w:space="0" w:color="auto"/>
                <w:right w:val="none" w:sz="0" w:space="0" w:color="auto"/>
              </w:divBdr>
            </w:div>
            <w:div w:id="178383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07385">
      <w:bodyDiv w:val="1"/>
      <w:marLeft w:val="0"/>
      <w:marRight w:val="0"/>
      <w:marTop w:val="0"/>
      <w:marBottom w:val="0"/>
      <w:divBdr>
        <w:top w:val="none" w:sz="0" w:space="0" w:color="auto"/>
        <w:left w:val="none" w:sz="0" w:space="0" w:color="auto"/>
        <w:bottom w:val="none" w:sz="0" w:space="0" w:color="auto"/>
        <w:right w:val="none" w:sz="0" w:space="0" w:color="auto"/>
      </w:divBdr>
      <w:divsChild>
        <w:div w:id="190993116">
          <w:marLeft w:val="0"/>
          <w:marRight w:val="0"/>
          <w:marTop w:val="0"/>
          <w:marBottom w:val="0"/>
          <w:divBdr>
            <w:top w:val="none" w:sz="0" w:space="0" w:color="auto"/>
            <w:left w:val="none" w:sz="0" w:space="0" w:color="auto"/>
            <w:bottom w:val="none" w:sz="0" w:space="0" w:color="auto"/>
            <w:right w:val="none" w:sz="0" w:space="0" w:color="auto"/>
          </w:divBdr>
          <w:divsChild>
            <w:div w:id="107794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03010">
      <w:bodyDiv w:val="1"/>
      <w:marLeft w:val="0"/>
      <w:marRight w:val="0"/>
      <w:marTop w:val="0"/>
      <w:marBottom w:val="0"/>
      <w:divBdr>
        <w:top w:val="none" w:sz="0" w:space="0" w:color="auto"/>
        <w:left w:val="none" w:sz="0" w:space="0" w:color="auto"/>
        <w:bottom w:val="none" w:sz="0" w:space="0" w:color="auto"/>
        <w:right w:val="none" w:sz="0" w:space="0" w:color="auto"/>
      </w:divBdr>
      <w:divsChild>
        <w:div w:id="440880749">
          <w:marLeft w:val="0"/>
          <w:marRight w:val="0"/>
          <w:marTop w:val="0"/>
          <w:marBottom w:val="0"/>
          <w:divBdr>
            <w:top w:val="none" w:sz="0" w:space="0" w:color="auto"/>
            <w:left w:val="none" w:sz="0" w:space="0" w:color="auto"/>
            <w:bottom w:val="none" w:sz="0" w:space="0" w:color="auto"/>
            <w:right w:val="none" w:sz="0" w:space="0" w:color="auto"/>
          </w:divBdr>
          <w:divsChild>
            <w:div w:id="2056809765">
              <w:marLeft w:val="0"/>
              <w:marRight w:val="0"/>
              <w:marTop w:val="0"/>
              <w:marBottom w:val="240"/>
              <w:divBdr>
                <w:top w:val="none" w:sz="0" w:space="0" w:color="auto"/>
                <w:left w:val="none" w:sz="0" w:space="0" w:color="auto"/>
                <w:bottom w:val="none" w:sz="0" w:space="0" w:color="auto"/>
                <w:right w:val="none" w:sz="0" w:space="0" w:color="auto"/>
              </w:divBdr>
            </w:div>
            <w:div w:id="1038354811">
              <w:marLeft w:val="0"/>
              <w:marRight w:val="0"/>
              <w:marTop w:val="0"/>
              <w:marBottom w:val="240"/>
              <w:divBdr>
                <w:top w:val="none" w:sz="0" w:space="0" w:color="auto"/>
                <w:left w:val="none" w:sz="0" w:space="0" w:color="auto"/>
                <w:bottom w:val="none" w:sz="0" w:space="0" w:color="auto"/>
                <w:right w:val="none" w:sz="0" w:space="0" w:color="auto"/>
              </w:divBdr>
            </w:div>
            <w:div w:id="725298086">
              <w:marLeft w:val="0"/>
              <w:marRight w:val="0"/>
              <w:marTop w:val="0"/>
              <w:marBottom w:val="240"/>
              <w:divBdr>
                <w:top w:val="none" w:sz="0" w:space="0" w:color="auto"/>
                <w:left w:val="none" w:sz="0" w:space="0" w:color="auto"/>
                <w:bottom w:val="none" w:sz="0" w:space="0" w:color="auto"/>
                <w:right w:val="none" w:sz="0" w:space="0" w:color="auto"/>
              </w:divBdr>
            </w:div>
            <w:div w:id="527184002">
              <w:marLeft w:val="0"/>
              <w:marRight w:val="0"/>
              <w:marTop w:val="0"/>
              <w:marBottom w:val="240"/>
              <w:divBdr>
                <w:top w:val="none" w:sz="0" w:space="0" w:color="auto"/>
                <w:left w:val="none" w:sz="0" w:space="0" w:color="auto"/>
                <w:bottom w:val="none" w:sz="0" w:space="0" w:color="auto"/>
                <w:right w:val="none" w:sz="0" w:space="0" w:color="auto"/>
              </w:divBdr>
            </w:div>
            <w:div w:id="290137256">
              <w:marLeft w:val="0"/>
              <w:marRight w:val="0"/>
              <w:marTop w:val="0"/>
              <w:marBottom w:val="240"/>
              <w:divBdr>
                <w:top w:val="none" w:sz="0" w:space="0" w:color="auto"/>
                <w:left w:val="none" w:sz="0" w:space="0" w:color="auto"/>
                <w:bottom w:val="none" w:sz="0" w:space="0" w:color="auto"/>
                <w:right w:val="none" w:sz="0" w:space="0" w:color="auto"/>
              </w:divBdr>
            </w:div>
            <w:div w:id="1236086641">
              <w:marLeft w:val="0"/>
              <w:marRight w:val="0"/>
              <w:marTop w:val="0"/>
              <w:marBottom w:val="240"/>
              <w:divBdr>
                <w:top w:val="none" w:sz="0" w:space="0" w:color="auto"/>
                <w:left w:val="none" w:sz="0" w:space="0" w:color="auto"/>
                <w:bottom w:val="none" w:sz="0" w:space="0" w:color="auto"/>
                <w:right w:val="none" w:sz="0" w:space="0" w:color="auto"/>
              </w:divBdr>
            </w:div>
            <w:div w:id="696540714">
              <w:marLeft w:val="0"/>
              <w:marRight w:val="0"/>
              <w:marTop w:val="0"/>
              <w:marBottom w:val="240"/>
              <w:divBdr>
                <w:top w:val="none" w:sz="0" w:space="0" w:color="auto"/>
                <w:left w:val="none" w:sz="0" w:space="0" w:color="auto"/>
                <w:bottom w:val="none" w:sz="0" w:space="0" w:color="auto"/>
                <w:right w:val="none" w:sz="0" w:space="0" w:color="auto"/>
              </w:divBdr>
            </w:div>
            <w:div w:id="546138848">
              <w:marLeft w:val="0"/>
              <w:marRight w:val="0"/>
              <w:marTop w:val="0"/>
              <w:marBottom w:val="240"/>
              <w:divBdr>
                <w:top w:val="none" w:sz="0" w:space="0" w:color="auto"/>
                <w:left w:val="none" w:sz="0" w:space="0" w:color="auto"/>
                <w:bottom w:val="none" w:sz="0" w:space="0" w:color="auto"/>
                <w:right w:val="none" w:sz="0" w:space="0" w:color="auto"/>
              </w:divBdr>
            </w:div>
            <w:div w:id="1244290844">
              <w:marLeft w:val="0"/>
              <w:marRight w:val="0"/>
              <w:marTop w:val="0"/>
              <w:marBottom w:val="240"/>
              <w:divBdr>
                <w:top w:val="none" w:sz="0" w:space="0" w:color="auto"/>
                <w:left w:val="none" w:sz="0" w:space="0" w:color="auto"/>
                <w:bottom w:val="none" w:sz="0" w:space="0" w:color="auto"/>
                <w:right w:val="none" w:sz="0" w:space="0" w:color="auto"/>
              </w:divBdr>
            </w:div>
            <w:div w:id="1294359937">
              <w:marLeft w:val="0"/>
              <w:marRight w:val="0"/>
              <w:marTop w:val="0"/>
              <w:marBottom w:val="240"/>
              <w:divBdr>
                <w:top w:val="none" w:sz="0" w:space="0" w:color="auto"/>
                <w:left w:val="none" w:sz="0" w:space="0" w:color="auto"/>
                <w:bottom w:val="none" w:sz="0" w:space="0" w:color="auto"/>
                <w:right w:val="none" w:sz="0" w:space="0" w:color="auto"/>
              </w:divBdr>
            </w:div>
            <w:div w:id="975599382">
              <w:marLeft w:val="0"/>
              <w:marRight w:val="0"/>
              <w:marTop w:val="0"/>
              <w:marBottom w:val="240"/>
              <w:divBdr>
                <w:top w:val="none" w:sz="0" w:space="0" w:color="auto"/>
                <w:left w:val="none" w:sz="0" w:space="0" w:color="auto"/>
                <w:bottom w:val="none" w:sz="0" w:space="0" w:color="auto"/>
                <w:right w:val="none" w:sz="0" w:space="0" w:color="auto"/>
              </w:divBdr>
            </w:div>
            <w:div w:id="560360535">
              <w:marLeft w:val="0"/>
              <w:marRight w:val="0"/>
              <w:marTop w:val="0"/>
              <w:marBottom w:val="240"/>
              <w:divBdr>
                <w:top w:val="none" w:sz="0" w:space="0" w:color="auto"/>
                <w:left w:val="none" w:sz="0" w:space="0" w:color="auto"/>
                <w:bottom w:val="none" w:sz="0" w:space="0" w:color="auto"/>
                <w:right w:val="none" w:sz="0" w:space="0" w:color="auto"/>
              </w:divBdr>
            </w:div>
            <w:div w:id="1957636236">
              <w:marLeft w:val="0"/>
              <w:marRight w:val="0"/>
              <w:marTop w:val="0"/>
              <w:marBottom w:val="240"/>
              <w:divBdr>
                <w:top w:val="none" w:sz="0" w:space="0" w:color="auto"/>
                <w:left w:val="none" w:sz="0" w:space="0" w:color="auto"/>
                <w:bottom w:val="none" w:sz="0" w:space="0" w:color="auto"/>
                <w:right w:val="none" w:sz="0" w:space="0" w:color="auto"/>
              </w:divBdr>
            </w:div>
            <w:div w:id="118568763">
              <w:marLeft w:val="0"/>
              <w:marRight w:val="0"/>
              <w:marTop w:val="0"/>
              <w:marBottom w:val="240"/>
              <w:divBdr>
                <w:top w:val="none" w:sz="0" w:space="0" w:color="auto"/>
                <w:left w:val="none" w:sz="0" w:space="0" w:color="auto"/>
                <w:bottom w:val="none" w:sz="0" w:space="0" w:color="auto"/>
                <w:right w:val="none" w:sz="0" w:space="0" w:color="auto"/>
              </w:divBdr>
            </w:div>
            <w:div w:id="1520393643">
              <w:marLeft w:val="0"/>
              <w:marRight w:val="0"/>
              <w:marTop w:val="0"/>
              <w:marBottom w:val="240"/>
              <w:divBdr>
                <w:top w:val="none" w:sz="0" w:space="0" w:color="auto"/>
                <w:left w:val="none" w:sz="0" w:space="0" w:color="auto"/>
                <w:bottom w:val="none" w:sz="0" w:space="0" w:color="auto"/>
                <w:right w:val="none" w:sz="0" w:space="0" w:color="auto"/>
              </w:divBdr>
            </w:div>
            <w:div w:id="41904131">
              <w:marLeft w:val="0"/>
              <w:marRight w:val="0"/>
              <w:marTop w:val="0"/>
              <w:marBottom w:val="240"/>
              <w:divBdr>
                <w:top w:val="none" w:sz="0" w:space="0" w:color="auto"/>
                <w:left w:val="none" w:sz="0" w:space="0" w:color="auto"/>
                <w:bottom w:val="none" w:sz="0" w:space="0" w:color="auto"/>
                <w:right w:val="none" w:sz="0" w:space="0" w:color="auto"/>
              </w:divBdr>
            </w:div>
            <w:div w:id="1816992477">
              <w:marLeft w:val="0"/>
              <w:marRight w:val="0"/>
              <w:marTop w:val="0"/>
              <w:marBottom w:val="240"/>
              <w:divBdr>
                <w:top w:val="none" w:sz="0" w:space="0" w:color="auto"/>
                <w:left w:val="none" w:sz="0" w:space="0" w:color="auto"/>
                <w:bottom w:val="none" w:sz="0" w:space="0" w:color="auto"/>
                <w:right w:val="none" w:sz="0" w:space="0" w:color="auto"/>
              </w:divBdr>
            </w:div>
            <w:div w:id="263080278">
              <w:marLeft w:val="0"/>
              <w:marRight w:val="0"/>
              <w:marTop w:val="0"/>
              <w:marBottom w:val="240"/>
              <w:divBdr>
                <w:top w:val="none" w:sz="0" w:space="0" w:color="auto"/>
                <w:left w:val="none" w:sz="0" w:space="0" w:color="auto"/>
                <w:bottom w:val="none" w:sz="0" w:space="0" w:color="auto"/>
                <w:right w:val="none" w:sz="0" w:space="0" w:color="auto"/>
              </w:divBdr>
            </w:div>
            <w:div w:id="284845849">
              <w:marLeft w:val="0"/>
              <w:marRight w:val="0"/>
              <w:marTop w:val="0"/>
              <w:marBottom w:val="240"/>
              <w:divBdr>
                <w:top w:val="none" w:sz="0" w:space="0" w:color="auto"/>
                <w:left w:val="none" w:sz="0" w:space="0" w:color="auto"/>
                <w:bottom w:val="none" w:sz="0" w:space="0" w:color="auto"/>
                <w:right w:val="none" w:sz="0" w:space="0" w:color="auto"/>
              </w:divBdr>
            </w:div>
            <w:div w:id="1459762359">
              <w:marLeft w:val="0"/>
              <w:marRight w:val="0"/>
              <w:marTop w:val="0"/>
              <w:marBottom w:val="240"/>
              <w:divBdr>
                <w:top w:val="none" w:sz="0" w:space="0" w:color="auto"/>
                <w:left w:val="none" w:sz="0" w:space="0" w:color="auto"/>
                <w:bottom w:val="none" w:sz="0" w:space="0" w:color="auto"/>
                <w:right w:val="none" w:sz="0" w:space="0" w:color="auto"/>
              </w:divBdr>
            </w:div>
            <w:div w:id="1940142262">
              <w:marLeft w:val="0"/>
              <w:marRight w:val="0"/>
              <w:marTop w:val="0"/>
              <w:marBottom w:val="240"/>
              <w:divBdr>
                <w:top w:val="none" w:sz="0" w:space="0" w:color="auto"/>
                <w:left w:val="none" w:sz="0" w:space="0" w:color="auto"/>
                <w:bottom w:val="none" w:sz="0" w:space="0" w:color="auto"/>
                <w:right w:val="none" w:sz="0" w:space="0" w:color="auto"/>
              </w:divBdr>
            </w:div>
            <w:div w:id="1073969850">
              <w:marLeft w:val="0"/>
              <w:marRight w:val="0"/>
              <w:marTop w:val="0"/>
              <w:marBottom w:val="240"/>
              <w:divBdr>
                <w:top w:val="none" w:sz="0" w:space="0" w:color="auto"/>
                <w:left w:val="none" w:sz="0" w:space="0" w:color="auto"/>
                <w:bottom w:val="none" w:sz="0" w:space="0" w:color="auto"/>
                <w:right w:val="none" w:sz="0" w:space="0" w:color="auto"/>
              </w:divBdr>
            </w:div>
            <w:div w:id="1390418614">
              <w:marLeft w:val="0"/>
              <w:marRight w:val="0"/>
              <w:marTop w:val="0"/>
              <w:marBottom w:val="240"/>
              <w:divBdr>
                <w:top w:val="none" w:sz="0" w:space="0" w:color="auto"/>
                <w:left w:val="none" w:sz="0" w:space="0" w:color="auto"/>
                <w:bottom w:val="none" w:sz="0" w:space="0" w:color="auto"/>
                <w:right w:val="none" w:sz="0" w:space="0" w:color="auto"/>
              </w:divBdr>
            </w:div>
            <w:div w:id="1338801331">
              <w:marLeft w:val="0"/>
              <w:marRight w:val="0"/>
              <w:marTop w:val="0"/>
              <w:marBottom w:val="240"/>
              <w:divBdr>
                <w:top w:val="none" w:sz="0" w:space="0" w:color="auto"/>
                <w:left w:val="none" w:sz="0" w:space="0" w:color="auto"/>
                <w:bottom w:val="none" w:sz="0" w:space="0" w:color="auto"/>
                <w:right w:val="none" w:sz="0" w:space="0" w:color="auto"/>
              </w:divBdr>
            </w:div>
            <w:div w:id="53701850">
              <w:marLeft w:val="0"/>
              <w:marRight w:val="0"/>
              <w:marTop w:val="0"/>
              <w:marBottom w:val="240"/>
              <w:divBdr>
                <w:top w:val="none" w:sz="0" w:space="0" w:color="auto"/>
                <w:left w:val="none" w:sz="0" w:space="0" w:color="auto"/>
                <w:bottom w:val="none" w:sz="0" w:space="0" w:color="auto"/>
                <w:right w:val="none" w:sz="0" w:space="0" w:color="auto"/>
              </w:divBdr>
            </w:div>
            <w:div w:id="383413485">
              <w:marLeft w:val="0"/>
              <w:marRight w:val="0"/>
              <w:marTop w:val="0"/>
              <w:marBottom w:val="240"/>
              <w:divBdr>
                <w:top w:val="none" w:sz="0" w:space="0" w:color="auto"/>
                <w:left w:val="none" w:sz="0" w:space="0" w:color="auto"/>
                <w:bottom w:val="none" w:sz="0" w:space="0" w:color="auto"/>
                <w:right w:val="none" w:sz="0" w:space="0" w:color="auto"/>
              </w:divBdr>
            </w:div>
            <w:div w:id="1447121613">
              <w:marLeft w:val="0"/>
              <w:marRight w:val="0"/>
              <w:marTop w:val="0"/>
              <w:marBottom w:val="240"/>
              <w:divBdr>
                <w:top w:val="none" w:sz="0" w:space="0" w:color="auto"/>
                <w:left w:val="none" w:sz="0" w:space="0" w:color="auto"/>
                <w:bottom w:val="none" w:sz="0" w:space="0" w:color="auto"/>
                <w:right w:val="none" w:sz="0" w:space="0" w:color="auto"/>
              </w:divBdr>
            </w:div>
            <w:div w:id="787703477">
              <w:marLeft w:val="0"/>
              <w:marRight w:val="0"/>
              <w:marTop w:val="0"/>
              <w:marBottom w:val="240"/>
              <w:divBdr>
                <w:top w:val="none" w:sz="0" w:space="0" w:color="auto"/>
                <w:left w:val="none" w:sz="0" w:space="0" w:color="auto"/>
                <w:bottom w:val="none" w:sz="0" w:space="0" w:color="auto"/>
                <w:right w:val="none" w:sz="0" w:space="0" w:color="auto"/>
              </w:divBdr>
            </w:div>
            <w:div w:id="1621106656">
              <w:marLeft w:val="0"/>
              <w:marRight w:val="0"/>
              <w:marTop w:val="0"/>
              <w:marBottom w:val="240"/>
              <w:divBdr>
                <w:top w:val="none" w:sz="0" w:space="0" w:color="auto"/>
                <w:left w:val="none" w:sz="0" w:space="0" w:color="auto"/>
                <w:bottom w:val="none" w:sz="0" w:space="0" w:color="auto"/>
                <w:right w:val="none" w:sz="0" w:space="0" w:color="auto"/>
              </w:divBdr>
            </w:div>
            <w:div w:id="1835489079">
              <w:marLeft w:val="0"/>
              <w:marRight w:val="0"/>
              <w:marTop w:val="0"/>
              <w:marBottom w:val="240"/>
              <w:divBdr>
                <w:top w:val="none" w:sz="0" w:space="0" w:color="auto"/>
                <w:left w:val="none" w:sz="0" w:space="0" w:color="auto"/>
                <w:bottom w:val="none" w:sz="0" w:space="0" w:color="auto"/>
                <w:right w:val="none" w:sz="0" w:space="0" w:color="auto"/>
              </w:divBdr>
            </w:div>
            <w:div w:id="105083244">
              <w:marLeft w:val="0"/>
              <w:marRight w:val="0"/>
              <w:marTop w:val="0"/>
              <w:marBottom w:val="240"/>
              <w:divBdr>
                <w:top w:val="none" w:sz="0" w:space="0" w:color="auto"/>
                <w:left w:val="none" w:sz="0" w:space="0" w:color="auto"/>
                <w:bottom w:val="none" w:sz="0" w:space="0" w:color="auto"/>
                <w:right w:val="none" w:sz="0" w:space="0" w:color="auto"/>
              </w:divBdr>
            </w:div>
            <w:div w:id="1973748447">
              <w:marLeft w:val="0"/>
              <w:marRight w:val="0"/>
              <w:marTop w:val="0"/>
              <w:marBottom w:val="240"/>
              <w:divBdr>
                <w:top w:val="none" w:sz="0" w:space="0" w:color="auto"/>
                <w:left w:val="none" w:sz="0" w:space="0" w:color="auto"/>
                <w:bottom w:val="none" w:sz="0" w:space="0" w:color="auto"/>
                <w:right w:val="none" w:sz="0" w:space="0" w:color="auto"/>
              </w:divBdr>
            </w:div>
            <w:div w:id="854928312">
              <w:marLeft w:val="0"/>
              <w:marRight w:val="0"/>
              <w:marTop w:val="0"/>
              <w:marBottom w:val="240"/>
              <w:divBdr>
                <w:top w:val="none" w:sz="0" w:space="0" w:color="auto"/>
                <w:left w:val="none" w:sz="0" w:space="0" w:color="auto"/>
                <w:bottom w:val="none" w:sz="0" w:space="0" w:color="auto"/>
                <w:right w:val="none" w:sz="0" w:space="0" w:color="auto"/>
              </w:divBdr>
            </w:div>
            <w:div w:id="1085878834">
              <w:marLeft w:val="0"/>
              <w:marRight w:val="0"/>
              <w:marTop w:val="0"/>
              <w:marBottom w:val="240"/>
              <w:divBdr>
                <w:top w:val="none" w:sz="0" w:space="0" w:color="auto"/>
                <w:left w:val="none" w:sz="0" w:space="0" w:color="auto"/>
                <w:bottom w:val="none" w:sz="0" w:space="0" w:color="auto"/>
                <w:right w:val="none" w:sz="0" w:space="0" w:color="auto"/>
              </w:divBdr>
            </w:div>
            <w:div w:id="1347944743">
              <w:marLeft w:val="0"/>
              <w:marRight w:val="0"/>
              <w:marTop w:val="0"/>
              <w:marBottom w:val="240"/>
              <w:divBdr>
                <w:top w:val="none" w:sz="0" w:space="0" w:color="auto"/>
                <w:left w:val="none" w:sz="0" w:space="0" w:color="auto"/>
                <w:bottom w:val="none" w:sz="0" w:space="0" w:color="auto"/>
                <w:right w:val="none" w:sz="0" w:space="0" w:color="auto"/>
              </w:divBdr>
            </w:div>
            <w:div w:id="993145865">
              <w:marLeft w:val="0"/>
              <w:marRight w:val="0"/>
              <w:marTop w:val="0"/>
              <w:marBottom w:val="240"/>
              <w:divBdr>
                <w:top w:val="none" w:sz="0" w:space="0" w:color="auto"/>
                <w:left w:val="none" w:sz="0" w:space="0" w:color="auto"/>
                <w:bottom w:val="none" w:sz="0" w:space="0" w:color="auto"/>
                <w:right w:val="none" w:sz="0" w:space="0" w:color="auto"/>
              </w:divBdr>
            </w:div>
            <w:div w:id="1689676360">
              <w:marLeft w:val="0"/>
              <w:marRight w:val="0"/>
              <w:marTop w:val="0"/>
              <w:marBottom w:val="240"/>
              <w:divBdr>
                <w:top w:val="none" w:sz="0" w:space="0" w:color="auto"/>
                <w:left w:val="none" w:sz="0" w:space="0" w:color="auto"/>
                <w:bottom w:val="none" w:sz="0" w:space="0" w:color="auto"/>
                <w:right w:val="none" w:sz="0" w:space="0" w:color="auto"/>
              </w:divBdr>
            </w:div>
            <w:div w:id="1967078606">
              <w:marLeft w:val="0"/>
              <w:marRight w:val="0"/>
              <w:marTop w:val="0"/>
              <w:marBottom w:val="240"/>
              <w:divBdr>
                <w:top w:val="none" w:sz="0" w:space="0" w:color="auto"/>
                <w:left w:val="none" w:sz="0" w:space="0" w:color="auto"/>
                <w:bottom w:val="none" w:sz="0" w:space="0" w:color="auto"/>
                <w:right w:val="none" w:sz="0" w:space="0" w:color="auto"/>
              </w:divBdr>
            </w:div>
            <w:div w:id="1160997468">
              <w:marLeft w:val="0"/>
              <w:marRight w:val="0"/>
              <w:marTop w:val="0"/>
              <w:marBottom w:val="240"/>
              <w:divBdr>
                <w:top w:val="none" w:sz="0" w:space="0" w:color="auto"/>
                <w:left w:val="none" w:sz="0" w:space="0" w:color="auto"/>
                <w:bottom w:val="none" w:sz="0" w:space="0" w:color="auto"/>
                <w:right w:val="none" w:sz="0" w:space="0" w:color="auto"/>
              </w:divBdr>
            </w:div>
            <w:div w:id="40255770">
              <w:marLeft w:val="0"/>
              <w:marRight w:val="0"/>
              <w:marTop w:val="0"/>
              <w:marBottom w:val="240"/>
              <w:divBdr>
                <w:top w:val="none" w:sz="0" w:space="0" w:color="auto"/>
                <w:left w:val="none" w:sz="0" w:space="0" w:color="auto"/>
                <w:bottom w:val="none" w:sz="0" w:space="0" w:color="auto"/>
                <w:right w:val="none" w:sz="0" w:space="0" w:color="auto"/>
              </w:divBdr>
            </w:div>
            <w:div w:id="589972795">
              <w:marLeft w:val="0"/>
              <w:marRight w:val="0"/>
              <w:marTop w:val="0"/>
              <w:marBottom w:val="240"/>
              <w:divBdr>
                <w:top w:val="none" w:sz="0" w:space="0" w:color="auto"/>
                <w:left w:val="none" w:sz="0" w:space="0" w:color="auto"/>
                <w:bottom w:val="none" w:sz="0" w:space="0" w:color="auto"/>
                <w:right w:val="none" w:sz="0" w:space="0" w:color="auto"/>
              </w:divBdr>
            </w:div>
            <w:div w:id="372116269">
              <w:marLeft w:val="0"/>
              <w:marRight w:val="0"/>
              <w:marTop w:val="0"/>
              <w:marBottom w:val="240"/>
              <w:divBdr>
                <w:top w:val="none" w:sz="0" w:space="0" w:color="auto"/>
                <w:left w:val="none" w:sz="0" w:space="0" w:color="auto"/>
                <w:bottom w:val="none" w:sz="0" w:space="0" w:color="auto"/>
                <w:right w:val="none" w:sz="0" w:space="0" w:color="auto"/>
              </w:divBdr>
            </w:div>
            <w:div w:id="101379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137815">
      <w:bodyDiv w:val="1"/>
      <w:marLeft w:val="0"/>
      <w:marRight w:val="0"/>
      <w:marTop w:val="0"/>
      <w:marBottom w:val="0"/>
      <w:divBdr>
        <w:top w:val="none" w:sz="0" w:space="0" w:color="auto"/>
        <w:left w:val="none" w:sz="0" w:space="0" w:color="auto"/>
        <w:bottom w:val="none" w:sz="0" w:space="0" w:color="auto"/>
        <w:right w:val="none" w:sz="0" w:space="0" w:color="auto"/>
      </w:divBdr>
      <w:divsChild>
        <w:div w:id="2018313162">
          <w:marLeft w:val="0"/>
          <w:marRight w:val="0"/>
          <w:marTop w:val="0"/>
          <w:marBottom w:val="0"/>
          <w:divBdr>
            <w:top w:val="none" w:sz="0" w:space="0" w:color="auto"/>
            <w:left w:val="none" w:sz="0" w:space="0" w:color="auto"/>
            <w:bottom w:val="none" w:sz="0" w:space="0" w:color="auto"/>
            <w:right w:val="none" w:sz="0" w:space="0" w:color="auto"/>
          </w:divBdr>
          <w:divsChild>
            <w:div w:id="187210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5588">
      <w:bodyDiv w:val="1"/>
      <w:marLeft w:val="0"/>
      <w:marRight w:val="0"/>
      <w:marTop w:val="0"/>
      <w:marBottom w:val="0"/>
      <w:divBdr>
        <w:top w:val="none" w:sz="0" w:space="0" w:color="auto"/>
        <w:left w:val="none" w:sz="0" w:space="0" w:color="auto"/>
        <w:bottom w:val="none" w:sz="0" w:space="0" w:color="auto"/>
        <w:right w:val="none" w:sz="0" w:space="0" w:color="auto"/>
      </w:divBdr>
      <w:divsChild>
        <w:div w:id="2022781304">
          <w:marLeft w:val="0"/>
          <w:marRight w:val="0"/>
          <w:marTop w:val="0"/>
          <w:marBottom w:val="0"/>
          <w:divBdr>
            <w:top w:val="none" w:sz="0" w:space="0" w:color="auto"/>
            <w:left w:val="none" w:sz="0" w:space="0" w:color="auto"/>
            <w:bottom w:val="none" w:sz="0" w:space="0" w:color="auto"/>
            <w:right w:val="none" w:sz="0" w:space="0" w:color="auto"/>
          </w:divBdr>
          <w:divsChild>
            <w:div w:id="185233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3938">
      <w:bodyDiv w:val="1"/>
      <w:marLeft w:val="0"/>
      <w:marRight w:val="0"/>
      <w:marTop w:val="0"/>
      <w:marBottom w:val="0"/>
      <w:divBdr>
        <w:top w:val="none" w:sz="0" w:space="0" w:color="auto"/>
        <w:left w:val="none" w:sz="0" w:space="0" w:color="auto"/>
        <w:bottom w:val="none" w:sz="0" w:space="0" w:color="auto"/>
        <w:right w:val="none" w:sz="0" w:space="0" w:color="auto"/>
      </w:divBdr>
      <w:divsChild>
        <w:div w:id="348027952">
          <w:marLeft w:val="0"/>
          <w:marRight w:val="0"/>
          <w:marTop w:val="0"/>
          <w:marBottom w:val="0"/>
          <w:divBdr>
            <w:top w:val="none" w:sz="0" w:space="0" w:color="auto"/>
            <w:left w:val="none" w:sz="0" w:space="0" w:color="auto"/>
            <w:bottom w:val="none" w:sz="0" w:space="0" w:color="auto"/>
            <w:right w:val="none" w:sz="0" w:space="0" w:color="auto"/>
          </w:divBdr>
          <w:divsChild>
            <w:div w:id="100594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19384">
      <w:bodyDiv w:val="1"/>
      <w:marLeft w:val="0"/>
      <w:marRight w:val="0"/>
      <w:marTop w:val="0"/>
      <w:marBottom w:val="0"/>
      <w:divBdr>
        <w:top w:val="none" w:sz="0" w:space="0" w:color="auto"/>
        <w:left w:val="none" w:sz="0" w:space="0" w:color="auto"/>
        <w:bottom w:val="none" w:sz="0" w:space="0" w:color="auto"/>
        <w:right w:val="none" w:sz="0" w:space="0" w:color="auto"/>
      </w:divBdr>
      <w:divsChild>
        <w:div w:id="140199583">
          <w:marLeft w:val="0"/>
          <w:marRight w:val="0"/>
          <w:marTop w:val="0"/>
          <w:marBottom w:val="0"/>
          <w:divBdr>
            <w:top w:val="none" w:sz="0" w:space="0" w:color="auto"/>
            <w:left w:val="none" w:sz="0" w:space="0" w:color="auto"/>
            <w:bottom w:val="none" w:sz="0" w:space="0" w:color="auto"/>
            <w:right w:val="none" w:sz="0" w:space="0" w:color="auto"/>
          </w:divBdr>
          <w:divsChild>
            <w:div w:id="77509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44736">
      <w:bodyDiv w:val="1"/>
      <w:marLeft w:val="0"/>
      <w:marRight w:val="0"/>
      <w:marTop w:val="0"/>
      <w:marBottom w:val="0"/>
      <w:divBdr>
        <w:top w:val="none" w:sz="0" w:space="0" w:color="auto"/>
        <w:left w:val="none" w:sz="0" w:space="0" w:color="auto"/>
        <w:bottom w:val="none" w:sz="0" w:space="0" w:color="auto"/>
        <w:right w:val="none" w:sz="0" w:space="0" w:color="auto"/>
      </w:divBdr>
      <w:divsChild>
        <w:div w:id="26376660">
          <w:marLeft w:val="0"/>
          <w:marRight w:val="0"/>
          <w:marTop w:val="0"/>
          <w:marBottom w:val="0"/>
          <w:divBdr>
            <w:top w:val="none" w:sz="0" w:space="0" w:color="auto"/>
            <w:left w:val="none" w:sz="0" w:space="0" w:color="auto"/>
            <w:bottom w:val="none" w:sz="0" w:space="0" w:color="auto"/>
            <w:right w:val="none" w:sz="0" w:space="0" w:color="auto"/>
          </w:divBdr>
          <w:divsChild>
            <w:div w:id="211321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92901">
      <w:bodyDiv w:val="1"/>
      <w:marLeft w:val="0"/>
      <w:marRight w:val="0"/>
      <w:marTop w:val="0"/>
      <w:marBottom w:val="0"/>
      <w:divBdr>
        <w:top w:val="none" w:sz="0" w:space="0" w:color="auto"/>
        <w:left w:val="none" w:sz="0" w:space="0" w:color="auto"/>
        <w:bottom w:val="none" w:sz="0" w:space="0" w:color="auto"/>
        <w:right w:val="none" w:sz="0" w:space="0" w:color="auto"/>
      </w:divBdr>
      <w:divsChild>
        <w:div w:id="409934856">
          <w:marLeft w:val="0"/>
          <w:marRight w:val="0"/>
          <w:marTop w:val="0"/>
          <w:marBottom w:val="0"/>
          <w:divBdr>
            <w:top w:val="none" w:sz="0" w:space="0" w:color="auto"/>
            <w:left w:val="none" w:sz="0" w:space="0" w:color="auto"/>
            <w:bottom w:val="none" w:sz="0" w:space="0" w:color="auto"/>
            <w:right w:val="none" w:sz="0" w:space="0" w:color="auto"/>
          </w:divBdr>
          <w:divsChild>
            <w:div w:id="1344360077">
              <w:marLeft w:val="0"/>
              <w:marRight w:val="0"/>
              <w:marTop w:val="0"/>
              <w:marBottom w:val="0"/>
              <w:divBdr>
                <w:top w:val="none" w:sz="0" w:space="0" w:color="auto"/>
                <w:left w:val="none" w:sz="0" w:space="0" w:color="auto"/>
                <w:bottom w:val="none" w:sz="0" w:space="0" w:color="auto"/>
                <w:right w:val="none" w:sz="0" w:space="0" w:color="auto"/>
              </w:divBdr>
            </w:div>
            <w:div w:id="613287662">
              <w:marLeft w:val="0"/>
              <w:marRight w:val="0"/>
              <w:marTop w:val="0"/>
              <w:marBottom w:val="0"/>
              <w:divBdr>
                <w:top w:val="none" w:sz="0" w:space="0" w:color="auto"/>
                <w:left w:val="none" w:sz="0" w:space="0" w:color="auto"/>
                <w:bottom w:val="none" w:sz="0" w:space="0" w:color="auto"/>
                <w:right w:val="none" w:sz="0" w:space="0" w:color="auto"/>
              </w:divBdr>
            </w:div>
            <w:div w:id="1919778192">
              <w:marLeft w:val="0"/>
              <w:marRight w:val="0"/>
              <w:marTop w:val="0"/>
              <w:marBottom w:val="0"/>
              <w:divBdr>
                <w:top w:val="none" w:sz="0" w:space="0" w:color="auto"/>
                <w:left w:val="none" w:sz="0" w:space="0" w:color="auto"/>
                <w:bottom w:val="none" w:sz="0" w:space="0" w:color="auto"/>
                <w:right w:val="none" w:sz="0" w:space="0" w:color="auto"/>
              </w:divBdr>
            </w:div>
            <w:div w:id="646015554">
              <w:marLeft w:val="0"/>
              <w:marRight w:val="0"/>
              <w:marTop w:val="0"/>
              <w:marBottom w:val="0"/>
              <w:divBdr>
                <w:top w:val="none" w:sz="0" w:space="0" w:color="auto"/>
                <w:left w:val="none" w:sz="0" w:space="0" w:color="auto"/>
                <w:bottom w:val="none" w:sz="0" w:space="0" w:color="auto"/>
                <w:right w:val="none" w:sz="0" w:space="0" w:color="auto"/>
              </w:divBdr>
            </w:div>
            <w:div w:id="348681095">
              <w:marLeft w:val="0"/>
              <w:marRight w:val="0"/>
              <w:marTop w:val="0"/>
              <w:marBottom w:val="0"/>
              <w:divBdr>
                <w:top w:val="none" w:sz="0" w:space="0" w:color="auto"/>
                <w:left w:val="none" w:sz="0" w:space="0" w:color="auto"/>
                <w:bottom w:val="none" w:sz="0" w:space="0" w:color="auto"/>
                <w:right w:val="none" w:sz="0" w:space="0" w:color="auto"/>
              </w:divBdr>
            </w:div>
            <w:div w:id="570390789">
              <w:marLeft w:val="0"/>
              <w:marRight w:val="0"/>
              <w:marTop w:val="0"/>
              <w:marBottom w:val="0"/>
              <w:divBdr>
                <w:top w:val="none" w:sz="0" w:space="0" w:color="auto"/>
                <w:left w:val="none" w:sz="0" w:space="0" w:color="auto"/>
                <w:bottom w:val="none" w:sz="0" w:space="0" w:color="auto"/>
                <w:right w:val="none" w:sz="0" w:space="0" w:color="auto"/>
              </w:divBdr>
            </w:div>
            <w:div w:id="1635405506">
              <w:marLeft w:val="0"/>
              <w:marRight w:val="0"/>
              <w:marTop w:val="0"/>
              <w:marBottom w:val="0"/>
              <w:divBdr>
                <w:top w:val="none" w:sz="0" w:space="0" w:color="auto"/>
                <w:left w:val="none" w:sz="0" w:space="0" w:color="auto"/>
                <w:bottom w:val="none" w:sz="0" w:space="0" w:color="auto"/>
                <w:right w:val="none" w:sz="0" w:space="0" w:color="auto"/>
              </w:divBdr>
            </w:div>
            <w:div w:id="29382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3680">
      <w:bodyDiv w:val="1"/>
      <w:marLeft w:val="0"/>
      <w:marRight w:val="0"/>
      <w:marTop w:val="0"/>
      <w:marBottom w:val="0"/>
      <w:divBdr>
        <w:top w:val="none" w:sz="0" w:space="0" w:color="auto"/>
        <w:left w:val="none" w:sz="0" w:space="0" w:color="auto"/>
        <w:bottom w:val="none" w:sz="0" w:space="0" w:color="auto"/>
        <w:right w:val="none" w:sz="0" w:space="0" w:color="auto"/>
      </w:divBdr>
      <w:divsChild>
        <w:div w:id="118961271">
          <w:marLeft w:val="0"/>
          <w:marRight w:val="0"/>
          <w:marTop w:val="0"/>
          <w:marBottom w:val="0"/>
          <w:divBdr>
            <w:top w:val="none" w:sz="0" w:space="0" w:color="auto"/>
            <w:left w:val="none" w:sz="0" w:space="0" w:color="auto"/>
            <w:bottom w:val="none" w:sz="0" w:space="0" w:color="auto"/>
            <w:right w:val="none" w:sz="0" w:space="0" w:color="auto"/>
          </w:divBdr>
          <w:divsChild>
            <w:div w:id="175462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63183">
      <w:bodyDiv w:val="1"/>
      <w:marLeft w:val="0"/>
      <w:marRight w:val="0"/>
      <w:marTop w:val="0"/>
      <w:marBottom w:val="0"/>
      <w:divBdr>
        <w:top w:val="none" w:sz="0" w:space="0" w:color="auto"/>
        <w:left w:val="none" w:sz="0" w:space="0" w:color="auto"/>
        <w:bottom w:val="none" w:sz="0" w:space="0" w:color="auto"/>
        <w:right w:val="none" w:sz="0" w:space="0" w:color="auto"/>
      </w:divBdr>
      <w:divsChild>
        <w:div w:id="1663389163">
          <w:marLeft w:val="0"/>
          <w:marRight w:val="0"/>
          <w:marTop w:val="0"/>
          <w:marBottom w:val="0"/>
          <w:divBdr>
            <w:top w:val="none" w:sz="0" w:space="0" w:color="auto"/>
            <w:left w:val="none" w:sz="0" w:space="0" w:color="auto"/>
            <w:bottom w:val="none" w:sz="0" w:space="0" w:color="auto"/>
            <w:right w:val="none" w:sz="0" w:space="0" w:color="auto"/>
          </w:divBdr>
          <w:divsChild>
            <w:div w:id="6507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58502">
      <w:bodyDiv w:val="1"/>
      <w:marLeft w:val="0"/>
      <w:marRight w:val="0"/>
      <w:marTop w:val="0"/>
      <w:marBottom w:val="0"/>
      <w:divBdr>
        <w:top w:val="none" w:sz="0" w:space="0" w:color="auto"/>
        <w:left w:val="none" w:sz="0" w:space="0" w:color="auto"/>
        <w:bottom w:val="none" w:sz="0" w:space="0" w:color="auto"/>
        <w:right w:val="none" w:sz="0" w:space="0" w:color="auto"/>
      </w:divBdr>
      <w:divsChild>
        <w:div w:id="342781629">
          <w:marLeft w:val="0"/>
          <w:marRight w:val="0"/>
          <w:marTop w:val="0"/>
          <w:marBottom w:val="0"/>
          <w:divBdr>
            <w:top w:val="none" w:sz="0" w:space="0" w:color="auto"/>
            <w:left w:val="none" w:sz="0" w:space="0" w:color="auto"/>
            <w:bottom w:val="none" w:sz="0" w:space="0" w:color="auto"/>
            <w:right w:val="none" w:sz="0" w:space="0" w:color="auto"/>
          </w:divBdr>
          <w:divsChild>
            <w:div w:id="17704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31073">
      <w:bodyDiv w:val="1"/>
      <w:marLeft w:val="0"/>
      <w:marRight w:val="0"/>
      <w:marTop w:val="0"/>
      <w:marBottom w:val="0"/>
      <w:divBdr>
        <w:top w:val="none" w:sz="0" w:space="0" w:color="auto"/>
        <w:left w:val="none" w:sz="0" w:space="0" w:color="auto"/>
        <w:bottom w:val="none" w:sz="0" w:space="0" w:color="auto"/>
        <w:right w:val="none" w:sz="0" w:space="0" w:color="auto"/>
      </w:divBdr>
      <w:divsChild>
        <w:div w:id="1555122570">
          <w:marLeft w:val="0"/>
          <w:marRight w:val="0"/>
          <w:marTop w:val="0"/>
          <w:marBottom w:val="0"/>
          <w:divBdr>
            <w:top w:val="none" w:sz="0" w:space="0" w:color="auto"/>
            <w:left w:val="none" w:sz="0" w:space="0" w:color="auto"/>
            <w:bottom w:val="none" w:sz="0" w:space="0" w:color="auto"/>
            <w:right w:val="none" w:sz="0" w:space="0" w:color="auto"/>
          </w:divBdr>
          <w:divsChild>
            <w:div w:id="63186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5266">
      <w:bodyDiv w:val="1"/>
      <w:marLeft w:val="0"/>
      <w:marRight w:val="0"/>
      <w:marTop w:val="0"/>
      <w:marBottom w:val="0"/>
      <w:divBdr>
        <w:top w:val="none" w:sz="0" w:space="0" w:color="auto"/>
        <w:left w:val="none" w:sz="0" w:space="0" w:color="auto"/>
        <w:bottom w:val="none" w:sz="0" w:space="0" w:color="auto"/>
        <w:right w:val="none" w:sz="0" w:space="0" w:color="auto"/>
      </w:divBdr>
      <w:divsChild>
        <w:div w:id="1544050647">
          <w:marLeft w:val="0"/>
          <w:marRight w:val="0"/>
          <w:marTop w:val="0"/>
          <w:marBottom w:val="0"/>
          <w:divBdr>
            <w:top w:val="none" w:sz="0" w:space="0" w:color="auto"/>
            <w:left w:val="none" w:sz="0" w:space="0" w:color="auto"/>
            <w:bottom w:val="none" w:sz="0" w:space="0" w:color="auto"/>
            <w:right w:val="none" w:sz="0" w:space="0" w:color="auto"/>
          </w:divBdr>
          <w:divsChild>
            <w:div w:id="189866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3448">
      <w:bodyDiv w:val="1"/>
      <w:marLeft w:val="0"/>
      <w:marRight w:val="0"/>
      <w:marTop w:val="0"/>
      <w:marBottom w:val="0"/>
      <w:divBdr>
        <w:top w:val="none" w:sz="0" w:space="0" w:color="auto"/>
        <w:left w:val="none" w:sz="0" w:space="0" w:color="auto"/>
        <w:bottom w:val="none" w:sz="0" w:space="0" w:color="auto"/>
        <w:right w:val="none" w:sz="0" w:space="0" w:color="auto"/>
      </w:divBdr>
      <w:divsChild>
        <w:div w:id="579874999">
          <w:marLeft w:val="0"/>
          <w:marRight w:val="0"/>
          <w:marTop w:val="0"/>
          <w:marBottom w:val="0"/>
          <w:divBdr>
            <w:top w:val="none" w:sz="0" w:space="0" w:color="auto"/>
            <w:left w:val="none" w:sz="0" w:space="0" w:color="auto"/>
            <w:bottom w:val="none" w:sz="0" w:space="0" w:color="auto"/>
            <w:right w:val="none" w:sz="0" w:space="0" w:color="auto"/>
          </w:divBdr>
          <w:divsChild>
            <w:div w:id="2088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3887">
      <w:bodyDiv w:val="1"/>
      <w:marLeft w:val="0"/>
      <w:marRight w:val="0"/>
      <w:marTop w:val="0"/>
      <w:marBottom w:val="0"/>
      <w:divBdr>
        <w:top w:val="none" w:sz="0" w:space="0" w:color="auto"/>
        <w:left w:val="none" w:sz="0" w:space="0" w:color="auto"/>
        <w:bottom w:val="none" w:sz="0" w:space="0" w:color="auto"/>
        <w:right w:val="none" w:sz="0" w:space="0" w:color="auto"/>
      </w:divBdr>
      <w:divsChild>
        <w:div w:id="1335373556">
          <w:marLeft w:val="0"/>
          <w:marRight w:val="0"/>
          <w:marTop w:val="0"/>
          <w:marBottom w:val="0"/>
          <w:divBdr>
            <w:top w:val="none" w:sz="0" w:space="0" w:color="auto"/>
            <w:left w:val="none" w:sz="0" w:space="0" w:color="auto"/>
            <w:bottom w:val="none" w:sz="0" w:space="0" w:color="auto"/>
            <w:right w:val="none" w:sz="0" w:space="0" w:color="auto"/>
          </w:divBdr>
          <w:divsChild>
            <w:div w:id="45379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21153">
      <w:bodyDiv w:val="1"/>
      <w:marLeft w:val="0"/>
      <w:marRight w:val="0"/>
      <w:marTop w:val="0"/>
      <w:marBottom w:val="0"/>
      <w:divBdr>
        <w:top w:val="none" w:sz="0" w:space="0" w:color="auto"/>
        <w:left w:val="none" w:sz="0" w:space="0" w:color="auto"/>
        <w:bottom w:val="none" w:sz="0" w:space="0" w:color="auto"/>
        <w:right w:val="none" w:sz="0" w:space="0" w:color="auto"/>
      </w:divBdr>
      <w:divsChild>
        <w:div w:id="55787037">
          <w:marLeft w:val="0"/>
          <w:marRight w:val="0"/>
          <w:marTop w:val="0"/>
          <w:marBottom w:val="0"/>
          <w:divBdr>
            <w:top w:val="none" w:sz="0" w:space="0" w:color="auto"/>
            <w:left w:val="none" w:sz="0" w:space="0" w:color="auto"/>
            <w:bottom w:val="none" w:sz="0" w:space="0" w:color="auto"/>
            <w:right w:val="none" w:sz="0" w:space="0" w:color="auto"/>
          </w:divBdr>
          <w:divsChild>
            <w:div w:id="185900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30355">
      <w:bodyDiv w:val="1"/>
      <w:marLeft w:val="0"/>
      <w:marRight w:val="0"/>
      <w:marTop w:val="0"/>
      <w:marBottom w:val="0"/>
      <w:divBdr>
        <w:top w:val="none" w:sz="0" w:space="0" w:color="auto"/>
        <w:left w:val="none" w:sz="0" w:space="0" w:color="auto"/>
        <w:bottom w:val="none" w:sz="0" w:space="0" w:color="auto"/>
        <w:right w:val="none" w:sz="0" w:space="0" w:color="auto"/>
      </w:divBdr>
      <w:divsChild>
        <w:div w:id="1886482743">
          <w:marLeft w:val="0"/>
          <w:marRight w:val="0"/>
          <w:marTop w:val="0"/>
          <w:marBottom w:val="0"/>
          <w:divBdr>
            <w:top w:val="none" w:sz="0" w:space="0" w:color="auto"/>
            <w:left w:val="none" w:sz="0" w:space="0" w:color="auto"/>
            <w:bottom w:val="none" w:sz="0" w:space="0" w:color="auto"/>
            <w:right w:val="none" w:sz="0" w:space="0" w:color="auto"/>
          </w:divBdr>
          <w:divsChild>
            <w:div w:id="17099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25651">
      <w:bodyDiv w:val="1"/>
      <w:marLeft w:val="0"/>
      <w:marRight w:val="0"/>
      <w:marTop w:val="0"/>
      <w:marBottom w:val="0"/>
      <w:divBdr>
        <w:top w:val="none" w:sz="0" w:space="0" w:color="auto"/>
        <w:left w:val="none" w:sz="0" w:space="0" w:color="auto"/>
        <w:bottom w:val="none" w:sz="0" w:space="0" w:color="auto"/>
        <w:right w:val="none" w:sz="0" w:space="0" w:color="auto"/>
      </w:divBdr>
      <w:divsChild>
        <w:div w:id="1428892705">
          <w:marLeft w:val="0"/>
          <w:marRight w:val="0"/>
          <w:marTop w:val="0"/>
          <w:marBottom w:val="0"/>
          <w:divBdr>
            <w:top w:val="none" w:sz="0" w:space="0" w:color="auto"/>
            <w:left w:val="none" w:sz="0" w:space="0" w:color="auto"/>
            <w:bottom w:val="none" w:sz="0" w:space="0" w:color="auto"/>
            <w:right w:val="none" w:sz="0" w:space="0" w:color="auto"/>
          </w:divBdr>
          <w:divsChild>
            <w:div w:id="1400328716">
              <w:marLeft w:val="0"/>
              <w:marRight w:val="0"/>
              <w:marTop w:val="0"/>
              <w:marBottom w:val="0"/>
              <w:divBdr>
                <w:top w:val="none" w:sz="0" w:space="0" w:color="auto"/>
                <w:left w:val="none" w:sz="0" w:space="0" w:color="auto"/>
                <w:bottom w:val="none" w:sz="0" w:space="0" w:color="auto"/>
                <w:right w:val="none" w:sz="0" w:space="0" w:color="auto"/>
              </w:divBdr>
            </w:div>
            <w:div w:id="807631744">
              <w:marLeft w:val="0"/>
              <w:marRight w:val="0"/>
              <w:marTop w:val="0"/>
              <w:marBottom w:val="0"/>
              <w:divBdr>
                <w:top w:val="none" w:sz="0" w:space="0" w:color="auto"/>
                <w:left w:val="none" w:sz="0" w:space="0" w:color="auto"/>
                <w:bottom w:val="none" w:sz="0" w:space="0" w:color="auto"/>
                <w:right w:val="none" w:sz="0" w:space="0" w:color="auto"/>
              </w:divBdr>
            </w:div>
            <w:div w:id="2134901482">
              <w:marLeft w:val="0"/>
              <w:marRight w:val="0"/>
              <w:marTop w:val="0"/>
              <w:marBottom w:val="0"/>
              <w:divBdr>
                <w:top w:val="none" w:sz="0" w:space="0" w:color="auto"/>
                <w:left w:val="none" w:sz="0" w:space="0" w:color="auto"/>
                <w:bottom w:val="none" w:sz="0" w:space="0" w:color="auto"/>
                <w:right w:val="none" w:sz="0" w:space="0" w:color="auto"/>
              </w:divBdr>
            </w:div>
            <w:div w:id="1296332262">
              <w:marLeft w:val="0"/>
              <w:marRight w:val="0"/>
              <w:marTop w:val="0"/>
              <w:marBottom w:val="0"/>
              <w:divBdr>
                <w:top w:val="none" w:sz="0" w:space="0" w:color="auto"/>
                <w:left w:val="none" w:sz="0" w:space="0" w:color="auto"/>
                <w:bottom w:val="none" w:sz="0" w:space="0" w:color="auto"/>
                <w:right w:val="none" w:sz="0" w:space="0" w:color="auto"/>
              </w:divBdr>
            </w:div>
            <w:div w:id="83992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49320">
      <w:bodyDiv w:val="1"/>
      <w:marLeft w:val="0"/>
      <w:marRight w:val="0"/>
      <w:marTop w:val="0"/>
      <w:marBottom w:val="0"/>
      <w:divBdr>
        <w:top w:val="none" w:sz="0" w:space="0" w:color="auto"/>
        <w:left w:val="none" w:sz="0" w:space="0" w:color="auto"/>
        <w:bottom w:val="none" w:sz="0" w:space="0" w:color="auto"/>
        <w:right w:val="none" w:sz="0" w:space="0" w:color="auto"/>
      </w:divBdr>
      <w:divsChild>
        <w:div w:id="227038821">
          <w:marLeft w:val="0"/>
          <w:marRight w:val="0"/>
          <w:marTop w:val="0"/>
          <w:marBottom w:val="0"/>
          <w:divBdr>
            <w:top w:val="none" w:sz="0" w:space="0" w:color="auto"/>
            <w:left w:val="none" w:sz="0" w:space="0" w:color="auto"/>
            <w:bottom w:val="none" w:sz="0" w:space="0" w:color="auto"/>
            <w:right w:val="none" w:sz="0" w:space="0" w:color="auto"/>
          </w:divBdr>
          <w:divsChild>
            <w:div w:id="4496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6797">
      <w:bodyDiv w:val="1"/>
      <w:marLeft w:val="0"/>
      <w:marRight w:val="0"/>
      <w:marTop w:val="0"/>
      <w:marBottom w:val="0"/>
      <w:divBdr>
        <w:top w:val="none" w:sz="0" w:space="0" w:color="auto"/>
        <w:left w:val="none" w:sz="0" w:space="0" w:color="auto"/>
        <w:bottom w:val="none" w:sz="0" w:space="0" w:color="auto"/>
        <w:right w:val="none" w:sz="0" w:space="0" w:color="auto"/>
      </w:divBdr>
      <w:divsChild>
        <w:div w:id="1299140293">
          <w:marLeft w:val="0"/>
          <w:marRight w:val="0"/>
          <w:marTop w:val="0"/>
          <w:marBottom w:val="0"/>
          <w:divBdr>
            <w:top w:val="none" w:sz="0" w:space="0" w:color="auto"/>
            <w:left w:val="none" w:sz="0" w:space="0" w:color="auto"/>
            <w:bottom w:val="none" w:sz="0" w:space="0" w:color="auto"/>
            <w:right w:val="none" w:sz="0" w:space="0" w:color="auto"/>
          </w:divBdr>
          <w:divsChild>
            <w:div w:id="51342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06138">
      <w:bodyDiv w:val="1"/>
      <w:marLeft w:val="0"/>
      <w:marRight w:val="0"/>
      <w:marTop w:val="0"/>
      <w:marBottom w:val="0"/>
      <w:divBdr>
        <w:top w:val="none" w:sz="0" w:space="0" w:color="auto"/>
        <w:left w:val="none" w:sz="0" w:space="0" w:color="auto"/>
        <w:bottom w:val="none" w:sz="0" w:space="0" w:color="auto"/>
        <w:right w:val="none" w:sz="0" w:space="0" w:color="auto"/>
      </w:divBdr>
      <w:divsChild>
        <w:div w:id="1150905832">
          <w:marLeft w:val="0"/>
          <w:marRight w:val="0"/>
          <w:marTop w:val="0"/>
          <w:marBottom w:val="0"/>
          <w:divBdr>
            <w:top w:val="none" w:sz="0" w:space="0" w:color="auto"/>
            <w:left w:val="none" w:sz="0" w:space="0" w:color="auto"/>
            <w:bottom w:val="none" w:sz="0" w:space="0" w:color="auto"/>
            <w:right w:val="none" w:sz="0" w:space="0" w:color="auto"/>
          </w:divBdr>
          <w:divsChild>
            <w:div w:id="563178979">
              <w:marLeft w:val="0"/>
              <w:marRight w:val="0"/>
              <w:marTop w:val="0"/>
              <w:marBottom w:val="0"/>
              <w:divBdr>
                <w:top w:val="none" w:sz="0" w:space="0" w:color="auto"/>
                <w:left w:val="none" w:sz="0" w:space="0" w:color="auto"/>
                <w:bottom w:val="none" w:sz="0" w:space="0" w:color="auto"/>
                <w:right w:val="none" w:sz="0" w:space="0" w:color="auto"/>
              </w:divBdr>
            </w:div>
            <w:div w:id="1229074361">
              <w:marLeft w:val="0"/>
              <w:marRight w:val="0"/>
              <w:marTop w:val="0"/>
              <w:marBottom w:val="0"/>
              <w:divBdr>
                <w:top w:val="none" w:sz="0" w:space="0" w:color="auto"/>
                <w:left w:val="none" w:sz="0" w:space="0" w:color="auto"/>
                <w:bottom w:val="none" w:sz="0" w:space="0" w:color="auto"/>
                <w:right w:val="none" w:sz="0" w:space="0" w:color="auto"/>
              </w:divBdr>
            </w:div>
            <w:div w:id="1913418674">
              <w:marLeft w:val="0"/>
              <w:marRight w:val="0"/>
              <w:marTop w:val="0"/>
              <w:marBottom w:val="0"/>
              <w:divBdr>
                <w:top w:val="none" w:sz="0" w:space="0" w:color="auto"/>
                <w:left w:val="none" w:sz="0" w:space="0" w:color="auto"/>
                <w:bottom w:val="none" w:sz="0" w:space="0" w:color="auto"/>
                <w:right w:val="none" w:sz="0" w:space="0" w:color="auto"/>
              </w:divBdr>
            </w:div>
            <w:div w:id="405344258">
              <w:marLeft w:val="0"/>
              <w:marRight w:val="0"/>
              <w:marTop w:val="0"/>
              <w:marBottom w:val="0"/>
              <w:divBdr>
                <w:top w:val="none" w:sz="0" w:space="0" w:color="auto"/>
                <w:left w:val="none" w:sz="0" w:space="0" w:color="auto"/>
                <w:bottom w:val="none" w:sz="0" w:space="0" w:color="auto"/>
                <w:right w:val="none" w:sz="0" w:space="0" w:color="auto"/>
              </w:divBdr>
            </w:div>
            <w:div w:id="983314046">
              <w:marLeft w:val="0"/>
              <w:marRight w:val="0"/>
              <w:marTop w:val="0"/>
              <w:marBottom w:val="0"/>
              <w:divBdr>
                <w:top w:val="none" w:sz="0" w:space="0" w:color="auto"/>
                <w:left w:val="none" w:sz="0" w:space="0" w:color="auto"/>
                <w:bottom w:val="none" w:sz="0" w:space="0" w:color="auto"/>
                <w:right w:val="none" w:sz="0" w:space="0" w:color="auto"/>
              </w:divBdr>
            </w:div>
            <w:div w:id="799224702">
              <w:marLeft w:val="0"/>
              <w:marRight w:val="0"/>
              <w:marTop w:val="0"/>
              <w:marBottom w:val="0"/>
              <w:divBdr>
                <w:top w:val="none" w:sz="0" w:space="0" w:color="auto"/>
                <w:left w:val="none" w:sz="0" w:space="0" w:color="auto"/>
                <w:bottom w:val="none" w:sz="0" w:space="0" w:color="auto"/>
                <w:right w:val="none" w:sz="0" w:space="0" w:color="auto"/>
              </w:divBdr>
            </w:div>
            <w:div w:id="2089378142">
              <w:marLeft w:val="0"/>
              <w:marRight w:val="0"/>
              <w:marTop w:val="0"/>
              <w:marBottom w:val="0"/>
              <w:divBdr>
                <w:top w:val="none" w:sz="0" w:space="0" w:color="auto"/>
                <w:left w:val="none" w:sz="0" w:space="0" w:color="auto"/>
                <w:bottom w:val="none" w:sz="0" w:space="0" w:color="auto"/>
                <w:right w:val="none" w:sz="0" w:space="0" w:color="auto"/>
              </w:divBdr>
            </w:div>
            <w:div w:id="133109391">
              <w:marLeft w:val="0"/>
              <w:marRight w:val="0"/>
              <w:marTop w:val="0"/>
              <w:marBottom w:val="0"/>
              <w:divBdr>
                <w:top w:val="none" w:sz="0" w:space="0" w:color="auto"/>
                <w:left w:val="none" w:sz="0" w:space="0" w:color="auto"/>
                <w:bottom w:val="none" w:sz="0" w:space="0" w:color="auto"/>
                <w:right w:val="none" w:sz="0" w:space="0" w:color="auto"/>
              </w:divBdr>
            </w:div>
            <w:div w:id="1994721814">
              <w:marLeft w:val="0"/>
              <w:marRight w:val="0"/>
              <w:marTop w:val="0"/>
              <w:marBottom w:val="0"/>
              <w:divBdr>
                <w:top w:val="none" w:sz="0" w:space="0" w:color="auto"/>
                <w:left w:val="none" w:sz="0" w:space="0" w:color="auto"/>
                <w:bottom w:val="none" w:sz="0" w:space="0" w:color="auto"/>
                <w:right w:val="none" w:sz="0" w:space="0" w:color="auto"/>
              </w:divBdr>
            </w:div>
            <w:div w:id="164054779">
              <w:marLeft w:val="0"/>
              <w:marRight w:val="0"/>
              <w:marTop w:val="0"/>
              <w:marBottom w:val="0"/>
              <w:divBdr>
                <w:top w:val="none" w:sz="0" w:space="0" w:color="auto"/>
                <w:left w:val="none" w:sz="0" w:space="0" w:color="auto"/>
                <w:bottom w:val="none" w:sz="0" w:space="0" w:color="auto"/>
                <w:right w:val="none" w:sz="0" w:space="0" w:color="auto"/>
              </w:divBdr>
            </w:div>
            <w:div w:id="446627978">
              <w:marLeft w:val="0"/>
              <w:marRight w:val="0"/>
              <w:marTop w:val="0"/>
              <w:marBottom w:val="0"/>
              <w:divBdr>
                <w:top w:val="none" w:sz="0" w:space="0" w:color="auto"/>
                <w:left w:val="none" w:sz="0" w:space="0" w:color="auto"/>
                <w:bottom w:val="none" w:sz="0" w:space="0" w:color="auto"/>
                <w:right w:val="none" w:sz="0" w:space="0" w:color="auto"/>
              </w:divBdr>
            </w:div>
            <w:div w:id="1111632274">
              <w:marLeft w:val="0"/>
              <w:marRight w:val="0"/>
              <w:marTop w:val="0"/>
              <w:marBottom w:val="0"/>
              <w:divBdr>
                <w:top w:val="none" w:sz="0" w:space="0" w:color="auto"/>
                <w:left w:val="none" w:sz="0" w:space="0" w:color="auto"/>
                <w:bottom w:val="none" w:sz="0" w:space="0" w:color="auto"/>
                <w:right w:val="none" w:sz="0" w:space="0" w:color="auto"/>
              </w:divBdr>
            </w:div>
            <w:div w:id="1383404494">
              <w:marLeft w:val="0"/>
              <w:marRight w:val="0"/>
              <w:marTop w:val="0"/>
              <w:marBottom w:val="0"/>
              <w:divBdr>
                <w:top w:val="none" w:sz="0" w:space="0" w:color="auto"/>
                <w:left w:val="none" w:sz="0" w:space="0" w:color="auto"/>
                <w:bottom w:val="none" w:sz="0" w:space="0" w:color="auto"/>
                <w:right w:val="none" w:sz="0" w:space="0" w:color="auto"/>
              </w:divBdr>
            </w:div>
            <w:div w:id="1686860692">
              <w:marLeft w:val="0"/>
              <w:marRight w:val="0"/>
              <w:marTop w:val="0"/>
              <w:marBottom w:val="0"/>
              <w:divBdr>
                <w:top w:val="none" w:sz="0" w:space="0" w:color="auto"/>
                <w:left w:val="none" w:sz="0" w:space="0" w:color="auto"/>
                <w:bottom w:val="none" w:sz="0" w:space="0" w:color="auto"/>
                <w:right w:val="none" w:sz="0" w:space="0" w:color="auto"/>
              </w:divBdr>
            </w:div>
            <w:div w:id="455371896">
              <w:marLeft w:val="0"/>
              <w:marRight w:val="0"/>
              <w:marTop w:val="0"/>
              <w:marBottom w:val="0"/>
              <w:divBdr>
                <w:top w:val="none" w:sz="0" w:space="0" w:color="auto"/>
                <w:left w:val="none" w:sz="0" w:space="0" w:color="auto"/>
                <w:bottom w:val="none" w:sz="0" w:space="0" w:color="auto"/>
                <w:right w:val="none" w:sz="0" w:space="0" w:color="auto"/>
              </w:divBdr>
            </w:div>
            <w:div w:id="1874267769">
              <w:marLeft w:val="0"/>
              <w:marRight w:val="0"/>
              <w:marTop w:val="0"/>
              <w:marBottom w:val="0"/>
              <w:divBdr>
                <w:top w:val="none" w:sz="0" w:space="0" w:color="auto"/>
                <w:left w:val="none" w:sz="0" w:space="0" w:color="auto"/>
                <w:bottom w:val="none" w:sz="0" w:space="0" w:color="auto"/>
                <w:right w:val="none" w:sz="0" w:space="0" w:color="auto"/>
              </w:divBdr>
            </w:div>
            <w:div w:id="1421178741">
              <w:marLeft w:val="0"/>
              <w:marRight w:val="0"/>
              <w:marTop w:val="0"/>
              <w:marBottom w:val="0"/>
              <w:divBdr>
                <w:top w:val="none" w:sz="0" w:space="0" w:color="auto"/>
                <w:left w:val="none" w:sz="0" w:space="0" w:color="auto"/>
                <w:bottom w:val="none" w:sz="0" w:space="0" w:color="auto"/>
                <w:right w:val="none" w:sz="0" w:space="0" w:color="auto"/>
              </w:divBdr>
            </w:div>
            <w:div w:id="1751081021">
              <w:marLeft w:val="0"/>
              <w:marRight w:val="0"/>
              <w:marTop w:val="0"/>
              <w:marBottom w:val="0"/>
              <w:divBdr>
                <w:top w:val="none" w:sz="0" w:space="0" w:color="auto"/>
                <w:left w:val="none" w:sz="0" w:space="0" w:color="auto"/>
                <w:bottom w:val="none" w:sz="0" w:space="0" w:color="auto"/>
                <w:right w:val="none" w:sz="0" w:space="0" w:color="auto"/>
              </w:divBdr>
            </w:div>
            <w:div w:id="541091309">
              <w:marLeft w:val="0"/>
              <w:marRight w:val="0"/>
              <w:marTop w:val="0"/>
              <w:marBottom w:val="0"/>
              <w:divBdr>
                <w:top w:val="none" w:sz="0" w:space="0" w:color="auto"/>
                <w:left w:val="none" w:sz="0" w:space="0" w:color="auto"/>
                <w:bottom w:val="none" w:sz="0" w:space="0" w:color="auto"/>
                <w:right w:val="none" w:sz="0" w:space="0" w:color="auto"/>
              </w:divBdr>
            </w:div>
            <w:div w:id="1660038500">
              <w:marLeft w:val="0"/>
              <w:marRight w:val="0"/>
              <w:marTop w:val="0"/>
              <w:marBottom w:val="0"/>
              <w:divBdr>
                <w:top w:val="none" w:sz="0" w:space="0" w:color="auto"/>
                <w:left w:val="none" w:sz="0" w:space="0" w:color="auto"/>
                <w:bottom w:val="none" w:sz="0" w:space="0" w:color="auto"/>
                <w:right w:val="none" w:sz="0" w:space="0" w:color="auto"/>
              </w:divBdr>
            </w:div>
            <w:div w:id="1492671768">
              <w:marLeft w:val="0"/>
              <w:marRight w:val="0"/>
              <w:marTop w:val="0"/>
              <w:marBottom w:val="0"/>
              <w:divBdr>
                <w:top w:val="none" w:sz="0" w:space="0" w:color="auto"/>
                <w:left w:val="none" w:sz="0" w:space="0" w:color="auto"/>
                <w:bottom w:val="none" w:sz="0" w:space="0" w:color="auto"/>
                <w:right w:val="none" w:sz="0" w:space="0" w:color="auto"/>
              </w:divBdr>
            </w:div>
            <w:div w:id="229193784">
              <w:marLeft w:val="0"/>
              <w:marRight w:val="0"/>
              <w:marTop w:val="0"/>
              <w:marBottom w:val="0"/>
              <w:divBdr>
                <w:top w:val="none" w:sz="0" w:space="0" w:color="auto"/>
                <w:left w:val="none" w:sz="0" w:space="0" w:color="auto"/>
                <w:bottom w:val="none" w:sz="0" w:space="0" w:color="auto"/>
                <w:right w:val="none" w:sz="0" w:space="0" w:color="auto"/>
              </w:divBdr>
            </w:div>
            <w:div w:id="1324310864">
              <w:marLeft w:val="0"/>
              <w:marRight w:val="0"/>
              <w:marTop w:val="0"/>
              <w:marBottom w:val="0"/>
              <w:divBdr>
                <w:top w:val="none" w:sz="0" w:space="0" w:color="auto"/>
                <w:left w:val="none" w:sz="0" w:space="0" w:color="auto"/>
                <w:bottom w:val="none" w:sz="0" w:space="0" w:color="auto"/>
                <w:right w:val="none" w:sz="0" w:space="0" w:color="auto"/>
              </w:divBdr>
            </w:div>
            <w:div w:id="1800689082">
              <w:marLeft w:val="0"/>
              <w:marRight w:val="0"/>
              <w:marTop w:val="0"/>
              <w:marBottom w:val="0"/>
              <w:divBdr>
                <w:top w:val="none" w:sz="0" w:space="0" w:color="auto"/>
                <w:left w:val="none" w:sz="0" w:space="0" w:color="auto"/>
                <w:bottom w:val="none" w:sz="0" w:space="0" w:color="auto"/>
                <w:right w:val="none" w:sz="0" w:space="0" w:color="auto"/>
              </w:divBdr>
            </w:div>
            <w:div w:id="1788692532">
              <w:marLeft w:val="0"/>
              <w:marRight w:val="0"/>
              <w:marTop w:val="0"/>
              <w:marBottom w:val="0"/>
              <w:divBdr>
                <w:top w:val="none" w:sz="0" w:space="0" w:color="auto"/>
                <w:left w:val="none" w:sz="0" w:space="0" w:color="auto"/>
                <w:bottom w:val="none" w:sz="0" w:space="0" w:color="auto"/>
                <w:right w:val="none" w:sz="0" w:space="0" w:color="auto"/>
              </w:divBdr>
            </w:div>
            <w:div w:id="1489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94337">
      <w:bodyDiv w:val="1"/>
      <w:marLeft w:val="0"/>
      <w:marRight w:val="0"/>
      <w:marTop w:val="0"/>
      <w:marBottom w:val="0"/>
      <w:divBdr>
        <w:top w:val="none" w:sz="0" w:space="0" w:color="auto"/>
        <w:left w:val="none" w:sz="0" w:space="0" w:color="auto"/>
        <w:bottom w:val="none" w:sz="0" w:space="0" w:color="auto"/>
        <w:right w:val="none" w:sz="0" w:space="0" w:color="auto"/>
      </w:divBdr>
      <w:divsChild>
        <w:div w:id="281150477">
          <w:marLeft w:val="0"/>
          <w:marRight w:val="0"/>
          <w:marTop w:val="0"/>
          <w:marBottom w:val="0"/>
          <w:divBdr>
            <w:top w:val="none" w:sz="0" w:space="0" w:color="auto"/>
            <w:left w:val="none" w:sz="0" w:space="0" w:color="auto"/>
            <w:bottom w:val="none" w:sz="0" w:space="0" w:color="auto"/>
            <w:right w:val="none" w:sz="0" w:space="0" w:color="auto"/>
          </w:divBdr>
          <w:divsChild>
            <w:div w:id="178719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001470">
      <w:bodyDiv w:val="1"/>
      <w:marLeft w:val="0"/>
      <w:marRight w:val="0"/>
      <w:marTop w:val="0"/>
      <w:marBottom w:val="0"/>
      <w:divBdr>
        <w:top w:val="none" w:sz="0" w:space="0" w:color="auto"/>
        <w:left w:val="none" w:sz="0" w:space="0" w:color="auto"/>
        <w:bottom w:val="none" w:sz="0" w:space="0" w:color="auto"/>
        <w:right w:val="none" w:sz="0" w:space="0" w:color="auto"/>
      </w:divBdr>
      <w:divsChild>
        <w:div w:id="1678657714">
          <w:marLeft w:val="0"/>
          <w:marRight w:val="0"/>
          <w:marTop w:val="0"/>
          <w:marBottom w:val="0"/>
          <w:divBdr>
            <w:top w:val="none" w:sz="0" w:space="0" w:color="auto"/>
            <w:left w:val="none" w:sz="0" w:space="0" w:color="auto"/>
            <w:bottom w:val="none" w:sz="0" w:space="0" w:color="auto"/>
            <w:right w:val="none" w:sz="0" w:space="0" w:color="auto"/>
          </w:divBdr>
          <w:divsChild>
            <w:div w:id="56198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73269">
      <w:bodyDiv w:val="1"/>
      <w:marLeft w:val="0"/>
      <w:marRight w:val="0"/>
      <w:marTop w:val="0"/>
      <w:marBottom w:val="0"/>
      <w:divBdr>
        <w:top w:val="none" w:sz="0" w:space="0" w:color="auto"/>
        <w:left w:val="none" w:sz="0" w:space="0" w:color="auto"/>
        <w:bottom w:val="none" w:sz="0" w:space="0" w:color="auto"/>
        <w:right w:val="none" w:sz="0" w:space="0" w:color="auto"/>
      </w:divBdr>
      <w:divsChild>
        <w:div w:id="302580703">
          <w:marLeft w:val="0"/>
          <w:marRight w:val="0"/>
          <w:marTop w:val="0"/>
          <w:marBottom w:val="0"/>
          <w:divBdr>
            <w:top w:val="none" w:sz="0" w:space="0" w:color="auto"/>
            <w:left w:val="none" w:sz="0" w:space="0" w:color="auto"/>
            <w:bottom w:val="none" w:sz="0" w:space="0" w:color="auto"/>
            <w:right w:val="none" w:sz="0" w:space="0" w:color="auto"/>
          </w:divBdr>
          <w:divsChild>
            <w:div w:id="130924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433894">
      <w:bodyDiv w:val="1"/>
      <w:marLeft w:val="0"/>
      <w:marRight w:val="0"/>
      <w:marTop w:val="0"/>
      <w:marBottom w:val="0"/>
      <w:divBdr>
        <w:top w:val="none" w:sz="0" w:space="0" w:color="auto"/>
        <w:left w:val="none" w:sz="0" w:space="0" w:color="auto"/>
        <w:bottom w:val="none" w:sz="0" w:space="0" w:color="auto"/>
        <w:right w:val="none" w:sz="0" w:space="0" w:color="auto"/>
      </w:divBdr>
      <w:divsChild>
        <w:div w:id="696851221">
          <w:marLeft w:val="0"/>
          <w:marRight w:val="0"/>
          <w:marTop w:val="0"/>
          <w:marBottom w:val="0"/>
          <w:divBdr>
            <w:top w:val="none" w:sz="0" w:space="0" w:color="auto"/>
            <w:left w:val="none" w:sz="0" w:space="0" w:color="auto"/>
            <w:bottom w:val="none" w:sz="0" w:space="0" w:color="auto"/>
            <w:right w:val="none" w:sz="0" w:space="0" w:color="auto"/>
          </w:divBdr>
          <w:divsChild>
            <w:div w:id="123489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31468">
      <w:bodyDiv w:val="1"/>
      <w:marLeft w:val="0"/>
      <w:marRight w:val="0"/>
      <w:marTop w:val="0"/>
      <w:marBottom w:val="0"/>
      <w:divBdr>
        <w:top w:val="none" w:sz="0" w:space="0" w:color="auto"/>
        <w:left w:val="none" w:sz="0" w:space="0" w:color="auto"/>
        <w:bottom w:val="none" w:sz="0" w:space="0" w:color="auto"/>
        <w:right w:val="none" w:sz="0" w:space="0" w:color="auto"/>
      </w:divBdr>
      <w:divsChild>
        <w:div w:id="195893303">
          <w:marLeft w:val="0"/>
          <w:marRight w:val="0"/>
          <w:marTop w:val="0"/>
          <w:marBottom w:val="0"/>
          <w:divBdr>
            <w:top w:val="none" w:sz="0" w:space="0" w:color="auto"/>
            <w:left w:val="none" w:sz="0" w:space="0" w:color="auto"/>
            <w:bottom w:val="none" w:sz="0" w:space="0" w:color="auto"/>
            <w:right w:val="none" w:sz="0" w:space="0" w:color="auto"/>
          </w:divBdr>
          <w:divsChild>
            <w:div w:id="10062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15862">
      <w:bodyDiv w:val="1"/>
      <w:marLeft w:val="0"/>
      <w:marRight w:val="0"/>
      <w:marTop w:val="0"/>
      <w:marBottom w:val="0"/>
      <w:divBdr>
        <w:top w:val="none" w:sz="0" w:space="0" w:color="auto"/>
        <w:left w:val="none" w:sz="0" w:space="0" w:color="auto"/>
        <w:bottom w:val="none" w:sz="0" w:space="0" w:color="auto"/>
        <w:right w:val="none" w:sz="0" w:space="0" w:color="auto"/>
      </w:divBdr>
      <w:divsChild>
        <w:div w:id="666632652">
          <w:marLeft w:val="0"/>
          <w:marRight w:val="0"/>
          <w:marTop w:val="0"/>
          <w:marBottom w:val="0"/>
          <w:divBdr>
            <w:top w:val="none" w:sz="0" w:space="0" w:color="auto"/>
            <w:left w:val="none" w:sz="0" w:space="0" w:color="auto"/>
            <w:bottom w:val="none" w:sz="0" w:space="0" w:color="auto"/>
            <w:right w:val="none" w:sz="0" w:space="0" w:color="auto"/>
          </w:divBdr>
          <w:divsChild>
            <w:div w:id="32447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79339">
      <w:bodyDiv w:val="1"/>
      <w:marLeft w:val="0"/>
      <w:marRight w:val="0"/>
      <w:marTop w:val="0"/>
      <w:marBottom w:val="0"/>
      <w:divBdr>
        <w:top w:val="none" w:sz="0" w:space="0" w:color="auto"/>
        <w:left w:val="none" w:sz="0" w:space="0" w:color="auto"/>
        <w:bottom w:val="none" w:sz="0" w:space="0" w:color="auto"/>
        <w:right w:val="none" w:sz="0" w:space="0" w:color="auto"/>
      </w:divBdr>
      <w:divsChild>
        <w:div w:id="1289121803">
          <w:marLeft w:val="0"/>
          <w:marRight w:val="0"/>
          <w:marTop w:val="0"/>
          <w:marBottom w:val="0"/>
          <w:divBdr>
            <w:top w:val="none" w:sz="0" w:space="0" w:color="auto"/>
            <w:left w:val="none" w:sz="0" w:space="0" w:color="auto"/>
            <w:bottom w:val="none" w:sz="0" w:space="0" w:color="auto"/>
            <w:right w:val="none" w:sz="0" w:space="0" w:color="auto"/>
          </w:divBdr>
          <w:divsChild>
            <w:div w:id="13014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76852">
      <w:bodyDiv w:val="1"/>
      <w:marLeft w:val="0"/>
      <w:marRight w:val="0"/>
      <w:marTop w:val="0"/>
      <w:marBottom w:val="0"/>
      <w:divBdr>
        <w:top w:val="none" w:sz="0" w:space="0" w:color="auto"/>
        <w:left w:val="none" w:sz="0" w:space="0" w:color="auto"/>
        <w:bottom w:val="none" w:sz="0" w:space="0" w:color="auto"/>
        <w:right w:val="none" w:sz="0" w:space="0" w:color="auto"/>
      </w:divBdr>
      <w:divsChild>
        <w:div w:id="989796040">
          <w:marLeft w:val="0"/>
          <w:marRight w:val="0"/>
          <w:marTop w:val="0"/>
          <w:marBottom w:val="0"/>
          <w:divBdr>
            <w:top w:val="none" w:sz="0" w:space="0" w:color="auto"/>
            <w:left w:val="none" w:sz="0" w:space="0" w:color="auto"/>
            <w:bottom w:val="none" w:sz="0" w:space="0" w:color="auto"/>
            <w:right w:val="none" w:sz="0" w:space="0" w:color="auto"/>
          </w:divBdr>
          <w:divsChild>
            <w:div w:id="106549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2970">
      <w:bodyDiv w:val="1"/>
      <w:marLeft w:val="0"/>
      <w:marRight w:val="0"/>
      <w:marTop w:val="0"/>
      <w:marBottom w:val="0"/>
      <w:divBdr>
        <w:top w:val="none" w:sz="0" w:space="0" w:color="auto"/>
        <w:left w:val="none" w:sz="0" w:space="0" w:color="auto"/>
        <w:bottom w:val="none" w:sz="0" w:space="0" w:color="auto"/>
        <w:right w:val="none" w:sz="0" w:space="0" w:color="auto"/>
      </w:divBdr>
      <w:divsChild>
        <w:div w:id="512763913">
          <w:marLeft w:val="0"/>
          <w:marRight w:val="0"/>
          <w:marTop w:val="0"/>
          <w:marBottom w:val="0"/>
          <w:divBdr>
            <w:top w:val="none" w:sz="0" w:space="0" w:color="auto"/>
            <w:left w:val="none" w:sz="0" w:space="0" w:color="auto"/>
            <w:bottom w:val="none" w:sz="0" w:space="0" w:color="auto"/>
            <w:right w:val="none" w:sz="0" w:space="0" w:color="auto"/>
          </w:divBdr>
          <w:divsChild>
            <w:div w:id="17613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9966">
      <w:bodyDiv w:val="1"/>
      <w:marLeft w:val="0"/>
      <w:marRight w:val="0"/>
      <w:marTop w:val="0"/>
      <w:marBottom w:val="0"/>
      <w:divBdr>
        <w:top w:val="none" w:sz="0" w:space="0" w:color="auto"/>
        <w:left w:val="none" w:sz="0" w:space="0" w:color="auto"/>
        <w:bottom w:val="none" w:sz="0" w:space="0" w:color="auto"/>
        <w:right w:val="none" w:sz="0" w:space="0" w:color="auto"/>
      </w:divBdr>
      <w:divsChild>
        <w:div w:id="40906959">
          <w:marLeft w:val="0"/>
          <w:marRight w:val="0"/>
          <w:marTop w:val="0"/>
          <w:marBottom w:val="0"/>
          <w:divBdr>
            <w:top w:val="none" w:sz="0" w:space="0" w:color="auto"/>
            <w:left w:val="none" w:sz="0" w:space="0" w:color="auto"/>
            <w:bottom w:val="none" w:sz="0" w:space="0" w:color="auto"/>
            <w:right w:val="none" w:sz="0" w:space="0" w:color="auto"/>
          </w:divBdr>
          <w:divsChild>
            <w:div w:id="70005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21841-288E-432A-9798-069858710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992</TotalTime>
  <Pages>1</Pages>
  <Words>12361</Words>
  <Characters>67991</Characters>
  <Application>Microsoft Office Word</Application>
  <DocSecurity>0</DocSecurity>
  <Lines>566</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8</cp:revision>
  <dcterms:created xsi:type="dcterms:W3CDTF">2024-09-11T07:49:00Z</dcterms:created>
  <dcterms:modified xsi:type="dcterms:W3CDTF">2024-09-12T19:42:00Z</dcterms:modified>
</cp:coreProperties>
</file>