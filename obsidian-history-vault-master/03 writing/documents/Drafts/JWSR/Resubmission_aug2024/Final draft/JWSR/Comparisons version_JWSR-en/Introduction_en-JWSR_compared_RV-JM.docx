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1A0EA" w14:textId="77777777" w:rsidR="00A006EE" w:rsidRPr="009E1FD3" w:rsidRDefault="00000000">
      <w:pPr>
        <w:rPr>
          <w:lang w:val="es-PE"/>
        </w:rPr>
      </w:pPr>
      <w:r w:rsidRPr="009E1FD3">
        <w:rPr>
          <w:rFonts w:ascii="Arial" w:eastAsia="Arial" w:hAnsi="Arial" w:cs="Arial"/>
          <w:b/>
          <w:bCs/>
          <w:lang w:val="es-PE"/>
        </w:rPr>
        <w:t>Informe de comparación</w:t>
      </w:r>
    </w:p>
    <w:p w14:paraId="1866DBDF" w14:textId="77777777" w:rsidR="00A006EE" w:rsidRPr="009E1FD3" w:rsidRDefault="00000000">
      <w:pPr>
        <w:rPr>
          <w:lang w:val="es-PE"/>
        </w:rPr>
      </w:pPr>
      <w:r w:rsidRPr="009E1FD3">
        <w:rPr>
          <w:rFonts w:ascii="Arial" w:eastAsia="Arial" w:hAnsi="Arial" w:cs="Arial"/>
          <w:lang w:val="es-PE"/>
        </w:rPr>
        <w:t xml:space="preserve">Este documento ha sido creado por ABBYY Comparar documentos (ABBYY </w:t>
      </w:r>
      <w:proofErr w:type="spellStart"/>
      <w:r w:rsidRPr="009E1FD3">
        <w:rPr>
          <w:rFonts w:ascii="Arial" w:eastAsia="Arial" w:hAnsi="Arial" w:cs="Arial"/>
          <w:lang w:val="es-PE"/>
        </w:rPr>
        <w:t>FineReader</w:t>
      </w:r>
      <w:proofErr w:type="spellEnd"/>
      <w:r w:rsidRPr="009E1FD3">
        <w:rPr>
          <w:rFonts w:ascii="Arial" w:eastAsia="Arial" w:hAnsi="Arial" w:cs="Arial"/>
          <w:lang w:val="es-PE"/>
        </w:rPr>
        <w:t xml:space="preserve"> PDF 15, Compilación 15.0.114.4683)</w:t>
      </w:r>
    </w:p>
    <w:p w14:paraId="3D0DA997" w14:textId="77777777" w:rsidR="00A006EE" w:rsidRPr="009E1FD3" w:rsidRDefault="00A006EE">
      <w:pPr>
        <w:rPr>
          <w:lang w:val="es-PE"/>
        </w:rPr>
      </w:pPr>
    </w:p>
    <w:p w14:paraId="502FECCE" w14:textId="77777777" w:rsidR="00A006EE" w:rsidRDefault="00000000">
      <w:proofErr w:type="spellStart"/>
      <w:r>
        <w:rPr>
          <w:rFonts w:ascii="Arial" w:eastAsia="Arial" w:hAnsi="Arial" w:cs="Arial"/>
        </w:rPr>
        <w:t>Documento</w:t>
      </w:r>
      <w:proofErr w:type="spellEnd"/>
      <w:r>
        <w:rPr>
          <w:rFonts w:ascii="Arial" w:eastAsia="Arial" w:hAnsi="Arial" w:cs="Arial"/>
        </w:rPr>
        <w:t xml:space="preserve"> original: C:\Users\51964\Documents\GitHub\Obsidian\Obsidian\obsidian-history-vault-master\03 writing\documents\Drafts\JWSR\Resubmission_aug2024\Final draft\JWSR\Comparisons </w:t>
      </w:r>
      <w:proofErr w:type="spellStart"/>
      <w:r>
        <w:rPr>
          <w:rFonts w:ascii="Arial" w:eastAsia="Arial" w:hAnsi="Arial" w:cs="Arial"/>
        </w:rPr>
        <w:t>version_JWSR-en</w:t>
      </w:r>
      <w:proofErr w:type="spellEnd"/>
      <w:r>
        <w:rPr>
          <w:rFonts w:ascii="Arial" w:eastAsia="Arial" w:hAnsi="Arial" w:cs="Arial"/>
        </w:rPr>
        <w:t>\Introduction_en-JWSR.docx</w:t>
      </w:r>
    </w:p>
    <w:p w14:paraId="599C8AB4" w14:textId="77777777" w:rsidR="00A006EE" w:rsidRDefault="00000000">
      <w:proofErr w:type="spellStart"/>
      <w:r>
        <w:rPr>
          <w:rFonts w:ascii="Arial" w:eastAsia="Arial" w:hAnsi="Arial" w:cs="Arial"/>
        </w:rPr>
        <w:t>Documento</w:t>
      </w:r>
      <w:proofErr w:type="spellEnd"/>
      <w:r>
        <w:rPr>
          <w:rFonts w:ascii="Arial" w:eastAsia="Arial" w:hAnsi="Arial" w:cs="Arial"/>
        </w:rPr>
        <w:t xml:space="preserve"> </w:t>
      </w:r>
      <w:proofErr w:type="spellStart"/>
      <w:r>
        <w:rPr>
          <w:rFonts w:ascii="Arial" w:eastAsia="Arial" w:hAnsi="Arial" w:cs="Arial"/>
        </w:rPr>
        <w:t>modificado</w:t>
      </w:r>
      <w:proofErr w:type="spellEnd"/>
      <w:r>
        <w:rPr>
          <w:rFonts w:ascii="Arial" w:eastAsia="Arial" w:hAnsi="Arial" w:cs="Arial"/>
        </w:rPr>
        <w:t xml:space="preserve">: C:\Users\51964\Documents\GitHub\Obsidian\Obsidian\obsidian-history-vault-master\03 writing\documents\Drafts\JWSR\Resubmission_aug2024\Final draft\JWSR\Comparisons </w:t>
      </w:r>
      <w:proofErr w:type="spellStart"/>
      <w:r>
        <w:rPr>
          <w:rFonts w:ascii="Arial" w:eastAsia="Arial" w:hAnsi="Arial" w:cs="Arial"/>
        </w:rPr>
        <w:t>version_JWSR-en</w:t>
      </w:r>
      <w:proofErr w:type="spellEnd"/>
      <w:r>
        <w:rPr>
          <w:rFonts w:ascii="Arial" w:eastAsia="Arial" w:hAnsi="Arial" w:cs="Arial"/>
        </w:rPr>
        <w:t>\Introduction_JWSR-en.docx</w:t>
      </w:r>
    </w:p>
    <w:p w14:paraId="6581FC7F" w14:textId="77777777" w:rsidR="00A006EE" w:rsidRDefault="00A006EE"/>
    <w:p w14:paraId="46C07D90" w14:textId="77777777" w:rsidR="00A006EE" w:rsidRPr="009E1FD3" w:rsidRDefault="00000000">
      <w:pPr>
        <w:rPr>
          <w:lang w:val="es-PE"/>
        </w:rPr>
      </w:pPr>
      <w:r w:rsidRPr="009E1FD3">
        <w:rPr>
          <w:rFonts w:ascii="Arial" w:eastAsia="Arial" w:hAnsi="Arial" w:cs="Arial"/>
          <w:b/>
          <w:bCs/>
          <w:lang w:val="es-PE"/>
        </w:rPr>
        <w:t>Configuración:</w:t>
      </w:r>
    </w:p>
    <w:p w14:paraId="619DC697" w14:textId="77777777" w:rsidR="00A006EE" w:rsidRPr="009E1FD3" w:rsidRDefault="00000000">
      <w:pPr>
        <w:rPr>
          <w:lang w:val="es-PE"/>
        </w:rPr>
      </w:pPr>
      <w:r w:rsidRPr="009E1FD3">
        <w:rPr>
          <w:rFonts w:ascii="Arial" w:eastAsia="Arial" w:hAnsi="Arial" w:cs="Arial"/>
          <w:lang w:val="es-PE"/>
        </w:rPr>
        <w:t>Buscar diferencias de puntuación: Sí</w:t>
      </w:r>
    </w:p>
    <w:p w14:paraId="7CD8816B" w14:textId="77777777" w:rsidR="00A006EE" w:rsidRPr="009E1FD3" w:rsidRDefault="00000000">
      <w:pPr>
        <w:rPr>
          <w:lang w:val="es-PE"/>
        </w:rPr>
      </w:pPr>
      <w:r w:rsidRPr="009E1FD3">
        <w:rPr>
          <w:rFonts w:ascii="Arial" w:eastAsia="Arial" w:hAnsi="Arial" w:cs="Arial"/>
          <w:lang w:val="es-PE"/>
        </w:rPr>
        <w:t>Buscar diferencias de una letra: Sí</w:t>
      </w:r>
    </w:p>
    <w:p w14:paraId="18E9DBA9" w14:textId="77777777" w:rsidR="00A006EE" w:rsidRPr="009E1FD3" w:rsidRDefault="00000000">
      <w:pPr>
        <w:rPr>
          <w:lang w:val="es-PE"/>
        </w:rPr>
      </w:pPr>
      <w:r w:rsidRPr="009E1FD3">
        <w:rPr>
          <w:rFonts w:ascii="Arial" w:eastAsia="Arial" w:hAnsi="Arial" w:cs="Arial"/>
          <w:lang w:val="es-PE"/>
        </w:rPr>
        <w:t>Exportar diferencias en encabezados y pies de página: No</w:t>
      </w:r>
    </w:p>
    <w:p w14:paraId="5E9CAA8D" w14:textId="77777777" w:rsidR="00A006EE" w:rsidRPr="009E1FD3" w:rsidRDefault="00A006EE">
      <w:pPr>
        <w:rPr>
          <w:lang w:val="es-PE"/>
        </w:rPr>
      </w:pPr>
    </w:p>
    <w:p w14:paraId="3B47B9FD" w14:textId="77777777" w:rsidR="00A006EE" w:rsidRPr="009E1FD3" w:rsidRDefault="00000000">
      <w:pPr>
        <w:rPr>
          <w:lang w:val="es-PE"/>
        </w:rPr>
      </w:pPr>
      <w:r w:rsidRPr="009E1FD3">
        <w:rPr>
          <w:rFonts w:ascii="Arial" w:eastAsia="Arial" w:hAnsi="Arial" w:cs="Arial"/>
          <w:b/>
          <w:bCs/>
          <w:lang w:val="es-PE"/>
        </w:rPr>
        <w:t>Diferencias:</w:t>
      </w:r>
    </w:p>
    <w:p w14:paraId="49B705C9" w14:textId="77777777" w:rsidR="00A006EE" w:rsidRPr="009E1FD3" w:rsidRDefault="00000000">
      <w:pPr>
        <w:rPr>
          <w:lang w:val="es-PE"/>
        </w:rPr>
      </w:pPr>
      <w:r w:rsidRPr="009E1FD3">
        <w:rPr>
          <w:rFonts w:ascii="Arial" w:eastAsia="Arial" w:hAnsi="Arial" w:cs="Arial"/>
          <w:lang w:val="es-PE"/>
        </w:rPr>
        <w:t>Cuerpo del texto: 25</w:t>
      </w:r>
    </w:p>
    <w:p w14:paraId="0D65D8EC" w14:textId="77777777" w:rsidR="00A006EE" w:rsidRPr="009E1FD3" w:rsidRDefault="00000000">
      <w:pPr>
        <w:rPr>
          <w:lang w:val="es-PE"/>
        </w:rPr>
      </w:pPr>
      <w:r w:rsidRPr="009E1FD3">
        <w:rPr>
          <w:rFonts w:ascii="Arial" w:eastAsia="Arial" w:hAnsi="Arial" w:cs="Arial"/>
          <w:lang w:val="es-PE"/>
        </w:rPr>
        <w:t>Numeración: 0</w:t>
      </w:r>
    </w:p>
    <w:p w14:paraId="173F949A" w14:textId="77777777" w:rsidR="00A006EE" w:rsidRDefault="00000000">
      <w:r>
        <w:rPr>
          <w:rFonts w:ascii="Arial" w:eastAsia="Arial" w:hAnsi="Arial" w:cs="Arial"/>
        </w:rPr>
        <w:t>Total: 25</w:t>
      </w:r>
    </w:p>
    <w:p w14:paraId="7D349AA1" w14:textId="77777777" w:rsidR="00A006EE" w:rsidRDefault="00A006EE">
      <w:pPr>
        <w:sectPr w:rsidR="00A006EE">
          <w:pgSz w:w="11909" w:h="16834"/>
          <w:pgMar w:top="720" w:right="720" w:bottom="720" w:left="720" w:header="0" w:footer="0" w:gutter="0"/>
          <w:pgNumType w:start="0"/>
          <w:cols w:space="720"/>
          <w:noEndnote/>
          <w:docGrid w:linePitch="360"/>
        </w:sectPr>
      </w:pPr>
    </w:p>
    <w:p w14:paraId="661D05A7" w14:textId="77777777" w:rsidR="00A006EE" w:rsidRDefault="00000000">
      <w:pPr>
        <w:pStyle w:val="Ttulo10"/>
        <w:keepNext/>
        <w:keepLines/>
      </w:pPr>
      <w:bookmarkStart w:id="0" w:name="bookmark0"/>
      <w:r>
        <w:lastRenderedPageBreak/>
        <w:t>Introduction</w:t>
      </w:r>
      <w:bookmarkEnd w:id="0"/>
    </w:p>
    <w:p w14:paraId="08EF1603" w14:textId="11F41C90" w:rsidR="001442E9" w:rsidRPr="001442E9" w:rsidRDefault="001442E9" w:rsidP="001442E9">
      <w:r w:rsidRPr="001442E9">
        <w:t>\</w:t>
      </w:r>
      <w:proofErr w:type="gramStart"/>
      <w:r w:rsidRPr="001442E9">
        <w:t>section</w:t>
      </w:r>
      <w:r w:rsidRPr="001442E9">
        <w:t>{</w:t>
      </w:r>
      <w:proofErr w:type="gramEnd"/>
      <w:r w:rsidRPr="001442E9">
        <w:t>Introduction}</w:t>
      </w:r>
    </w:p>
    <w:p w14:paraId="026EB88E" w14:textId="66760B9A" w:rsidR="00A006EE" w:rsidRDefault="00000000">
      <w:pPr>
        <w:pStyle w:val="Cuerpodeltexto0"/>
      </w:pPr>
      <w: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w:t>
      </w:r>
      <w:proofErr w:type="gramStart"/>
      <w:r>
        <w:t>imperialists</w:t>
      </w:r>
      <w:proofErr w:type="gramEnd"/>
      <w:r>
        <w:t xml:space="preserve"> bourgeoisies finance capital through the mining circuit of accumulation.</w:t>
      </w:r>
    </w:p>
    <w:p w14:paraId="6CAACDBD" w14:textId="141DC354" w:rsidR="00A006EE" w:rsidRDefault="00000000" w:rsidP="00C57354">
      <w:pPr>
        <w:pStyle w:val="Cuerpodeltexto0"/>
      </w:pPr>
      <w:r>
        <w:t>Mining in Los Andes is at the center of the foundational processes of the modern world-system and in the metabolic processes of reproduction of finance capital in the current world-economy</w:t>
      </w:r>
      <w:r w:rsidR="00C57354" w:rsidRPr="002B1C92">
        <w:t>\</w:t>
      </w:r>
      <w:r w:rsidR="00C57354">
        <w:t>footnote{[W]</w:t>
      </w:r>
      <w:proofErr w:type="spellStart"/>
      <w:r w:rsidR="00C57354">
        <w:t>orld</w:t>
      </w:r>
      <w:proofErr w:type="spellEnd"/>
      <w:r w:rsidR="00C57354">
        <w:t xml:space="preserve"> economy includes all these economic phenomena which, all in all, are based on the relations between</w:t>
      </w:r>
      <w:r w:rsidR="00C57354">
        <w:t xml:space="preserve"> h</w:t>
      </w:r>
      <w:r w:rsidR="00C57354">
        <w:t>uman beings engaged in the process of production. By and large, the whole process of world economic life in</w:t>
      </w:r>
      <w:r w:rsidR="00C57354">
        <w:t xml:space="preserve"> </w:t>
      </w:r>
      <w:r w:rsidR="00C57354">
        <w:t>modern times reduces itself to the production of surplus value and its distribution among the various groups</w:t>
      </w:r>
      <w:r w:rsidR="00C57354">
        <w:t xml:space="preserve"> </w:t>
      </w:r>
      <w:r w:rsidR="00C57354">
        <w:t xml:space="preserve">and sub-groups of the bourgeoisie on the basis of an </w:t>
      </w:r>
      <w:proofErr w:type="gramStart"/>
      <w:r w:rsidR="00C57354">
        <w:t>ever widening</w:t>
      </w:r>
      <w:proofErr w:type="gramEnd"/>
      <w:r w:rsidR="00C57354">
        <w:t xml:space="preserve"> reproduction of the relations between two</w:t>
      </w:r>
      <w:r w:rsidR="00C57354">
        <w:t xml:space="preserve"> </w:t>
      </w:r>
      <w:r w:rsidR="00C57354">
        <w:t>classes the class of the world proletariat on the one hand and the world bourgeoisie on the other (Bukharin</w:t>
      </w:r>
      <w:r w:rsidR="00C57354">
        <w:t xml:space="preserve"> </w:t>
      </w:r>
      <w:r w:rsidR="00C57354">
        <w:t>[1929]1966:2627).</w:t>
      </w:r>
      <w:r w:rsidR="00C57354">
        <w:t>}</w:t>
      </w:r>
      <w:r>
        <w:t>.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6FA3C7AB" w14:textId="7A13AE65" w:rsidR="00A006EE" w:rsidRDefault="00000000">
      <w:pPr>
        <w:pStyle w:val="Cuerpodeltexto0"/>
      </w:pPr>
      <w:r>
        <w:t xml:space="preserve">This is evidenced by the genocide of the “indigenous” peoples of Abya </w:t>
      </w:r>
      <w:proofErr w:type="spellStart"/>
      <w:r>
        <w:t>Yala</w:t>
      </w:r>
      <w:proofErr w:type="spellEnd"/>
      <w:r>
        <w:t>, the exploitation of the survivors in colonial mining, as well as the massacres of their proletarianized children and grandchildren indigenous-cholo peasants</w:t>
      </w:r>
      <w:ins w:id="1" w:author="ABBYY Comparar documentos">
        <w:r>
          <w:t>,</w:t>
        </w:r>
      </w:ins>
      <w:r>
        <w:t xml:space="preserve"> with the imperialist implantation of U.S. monopolist </w:t>
      </w:r>
      <w:proofErr w:type="gramStart"/>
      <w:r>
        <w:t>capitalists</w:t>
      </w:r>
      <w:proofErr w:type="gramEnd"/>
      <w:r>
        <w:t xml:space="preserve">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92FCD33" w14:textId="77777777" w:rsidR="00A006EE" w:rsidRDefault="00000000">
      <w:pPr>
        <w:pStyle w:val="Cuerpodeltexto0"/>
      </w:pPr>
      <w:r>
        <w:t xml:space="preserve">Colonial mining in Los Andes was the foundational method of the expanded original accumulation of the sixteenth 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w:t>
      </w:r>
      <w:r>
        <w:lastRenderedPageBreak/>
        <w:t>differentiated trajectories of centralization and concentration (Bukharin [1929]1966) guaranteeing their inter</w:t>
      </w:r>
      <w:proofErr w:type="gramStart"/>
      <w:r>
        <w:t>-“</w:t>
      </w:r>
      <w:proofErr w:type="gramEnd"/>
      <w:r>
        <w:t>nationalization” through militarism (Luxemburg [1913]2015).</w:t>
      </w:r>
    </w:p>
    <w:p w14:paraId="39E014E4" w14:textId="39F582B3" w:rsidR="00A006EE" w:rsidRDefault="00000000">
      <w:pPr>
        <w:pStyle w:val="Cuerpodeltexto0"/>
      </w:pPr>
      <w:r>
        <w:t>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imperialism, and highlighted the divergence of the potentially challenging [new] social sites</w:t>
      </w:r>
      <w:r w:rsidR="000C5B3E" w:rsidRPr="002B1C92">
        <w:t>\</w:t>
      </w:r>
      <w:r>
        <w:t xml:space="preserve">footnote{“Social sites consists of loci in which organized human action occurs; they include individuals, aspects of individuals, organizations, networks, and places” (Tilly 2002:xi).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t>
      </w:r>
      <w:r w:rsidR="00A73C56">
        <w:t>we</w:t>
      </w:r>
      <w:r>
        <w:t xml:space="preserve"> believe is congruent.} of the antisystemic movements. However, the causal mechanisms that connect the constitution of antisystemic identities in absolute </w:t>
      </w:r>
      <w:r w:rsidR="009E1FD3">
        <w:t>antagonism</w:t>
      </w:r>
      <w:r w:rsidR="00A73C56">
        <w:t>,</w:t>
      </w:r>
      <w:r>
        <w:t xml:space="preserve"> with the metabolic need </w:t>
      </w:r>
      <w:r w:rsidR="009E1FD3">
        <w:t xml:space="preserve">for expansive reproduction </w:t>
      </w:r>
      <w:r>
        <w:t>of contending finance capitals</w:t>
      </w:r>
      <w:r w:rsidR="009E1FD3" w:rsidRPr="009E1FD3">
        <w:t xml:space="preserve"> </w:t>
      </w:r>
      <w:r w:rsidR="009E1FD3">
        <w:t>with different</w:t>
      </w:r>
      <w:r w:rsidR="00A73C56">
        <w:t>iated</w:t>
      </w:r>
      <w:r w:rsidR="009E1FD3">
        <w:t xml:space="preserve"> </w:t>
      </w:r>
      <w:r w:rsidR="00A73C56">
        <w:t>trajectories</w:t>
      </w:r>
      <w:r w:rsidR="009E1FD3">
        <w:t xml:space="preserve"> of centralization and concentratio</w:t>
      </w:r>
      <w:r w:rsidR="00C40FDC">
        <w:t>n</w:t>
      </w:r>
      <w:r>
        <w:t xml:space="preserve"> have not yet been evidenced.</w:t>
      </w:r>
    </w:p>
    <w:p w14:paraId="648E2FF0" w14:textId="3E55251E" w:rsidR="00A006EE" w:rsidRDefault="00000000">
      <w:pPr>
        <w:pStyle w:val="Cuerpodeltexto0"/>
      </w:pPr>
      <w:r>
        <w:t>As the events presented, the emergence of new challengers with not only abstract but absolute antagonistic identities appears as reminders of the development of the history of class struggle. We build a hypothesis of causal mechanisms to answer the question: How do the anti</w:t>
      </w:r>
      <w:del w:id="2" w:author="ABBYY Comparar documentos">
        <w:r>
          <w:delText>-</w:delText>
        </w:r>
      </w:del>
      <w:r>
        <w:t>mining struggles produce anti</w:t>
      </w:r>
      <w:del w:id="3" w:author="ABBYY Comparar documentos">
        <w:r>
          <w:delText>-</w:delText>
        </w:r>
      </w:del>
      <w:r>
        <w:t>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3DD20479" w14:textId="19EB4744" w:rsidR="00A006EE" w:rsidRDefault="00000000">
      <w:pPr>
        <w:pStyle w:val="Cuerpodeltexto0"/>
      </w:pPr>
      <w:r>
        <w:t xml:space="preserve">Antimining struggles have world-scale effects over the decreasing of the rate of profit of the top-layer of the imperialists bourgeoisies, the </w:t>
      </w:r>
      <w:r>
        <w:rPr>
          <w:i/>
          <w:iCs/>
        </w:rPr>
        <w:t>inter-“national” bank state capitalists trusts</w:t>
      </w:r>
      <w:r w:rsidR="002B1C92" w:rsidRPr="002B1C92">
        <w:t>\footnote{“The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w:t>
      </w:r>
      <w:r w:rsidR="002B1C92">
        <w:t xml:space="preserve"> </w:t>
      </w:r>
      <w:r w:rsidR="002B1C92" w:rsidRPr="002B1C92">
        <w:t>[</w:t>
      </w:r>
      <w:r w:rsidR="002B1C92">
        <w:t>…</w:t>
      </w:r>
      <w:r w:rsidR="002B1C92" w:rsidRPr="002B1C92">
        <w:t xml:space="preserve">] The </w:t>
      </w:r>
      <w:proofErr w:type="gramStart"/>
      <w:r w:rsidR="002B1C92" w:rsidRPr="002B1C92">
        <w:t>individual  production</w:t>
      </w:r>
      <w:proofErr w:type="gramEnd"/>
      <w:r w:rsidR="002B1C92" w:rsidRPr="002B1C92">
        <w:t xml:space="preserve"> branches are in various ways knit together into one collective body, organized on a large scale. Finance capital seizes the entire country in an iron grip. “National economy” turns into one </w:t>
      </w:r>
      <w:proofErr w:type="gramStart"/>
      <w:r w:rsidR="002B1C92" w:rsidRPr="002B1C92">
        <w:t>gigantic combined</w:t>
      </w:r>
      <w:proofErr w:type="gramEnd"/>
      <w:r w:rsidR="002B1C92" w:rsidRPr="002B1C92">
        <w:t xml:space="preserve"> trust whose partners are the financial groups [banks] and the state. Such formations we call state capitalist trusts" (Bukharin [1915]1988:117-118).}</w:t>
      </w:r>
      <w:r w:rsidRPr="002B1C92">
        <w:t xml:space="preserve"> </w:t>
      </w:r>
      <w:r>
        <w:t xml:space="preserve">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w:t>
      </w:r>
      <w:r w:rsidR="00BB71CC">
        <w:t>gold-money-capital</w:t>
      </w:r>
      <w:r>
        <w:t xml:space="preserve"> hoarding and trade. The effects of antimining struggles on the </w:t>
      </w:r>
      <w:r>
        <w:lastRenderedPageBreak/>
        <w:t xml:space="preserve">metabolic mechanisms of capital reproduction are antisystemic, also because its absolute antagonist </w:t>
      </w:r>
      <w:r w:rsidR="00BB71CC">
        <w:t>contestation</w:t>
      </w:r>
      <w:r>
        <w:t xml:space="preserve"> exacerbates the imperialistic competence for material expansion facing a forthcoming re-partition imperialists wars.</w:t>
      </w:r>
    </w:p>
    <w:p w14:paraId="3D025A38" w14:textId="03C78FBF" w:rsidR="00A006EE" w:rsidRDefault="00000000">
      <w:pPr>
        <w:pStyle w:val="Cuerpodeltexto0"/>
      </w:pPr>
      <w:r>
        <w:t xml:space="preserve">We state the following hypothesis: the </w:t>
      </w:r>
      <w:r w:rsidR="00BB71CC">
        <w:t>Indigenous</w:t>
      </w:r>
      <w:r>
        <w:t>-cholo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w:t>
      </w:r>
      <w:r w:rsidR="00BB71CC">
        <w:t>,</w:t>
      </w:r>
      <w:r>
        <w:t xml:space="preserve"> shaped as a mass of mining-commodity-capital, and its posterior metamorphosis into total super-profit.</w:t>
      </w:r>
    </w:p>
    <w:p w14:paraId="1E4BDC08" w14:textId="2B65DA75" w:rsidR="00A006EE" w:rsidRDefault="00000000">
      <w:pPr>
        <w:pStyle w:val="Cuerpodeltexto0"/>
        <w:spacing w:after="0"/>
      </w:pPr>
      <w:r>
        <w:t>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w:t>
      </w:r>
      <w:r w:rsidR="002B1C92">
        <w:t xml:space="preserve"> or Palestine</w:t>
      </w:r>
      <w:r>
        <w:t>.</w:t>
      </w:r>
    </w:p>
    <w:p w14:paraId="4469B178" w14:textId="77777777" w:rsidR="00ED7279" w:rsidRDefault="00ED7279">
      <w:pPr>
        <w:pStyle w:val="Cuerpodeltexto0"/>
        <w:spacing w:after="0"/>
      </w:pPr>
    </w:p>
    <w:p w14:paraId="57F95E16" w14:textId="77777777" w:rsidR="00ED7279" w:rsidRDefault="00ED7279">
      <w:pPr>
        <w:pStyle w:val="Cuerpodeltexto0"/>
        <w:spacing w:after="0"/>
      </w:pPr>
    </w:p>
    <w:sectPr w:rsidR="00ED7279">
      <w:pgSz w:w="12240" w:h="15840"/>
      <w:pgMar w:top="1416" w:right="1718" w:bottom="1370" w:left="1651" w:header="988" w:footer="942"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9D115B" w14:textId="77777777" w:rsidR="00E315CB" w:rsidRDefault="00E315CB">
      <w:r>
        <w:separator/>
      </w:r>
    </w:p>
  </w:endnote>
  <w:endnote w:type="continuationSeparator" w:id="0">
    <w:p w14:paraId="532308AB" w14:textId="77777777" w:rsidR="00E315CB" w:rsidRDefault="00E31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FCFA15" w14:textId="77777777" w:rsidR="00E315CB" w:rsidRDefault="00E315CB"/>
  </w:footnote>
  <w:footnote w:type="continuationSeparator" w:id="0">
    <w:p w14:paraId="7A1D8FBB" w14:textId="77777777" w:rsidR="00E315CB" w:rsidRDefault="00E315CB"/>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6EE"/>
    <w:rsid w:val="000C5B3E"/>
    <w:rsid w:val="001442E9"/>
    <w:rsid w:val="002B1C92"/>
    <w:rsid w:val="0075055E"/>
    <w:rsid w:val="008302F9"/>
    <w:rsid w:val="009A72E1"/>
    <w:rsid w:val="009E1FD3"/>
    <w:rsid w:val="009F620E"/>
    <w:rsid w:val="00A006EE"/>
    <w:rsid w:val="00A73C56"/>
    <w:rsid w:val="00B97FEA"/>
    <w:rsid w:val="00BB71CC"/>
    <w:rsid w:val="00C40FDC"/>
    <w:rsid w:val="00C57354"/>
    <w:rsid w:val="00E2452E"/>
    <w:rsid w:val="00E315CB"/>
    <w:rsid w:val="00E90D85"/>
    <w:rsid w:val="00ED72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7288"/>
  <w15:docId w15:val="{FAD004A6-1D37-4721-98EC-0060DC77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
    <w:name w:val="Título #1_"/>
    <w:basedOn w:val="Fuentedeprrafopredeter"/>
    <w:link w:val="Ttulo10"/>
    <w:rPr>
      <w:rFonts w:ascii="Calibri" w:eastAsia="Calibri" w:hAnsi="Calibri" w:cs="Calibri"/>
      <w:b/>
      <w:bCs/>
      <w:i w:val="0"/>
      <w:iCs w:val="0"/>
      <w:smallCaps w:val="0"/>
      <w:strike w:val="0"/>
      <w:color w:val="4F81BD"/>
      <w:sz w:val="32"/>
      <w:szCs w:val="32"/>
      <w:u w:val="none"/>
    </w:rPr>
  </w:style>
  <w:style w:type="character" w:customStyle="1" w:styleId="Cuerpodeltexto">
    <w:name w:val="Cuerpo del texto_"/>
    <w:basedOn w:val="Fuentedeprrafopredeter"/>
    <w:link w:val="Cuerpodeltexto0"/>
    <w:rPr>
      <w:rFonts w:ascii="Cambria" w:eastAsia="Cambria" w:hAnsi="Cambria" w:cs="Cambria"/>
      <w:b w:val="0"/>
      <w:bCs w:val="0"/>
      <w:i w:val="0"/>
      <w:iCs w:val="0"/>
      <w:smallCaps w:val="0"/>
      <w:strike w:val="0"/>
      <w:u w:val="none"/>
    </w:rPr>
  </w:style>
  <w:style w:type="paragraph" w:customStyle="1" w:styleId="Ttulo10">
    <w:name w:val="Título #1"/>
    <w:basedOn w:val="Normal"/>
    <w:link w:val="Ttulo1"/>
    <w:pPr>
      <w:spacing w:before="460" w:after="160"/>
      <w:outlineLvl w:val="0"/>
    </w:pPr>
    <w:rPr>
      <w:rFonts w:ascii="Calibri" w:eastAsia="Calibri" w:hAnsi="Calibri" w:cs="Calibri"/>
      <w:b/>
      <w:bCs/>
      <w:color w:val="4F81BD"/>
      <w:sz w:val="32"/>
      <w:szCs w:val="32"/>
    </w:rPr>
  </w:style>
  <w:style w:type="paragraph" w:customStyle="1" w:styleId="Cuerpodeltexto0">
    <w:name w:val="Cuerpo del texto"/>
    <w:basedOn w:val="Normal"/>
    <w:link w:val="Cuerpodeltexto"/>
    <w:pPr>
      <w:spacing w:after="160"/>
    </w:pPr>
    <w:rPr>
      <w:rFonts w:ascii="Cambria" w:eastAsia="Cambria" w:hAnsi="Cambria" w:cs="Cambria"/>
    </w:rPr>
  </w:style>
  <w:style w:type="paragraph" w:styleId="Textonotapie">
    <w:name w:val="footnote text"/>
    <w:basedOn w:val="Normal"/>
    <w:link w:val="TextonotapieCar"/>
    <w:uiPriority w:val="99"/>
    <w:semiHidden/>
    <w:unhideWhenUsed/>
    <w:rsid w:val="002B1C92"/>
    <w:rPr>
      <w:sz w:val="20"/>
      <w:szCs w:val="20"/>
    </w:rPr>
  </w:style>
  <w:style w:type="character" w:customStyle="1" w:styleId="TextonotapieCar">
    <w:name w:val="Texto nota pie Car"/>
    <w:basedOn w:val="Fuentedeprrafopredeter"/>
    <w:link w:val="Textonotapie"/>
    <w:uiPriority w:val="99"/>
    <w:semiHidden/>
    <w:rsid w:val="002B1C92"/>
    <w:rPr>
      <w:color w:val="000000"/>
      <w:sz w:val="20"/>
      <w:szCs w:val="20"/>
    </w:rPr>
  </w:style>
  <w:style w:type="character" w:styleId="Refdenotaalpie">
    <w:name w:val="footnote reference"/>
    <w:basedOn w:val="Fuentedeprrafopredeter"/>
    <w:uiPriority w:val="99"/>
    <w:semiHidden/>
    <w:unhideWhenUsed/>
    <w:rsid w:val="002B1C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64501-6D00-4DF8-A3DE-3B6DEB3A5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1511</Words>
  <Characters>8313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ABBYY Comparar documentos</dc:creator>
  <cp:keywords/>
  <cp:lastModifiedBy>51964</cp:lastModifiedBy>
  <cp:revision>4</cp:revision>
  <dcterms:created xsi:type="dcterms:W3CDTF">2024-08-15T22:47:00Z</dcterms:created>
  <dcterms:modified xsi:type="dcterms:W3CDTF">2024-08-15T23:40:00Z</dcterms:modified>
</cp:coreProperties>
</file>